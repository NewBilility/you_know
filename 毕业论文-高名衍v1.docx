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E3D9A8" w14:textId="77777777" w:rsidR="00E07C41" w:rsidRDefault="00514A19">
      <w:pPr>
        <w:adjustRightInd w:val="0"/>
        <w:snapToGrid w:val="0"/>
        <w:spacing w:afterLines="60" w:after="144"/>
        <w:rPr>
          <w:rFonts w:ascii="Times New Roman" w:hAnsi="Times New Roman" w:cs="Times New Roman"/>
          <w:sz w:val="28"/>
          <w:u w:val="single"/>
        </w:rPr>
      </w:pPr>
      <w:bookmarkStart w:id="0" w:name="_Toc479174274"/>
      <w:r>
        <w:rPr>
          <w:rFonts w:ascii="Times New Roman" w:hAnsi="Times New Roman" w:cs="Times New Roman"/>
          <w:noProof/>
        </w:rPr>
        <w:drawing>
          <wp:inline distT="0" distB="0" distL="0" distR="0">
            <wp:extent cx="1595120" cy="1322705"/>
            <wp:effectExtent l="19050" t="0" r="508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noChangeArrowheads="1"/>
                    </pic:cNvPicPr>
                  </pic:nvPicPr>
                  <pic:blipFill>
                    <a:blip r:embed="rId9" cstate="print"/>
                    <a:srcRect/>
                    <a:stretch>
                      <a:fillRect/>
                    </a:stretch>
                  </pic:blipFill>
                  <pic:spPr>
                    <a:xfrm>
                      <a:off x="0" y="0"/>
                      <a:ext cx="1595120" cy="1322705"/>
                    </a:xfrm>
                    <a:prstGeom prst="rect">
                      <a:avLst/>
                    </a:prstGeom>
                    <a:noFill/>
                    <a:ln w="9525">
                      <a:noFill/>
                      <a:miter lim="800000"/>
                      <a:headEnd/>
                      <a:tailEnd/>
                    </a:ln>
                  </pic:spPr>
                </pic:pic>
              </a:graphicData>
            </a:graphic>
          </wp:inline>
        </w:drawing>
      </w:r>
      <w:r>
        <w:rPr>
          <w:rFonts w:ascii="Times New Roman" w:hAnsi="Times New Roman" w:cs="Times New Roman"/>
        </w:rPr>
        <w:lastRenderedPageBreak/>
        <w:t xml:space="preserve">         </w:t>
      </w:r>
      <w:r>
        <w:rPr>
          <w:rFonts w:ascii="Times New Roman" w:hAnsi="Times New Roman" w:cs="Times New Roman"/>
          <w:sz w:val="28"/>
        </w:rPr>
        <w:t xml:space="preserve">         </w:t>
      </w:r>
      <w:r>
        <w:rPr>
          <w:rFonts w:ascii="Times New Roman" w:hAnsi="Times New Roman" w:cs="Times New Roman"/>
          <w:sz w:val="28"/>
        </w:rPr>
        <w:t>单位代码</w:t>
      </w:r>
      <w:r>
        <w:rPr>
          <w:rFonts w:ascii="Times New Roman" w:hAnsi="Times New Roman" w:cs="Times New Roman"/>
          <w:sz w:val="28"/>
        </w:rPr>
        <w:t xml:space="preserve">   </w:t>
      </w:r>
      <w:r>
        <w:rPr>
          <w:rFonts w:ascii="Times New Roman" w:hAnsi="Times New Roman" w:cs="Times New Roman"/>
          <w:sz w:val="28"/>
          <w:u w:val="single"/>
        </w:rPr>
        <w:t xml:space="preserve">             </w:t>
      </w:r>
    </w:p>
    <w:p w14:paraId="1A7A9F58" w14:textId="77777777" w:rsidR="00E07C41" w:rsidRDefault="00514A19">
      <w:pPr>
        <w:adjustRightInd w:val="0"/>
        <w:snapToGrid w:val="0"/>
        <w:spacing w:afterLines="60" w:after="144"/>
        <w:rPr>
          <w:rFonts w:ascii="Times New Roman" w:hAnsi="Times New Roman" w:cs="Times New Roman"/>
          <w:u w:val="single"/>
        </w:rPr>
        <w:sectPr w:rsidR="00E07C41">
          <w:headerReference w:type="even" r:id="rId10"/>
          <w:headerReference w:type="default" r:id="rId11"/>
          <w:type w:val="evenPage"/>
          <w:pgSz w:w="11906" w:h="16838"/>
          <w:pgMar w:top="1701" w:right="1418" w:bottom="1418" w:left="1418" w:header="1304" w:footer="1021" w:gutter="567"/>
          <w:cols w:num="2" w:space="720" w:equalWidth="0">
            <w:col w:w="2299" w:space="425"/>
            <w:col w:w="5778"/>
          </w:cols>
          <w:docGrid w:linePitch="312"/>
        </w:sectPr>
      </w:pPr>
      <w:r>
        <w:rPr>
          <w:rFonts w:ascii="Times New Roman" w:hAnsi="Times New Roman" w:cs="Times New Roman"/>
          <w:sz w:val="28"/>
        </w:rPr>
        <w:t xml:space="preserve">            </w:t>
      </w:r>
      <w:r>
        <w:rPr>
          <w:rFonts w:ascii="Times New Roman" w:hAnsi="Times New Roman" w:cs="Times New Roman"/>
          <w:sz w:val="28"/>
        </w:rPr>
        <w:t>学</w:t>
      </w:r>
      <w:r>
        <w:rPr>
          <w:rFonts w:ascii="Times New Roman" w:hAnsi="Times New Roman" w:cs="Times New Roman"/>
          <w:sz w:val="28"/>
        </w:rPr>
        <w:t xml:space="preserve">    </w:t>
      </w:r>
      <w:r>
        <w:rPr>
          <w:rFonts w:ascii="Times New Roman" w:hAnsi="Times New Roman" w:cs="Times New Roman"/>
          <w:sz w:val="28"/>
        </w:rPr>
        <w:t>号</w:t>
      </w:r>
      <w:r>
        <w:rPr>
          <w:rFonts w:ascii="Times New Roman" w:hAnsi="Times New Roman" w:cs="Times New Roman"/>
          <w:sz w:val="28"/>
        </w:rPr>
        <w:t xml:space="preserve">   </w:t>
      </w:r>
      <w:r>
        <w:rPr>
          <w:rFonts w:ascii="Times New Roman" w:hAnsi="Times New Roman" w:cs="Times New Roman"/>
          <w:sz w:val="28"/>
          <w:u w:val="single"/>
        </w:rPr>
        <w:t xml:space="preserve">         </w:t>
      </w:r>
    </w:p>
    <w:p w14:paraId="6D3FBE6B" w14:textId="77777777" w:rsidR="00E07C41" w:rsidRDefault="00514A19">
      <w:pPr>
        <w:ind w:firstLineChars="900" w:firstLine="2160"/>
        <w:rPr>
          <w:rFonts w:ascii="Times New Roman" w:eastAsia="隶书" w:hAnsi="Times New Roman" w:cs="Times New Roman"/>
          <w:spacing w:val="40"/>
          <w:sz w:val="72"/>
        </w:rPr>
      </w:pPr>
      <w:r>
        <w:rPr>
          <w:rFonts w:ascii="Times New Roman" w:hAnsi="Times New Roman" w:cs="Times New Roman"/>
        </w:rPr>
        <w:object w:dxaOrig="2183" w:dyaOrig="1143" w14:anchorId="46B2C9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05pt;height:56.95pt" o:ole="">
            <v:imagedata r:id="rId12" o:title=""/>
          </v:shape>
          <o:OLEObject Type="Embed" ProgID="Photoshop.Image.7" ShapeID="_x0000_i1025" DrawAspect="Content" ObjectID="_1637412731" r:id="rId13"/>
        </w:object>
      </w:r>
      <w:r>
        <w:rPr>
          <w:rFonts w:ascii="Times New Roman" w:hAnsi="Times New Roman" w:cs="Times New Roman"/>
        </w:rPr>
        <w:object w:dxaOrig="2183" w:dyaOrig="1143" w14:anchorId="69D160D4">
          <v:shape id="_x0000_i1026" type="#_x0000_t75" style="width:109.05pt;height:56.95pt" o:ole="">
            <v:imagedata r:id="rId14" o:title=""/>
          </v:shape>
          <o:OLEObject Type="Embed" ProgID="Photoshop.Image.7" ShapeID="_x0000_i1026" DrawAspect="Content" ObjectID="_1637412732" r:id="rId15"/>
        </w:object>
      </w:r>
    </w:p>
    <w:p w14:paraId="68C707EB" w14:textId="77777777" w:rsidR="00E07C41" w:rsidRDefault="00514A19">
      <w:pPr>
        <w:jc w:val="center"/>
        <w:rPr>
          <w:rFonts w:ascii="Times New Roman" w:hAnsi="Times New Roman" w:cs="Times New Roman"/>
          <w:snapToGrid w:val="0"/>
          <w:spacing w:val="120"/>
          <w:kern w:val="0"/>
          <w:sz w:val="84"/>
          <w:szCs w:val="84"/>
        </w:rPr>
      </w:pPr>
      <w:r>
        <w:rPr>
          <w:rFonts w:ascii="Times New Roman" w:eastAsia="幼圆" w:hAnsi="Times New Roman" w:cs="Times New Roman"/>
          <w:b/>
          <w:bCs/>
          <w:snapToGrid w:val="0"/>
          <w:spacing w:val="120"/>
          <w:kern w:val="0"/>
          <w:sz w:val="84"/>
          <w:szCs w:val="84"/>
        </w:rPr>
        <w:t>硕士学位论文</w:t>
      </w:r>
    </w:p>
    <w:p w14:paraId="3687B89C" w14:textId="77777777" w:rsidR="00E07C41" w:rsidRDefault="00E07C41">
      <w:pPr>
        <w:jc w:val="center"/>
        <w:rPr>
          <w:rFonts w:ascii="Times New Roman" w:hAnsi="Times New Roman" w:cs="Times New Roman"/>
        </w:rPr>
      </w:pPr>
    </w:p>
    <w:p w14:paraId="0FC20447" w14:textId="77777777" w:rsidR="00E07C41" w:rsidRDefault="00514A19">
      <w:pPr>
        <w:jc w:val="center"/>
        <w:rPr>
          <w:rFonts w:ascii="Times New Roman" w:hAnsi="Times New Roman" w:cs="Times New Roman"/>
          <w:sz w:val="44"/>
          <w:szCs w:val="44"/>
        </w:rPr>
      </w:pPr>
      <w:r>
        <w:rPr>
          <w:rFonts w:ascii="Times New Roman" w:hAnsi="Times New Roman" w:cs="Times New Roman" w:hint="eastAsia"/>
          <w:sz w:val="44"/>
          <w:szCs w:val="44"/>
        </w:rPr>
        <w:t>基于</w:t>
      </w:r>
      <w:r>
        <w:rPr>
          <w:rFonts w:ascii="Times New Roman" w:hAnsi="Times New Roman" w:cs="Times New Roman" w:hint="eastAsia"/>
          <w:sz w:val="44"/>
          <w:szCs w:val="44"/>
        </w:rPr>
        <w:t>CV</w:t>
      </w:r>
      <w:r>
        <w:rPr>
          <w:rFonts w:ascii="Times New Roman" w:hAnsi="Times New Roman" w:cs="Times New Roman" w:hint="eastAsia"/>
          <w:sz w:val="44"/>
          <w:szCs w:val="44"/>
        </w:rPr>
        <w:t>水平集图像分割研究</w:t>
      </w:r>
    </w:p>
    <w:p w14:paraId="212AD5D6" w14:textId="77777777" w:rsidR="00E07C41" w:rsidRDefault="00E07C41">
      <w:pPr>
        <w:jc w:val="center"/>
        <w:rPr>
          <w:rFonts w:ascii="Times New Roman" w:hAnsi="Times New Roman" w:cs="Times New Roman"/>
          <w:sz w:val="28"/>
        </w:rPr>
      </w:pPr>
    </w:p>
    <w:p w14:paraId="035A3582" w14:textId="77777777" w:rsidR="00E07C41" w:rsidRDefault="00E07C41">
      <w:pPr>
        <w:jc w:val="center"/>
        <w:rPr>
          <w:rFonts w:ascii="Times New Roman" w:hAnsi="Times New Roman" w:cs="Times New Roman"/>
        </w:rPr>
      </w:pPr>
    </w:p>
    <w:p w14:paraId="36C369A2" w14:textId="77777777" w:rsidR="00E07C41" w:rsidRDefault="00514A19">
      <w:pPr>
        <w:adjustRightInd w:val="0"/>
        <w:snapToGrid w:val="0"/>
        <w:ind w:firstLineChars="400" w:firstLine="1200"/>
        <w:rPr>
          <w:rFonts w:ascii="Times New Roman" w:hAnsi="Times New Roman" w:cs="Times New Roman"/>
          <w:sz w:val="30"/>
        </w:rPr>
      </w:pPr>
      <w:r>
        <w:rPr>
          <w:rFonts w:ascii="Times New Roman" w:hAnsi="Times New Roman" w:cs="Times New Roman"/>
          <w:sz w:val="30"/>
        </w:rPr>
        <w:t>论文作者：</w:t>
      </w:r>
      <w:r>
        <w:rPr>
          <w:rFonts w:ascii="Times New Roman" w:hAnsi="Times New Roman" w:cs="Times New Roman" w:hint="eastAsia"/>
          <w:sz w:val="30"/>
        </w:rPr>
        <w:t>高名衍</w:t>
      </w:r>
    </w:p>
    <w:p w14:paraId="01B8488B" w14:textId="77777777" w:rsidR="00E07C41" w:rsidRDefault="00514A19">
      <w:pPr>
        <w:adjustRightInd w:val="0"/>
        <w:snapToGrid w:val="0"/>
        <w:ind w:firstLineChars="400" w:firstLine="1200"/>
        <w:rPr>
          <w:rFonts w:ascii="Times New Roman" w:hAnsi="Times New Roman" w:cs="Times New Roman"/>
          <w:sz w:val="30"/>
        </w:rPr>
      </w:pPr>
      <w:r>
        <w:rPr>
          <w:rFonts w:ascii="Times New Roman" w:hAnsi="Times New Roman" w:cs="Times New Roman"/>
          <w:sz w:val="30"/>
        </w:rPr>
        <w:t>指导教师：唐雁教授</w:t>
      </w:r>
    </w:p>
    <w:p w14:paraId="15C3A410" w14:textId="77777777" w:rsidR="00E07C41" w:rsidRDefault="00514A19">
      <w:pPr>
        <w:adjustRightInd w:val="0"/>
        <w:snapToGrid w:val="0"/>
        <w:ind w:firstLineChars="400" w:firstLine="1200"/>
        <w:rPr>
          <w:rFonts w:ascii="Times New Roman" w:hAnsi="Times New Roman" w:cs="Times New Roman"/>
          <w:sz w:val="30"/>
        </w:rPr>
      </w:pPr>
      <w:r>
        <w:rPr>
          <w:rFonts w:ascii="Times New Roman" w:hAnsi="Times New Roman" w:cs="Times New Roman"/>
          <w:sz w:val="30"/>
        </w:rPr>
        <w:t>学科专业：计算机应用技术</w:t>
      </w:r>
    </w:p>
    <w:p w14:paraId="0D79A9B3" w14:textId="77777777" w:rsidR="00E07C41" w:rsidRDefault="00514A19">
      <w:pPr>
        <w:adjustRightInd w:val="0"/>
        <w:snapToGrid w:val="0"/>
        <w:ind w:firstLineChars="400" w:firstLine="1200"/>
        <w:rPr>
          <w:rFonts w:ascii="Times New Roman" w:hAnsi="Times New Roman" w:cs="Times New Roman"/>
          <w:sz w:val="30"/>
        </w:rPr>
      </w:pPr>
      <w:r>
        <w:rPr>
          <w:rFonts w:ascii="Times New Roman" w:hAnsi="Times New Roman" w:cs="Times New Roman"/>
          <w:sz w:val="30"/>
        </w:rPr>
        <w:t>研究方向：</w:t>
      </w:r>
      <w:r>
        <w:rPr>
          <w:rFonts w:ascii="Times New Roman" w:hAnsi="Times New Roman" w:cs="Times New Roman" w:hint="eastAsia"/>
          <w:sz w:val="30"/>
        </w:rPr>
        <w:t>网络应用与</w:t>
      </w:r>
      <w:r>
        <w:rPr>
          <w:rFonts w:ascii="Times New Roman" w:hAnsi="Times New Roman" w:cs="Times New Roman" w:hint="eastAsia"/>
          <w:sz w:val="30"/>
        </w:rPr>
        <w:t>web</w:t>
      </w:r>
      <w:r>
        <w:rPr>
          <w:rFonts w:ascii="Times New Roman" w:hAnsi="Times New Roman" w:cs="Times New Roman" w:hint="eastAsia"/>
          <w:sz w:val="30"/>
        </w:rPr>
        <w:t>智能</w:t>
      </w:r>
    </w:p>
    <w:p w14:paraId="0F6FDEC5" w14:textId="77777777" w:rsidR="00E07C41" w:rsidRDefault="00514A19">
      <w:pPr>
        <w:adjustRightInd w:val="0"/>
        <w:snapToGrid w:val="0"/>
        <w:ind w:firstLineChars="400" w:firstLine="1200"/>
        <w:rPr>
          <w:rFonts w:ascii="Times New Roman" w:hAnsi="Times New Roman" w:cs="Times New Roman"/>
          <w:sz w:val="30"/>
        </w:rPr>
      </w:pPr>
      <w:r>
        <w:rPr>
          <w:rFonts w:ascii="Times New Roman" w:hAnsi="Times New Roman" w:cs="Times New Roman"/>
          <w:sz w:val="30"/>
        </w:rPr>
        <w:t>提交论文日期：</w:t>
      </w:r>
      <w:r>
        <w:rPr>
          <w:rFonts w:ascii="Times New Roman" w:hAnsi="Times New Roman" w:cs="Times New Roman" w:hint="eastAsia"/>
          <w:sz w:val="30"/>
        </w:rPr>
        <w:t xml:space="preserve"> </w:t>
      </w:r>
      <w:r>
        <w:rPr>
          <w:rFonts w:ascii="Times New Roman" w:hAnsi="Times New Roman" w:cs="Times New Roman"/>
          <w:sz w:val="30"/>
        </w:rPr>
        <w:t>年</w:t>
      </w:r>
      <w:r>
        <w:rPr>
          <w:rFonts w:ascii="Times New Roman" w:hAnsi="Times New Roman" w:cs="Times New Roman" w:hint="eastAsia"/>
          <w:sz w:val="30"/>
        </w:rPr>
        <w:t xml:space="preserve"> </w:t>
      </w:r>
      <w:r>
        <w:rPr>
          <w:rFonts w:ascii="Times New Roman" w:hAnsi="Times New Roman" w:cs="Times New Roman"/>
          <w:sz w:val="30"/>
        </w:rPr>
        <w:t>月</w:t>
      </w:r>
      <w:r>
        <w:rPr>
          <w:rFonts w:ascii="Times New Roman" w:hAnsi="Times New Roman" w:cs="Times New Roman" w:hint="eastAsia"/>
          <w:sz w:val="30"/>
        </w:rPr>
        <w:t xml:space="preserve"> </w:t>
      </w:r>
      <w:r>
        <w:rPr>
          <w:rFonts w:ascii="Times New Roman" w:hAnsi="Times New Roman" w:cs="Times New Roman"/>
          <w:sz w:val="30"/>
        </w:rPr>
        <w:t>日</w:t>
      </w:r>
    </w:p>
    <w:p w14:paraId="51C1DB85" w14:textId="77777777" w:rsidR="00E07C41" w:rsidRDefault="00514A19">
      <w:pPr>
        <w:adjustRightInd w:val="0"/>
        <w:snapToGrid w:val="0"/>
        <w:ind w:firstLineChars="400" w:firstLine="1200"/>
        <w:rPr>
          <w:rFonts w:ascii="Times New Roman" w:hAnsi="Times New Roman" w:cs="Times New Roman"/>
          <w:b/>
          <w:sz w:val="30"/>
        </w:rPr>
      </w:pPr>
      <w:r>
        <w:rPr>
          <w:rFonts w:ascii="Times New Roman" w:hAnsi="Times New Roman" w:cs="Times New Roman"/>
          <w:sz w:val="30"/>
        </w:rPr>
        <w:t>论文答辩日期：</w:t>
      </w:r>
      <w:r>
        <w:rPr>
          <w:rFonts w:ascii="Times New Roman" w:hAnsi="Times New Roman" w:cs="Times New Roman" w:hint="eastAsia"/>
          <w:sz w:val="30"/>
        </w:rPr>
        <w:t xml:space="preserve"> </w:t>
      </w:r>
      <w:r>
        <w:rPr>
          <w:rFonts w:ascii="Times New Roman" w:hAnsi="Times New Roman" w:cs="Times New Roman"/>
          <w:sz w:val="30"/>
        </w:rPr>
        <w:t>年</w:t>
      </w:r>
      <w:r>
        <w:rPr>
          <w:rFonts w:ascii="Times New Roman" w:hAnsi="Times New Roman" w:cs="Times New Roman" w:hint="eastAsia"/>
          <w:sz w:val="30"/>
        </w:rPr>
        <w:t xml:space="preserve"> </w:t>
      </w:r>
      <w:r>
        <w:rPr>
          <w:rFonts w:ascii="Times New Roman" w:hAnsi="Times New Roman" w:cs="Times New Roman"/>
          <w:sz w:val="30"/>
        </w:rPr>
        <w:t>月</w:t>
      </w:r>
      <w:r>
        <w:rPr>
          <w:rFonts w:ascii="Times New Roman" w:hAnsi="Times New Roman" w:cs="Times New Roman" w:hint="eastAsia"/>
          <w:sz w:val="30"/>
        </w:rPr>
        <w:t xml:space="preserve"> </w:t>
      </w:r>
      <w:r>
        <w:rPr>
          <w:rFonts w:ascii="Times New Roman" w:hAnsi="Times New Roman" w:cs="Times New Roman"/>
          <w:sz w:val="30"/>
        </w:rPr>
        <w:t>日</w:t>
      </w:r>
    </w:p>
    <w:p w14:paraId="150F60C0" w14:textId="77777777" w:rsidR="00E07C41" w:rsidRDefault="00514A19">
      <w:pPr>
        <w:adjustRightInd w:val="0"/>
        <w:snapToGrid w:val="0"/>
        <w:ind w:firstLineChars="400" w:firstLine="1200"/>
        <w:rPr>
          <w:rFonts w:ascii="Times New Roman" w:hAnsi="Times New Roman" w:cs="Times New Roman"/>
          <w:sz w:val="30"/>
        </w:rPr>
      </w:pPr>
      <w:r>
        <w:rPr>
          <w:rFonts w:ascii="Times New Roman" w:hAnsi="Times New Roman" w:cs="Times New Roman"/>
          <w:sz w:val="30"/>
        </w:rPr>
        <w:t>学位授予单位：西南大学</w:t>
      </w:r>
    </w:p>
    <w:p w14:paraId="09FF5AA7" w14:textId="77777777" w:rsidR="00E07C41" w:rsidRDefault="00E07C41">
      <w:pPr>
        <w:adjustRightInd w:val="0"/>
        <w:snapToGrid w:val="0"/>
        <w:ind w:firstLineChars="400" w:firstLine="1200"/>
        <w:jc w:val="left"/>
        <w:rPr>
          <w:rFonts w:ascii="Times New Roman" w:hAnsi="Times New Roman" w:cs="Times New Roman"/>
          <w:sz w:val="30"/>
        </w:rPr>
      </w:pPr>
    </w:p>
    <w:p w14:paraId="24457549" w14:textId="77777777" w:rsidR="00E07C41" w:rsidRDefault="00514A19">
      <w:pPr>
        <w:jc w:val="center"/>
        <w:rPr>
          <w:rFonts w:ascii="Times New Roman" w:hAnsi="Times New Roman" w:cs="Times New Roman"/>
          <w:sz w:val="32"/>
        </w:rPr>
      </w:pPr>
      <w:r>
        <w:rPr>
          <w:rFonts w:ascii="Times New Roman" w:hAnsi="Times New Roman" w:cs="Times New Roman"/>
          <w:sz w:val="32"/>
        </w:rPr>
        <w:t>中</w:t>
      </w:r>
      <w:r>
        <w:rPr>
          <w:rFonts w:ascii="Times New Roman" w:hAnsi="Times New Roman" w:cs="Times New Roman"/>
          <w:sz w:val="32"/>
        </w:rPr>
        <w:t xml:space="preserve"> </w:t>
      </w:r>
      <w:r>
        <w:rPr>
          <w:rFonts w:ascii="Times New Roman" w:hAnsi="Times New Roman" w:cs="Times New Roman"/>
          <w:sz w:val="32"/>
        </w:rPr>
        <w:t>国</w:t>
      </w:r>
      <w:r>
        <w:rPr>
          <w:rFonts w:ascii="Times New Roman" w:hAnsi="Times New Roman" w:cs="Times New Roman"/>
          <w:sz w:val="32"/>
        </w:rPr>
        <w:t xml:space="preserve"> </w:t>
      </w:r>
      <w:r>
        <w:rPr>
          <w:rFonts w:ascii="Times New Roman" w:hAnsi="Times New Roman" w:cs="Times New Roman"/>
          <w:sz w:val="32"/>
        </w:rPr>
        <w:sym w:font="Symbol" w:char="00B7"/>
      </w:r>
      <w:r>
        <w:rPr>
          <w:rFonts w:ascii="Times New Roman" w:hAnsi="Times New Roman" w:cs="Times New Roman"/>
          <w:sz w:val="32"/>
        </w:rPr>
        <w:t xml:space="preserve"> </w:t>
      </w:r>
      <w:r>
        <w:rPr>
          <w:rFonts w:ascii="Times New Roman" w:hAnsi="Times New Roman" w:cs="Times New Roman"/>
          <w:sz w:val="32"/>
        </w:rPr>
        <w:t>重</w:t>
      </w:r>
      <w:r>
        <w:rPr>
          <w:rFonts w:ascii="Times New Roman" w:hAnsi="Times New Roman" w:cs="Times New Roman"/>
          <w:sz w:val="32"/>
        </w:rPr>
        <w:t xml:space="preserve"> </w:t>
      </w:r>
      <w:r>
        <w:rPr>
          <w:rFonts w:ascii="Times New Roman" w:hAnsi="Times New Roman" w:cs="Times New Roman"/>
          <w:sz w:val="32"/>
        </w:rPr>
        <w:t>庆</w:t>
      </w:r>
    </w:p>
    <w:p w14:paraId="17B14957" w14:textId="77777777" w:rsidR="00E07C41" w:rsidRDefault="00514A19">
      <w:pPr>
        <w:jc w:val="center"/>
        <w:rPr>
          <w:rFonts w:ascii="Times New Roman" w:hAnsi="Times New Roman" w:cs="Times New Roman"/>
          <w:sz w:val="32"/>
        </w:rPr>
      </w:pPr>
      <w:r>
        <w:rPr>
          <w:rFonts w:ascii="Times New Roman" w:hAnsi="Times New Roman" w:cs="Times New Roman"/>
          <w:sz w:val="32"/>
        </w:rPr>
        <w:t>年</w:t>
      </w:r>
      <w:r>
        <w:rPr>
          <w:rFonts w:ascii="Times New Roman" w:hAnsi="Times New Roman" w:cs="Times New Roman"/>
          <w:sz w:val="32"/>
        </w:rPr>
        <w:t xml:space="preserve">  </w:t>
      </w:r>
      <w:r>
        <w:rPr>
          <w:rFonts w:ascii="Times New Roman" w:hAnsi="Times New Roman" w:cs="Times New Roman"/>
          <w:sz w:val="32"/>
        </w:rPr>
        <w:t>月</w:t>
      </w:r>
    </w:p>
    <w:p w14:paraId="07573D97" w14:textId="77777777" w:rsidR="00E07C41" w:rsidRDefault="00E07C41">
      <w:pPr>
        <w:jc w:val="center"/>
        <w:rPr>
          <w:rFonts w:ascii="Times New Roman" w:hAnsi="Times New Roman" w:cs="Times New Roman"/>
          <w:sz w:val="32"/>
        </w:rPr>
      </w:pPr>
    </w:p>
    <w:p w14:paraId="38E27910" w14:textId="77777777" w:rsidR="00E07C41" w:rsidRDefault="00514A19">
      <w:pPr>
        <w:adjustRightInd w:val="0"/>
        <w:snapToGrid w:val="0"/>
        <w:spacing w:line="500" w:lineRule="exact"/>
        <w:jc w:val="center"/>
        <w:rPr>
          <w:rFonts w:ascii="Times New Roman" w:hAnsi="Times New Roman" w:cs="Times New Roman"/>
          <w:b/>
          <w:bCs/>
          <w:spacing w:val="20"/>
          <w:sz w:val="44"/>
        </w:rPr>
      </w:pPr>
      <w:r>
        <w:rPr>
          <w:rFonts w:ascii="Times New Roman" w:hAnsi="Times New Roman" w:cs="Times New Roman"/>
          <w:b/>
          <w:bCs/>
          <w:spacing w:val="20"/>
          <w:sz w:val="44"/>
        </w:rPr>
        <w:lastRenderedPageBreak/>
        <w:t>独创性声明</w:t>
      </w:r>
    </w:p>
    <w:p w14:paraId="634B1EEC" w14:textId="77777777" w:rsidR="00E07C41" w:rsidRDefault="00E07C41">
      <w:pPr>
        <w:adjustRightInd w:val="0"/>
        <w:snapToGrid w:val="0"/>
        <w:spacing w:line="500" w:lineRule="exact"/>
        <w:rPr>
          <w:rFonts w:ascii="Times New Roman" w:eastAsia="仿宋_GB2312" w:hAnsi="Times New Roman" w:cs="Times New Roman"/>
          <w:sz w:val="28"/>
        </w:rPr>
      </w:pPr>
    </w:p>
    <w:p w14:paraId="53EE21D8" w14:textId="77777777" w:rsidR="00E07C41" w:rsidRDefault="00514A19">
      <w:pPr>
        <w:adjustRightInd w:val="0"/>
        <w:snapToGrid w:val="0"/>
        <w:spacing w:line="500" w:lineRule="exact"/>
        <w:rPr>
          <w:rFonts w:ascii="Times New Roman" w:eastAsia="仿宋_GB2312" w:hAnsi="Times New Roman" w:cs="Times New Roman"/>
          <w:sz w:val="28"/>
          <w:u w:val="single"/>
        </w:rPr>
      </w:pPr>
      <w:r>
        <w:rPr>
          <w:rFonts w:ascii="Times New Roman" w:eastAsia="仿宋_GB2312" w:hAnsi="Times New Roman" w:cs="Times New Roman"/>
          <w:sz w:val="28"/>
        </w:rPr>
        <w:t>学位论文题目：</w:t>
      </w:r>
      <w:r>
        <w:rPr>
          <w:rFonts w:ascii="Times New Roman" w:eastAsia="仿宋_GB2312" w:hAnsi="Times New Roman" w:cs="Times New Roman"/>
          <w:sz w:val="28"/>
          <w:u w:val="single"/>
        </w:rPr>
        <w:t xml:space="preserve">               </w:t>
      </w:r>
    </w:p>
    <w:p w14:paraId="71953AB3" w14:textId="77777777" w:rsidR="00E07C41" w:rsidRDefault="00514A19">
      <w:pPr>
        <w:pStyle w:val="a8"/>
        <w:spacing w:line="460" w:lineRule="exact"/>
        <w:rPr>
          <w:b w:val="0"/>
          <w:bCs/>
          <w:u w:val="none"/>
        </w:rPr>
      </w:pPr>
      <w:r>
        <w:rPr>
          <w:b w:val="0"/>
          <w:bCs/>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14:paraId="04F9E010" w14:textId="77777777" w:rsidR="00E07C41" w:rsidRDefault="00E07C41">
      <w:pPr>
        <w:adjustRightInd w:val="0"/>
        <w:snapToGrid w:val="0"/>
        <w:rPr>
          <w:rFonts w:ascii="Times New Roman" w:eastAsia="仿宋_GB2312" w:hAnsi="Times New Roman" w:cs="Times New Roman"/>
          <w:sz w:val="28"/>
        </w:rPr>
      </w:pPr>
    </w:p>
    <w:p w14:paraId="0115832F" w14:textId="77777777" w:rsidR="00E07C41" w:rsidRDefault="00514A19">
      <w:pPr>
        <w:adjustRightInd w:val="0"/>
        <w:snapToGrid w:val="0"/>
        <w:rPr>
          <w:rFonts w:ascii="Times New Roman" w:eastAsia="仿宋_GB2312" w:hAnsi="Times New Roman" w:cs="Times New Roman"/>
          <w:sz w:val="28"/>
        </w:rPr>
      </w:pPr>
      <w:r>
        <w:rPr>
          <w:rFonts w:ascii="Times New Roman" w:eastAsia="仿宋_GB2312" w:hAnsi="Times New Roman" w:cs="Times New Roman"/>
          <w:sz w:val="28"/>
        </w:rPr>
        <w:t>学位论文作者：</w:t>
      </w:r>
      <w:r>
        <w:rPr>
          <w:rFonts w:ascii="Times New Roman" w:eastAsia="仿宋_GB2312" w:hAnsi="Times New Roman" w:cs="Times New Roman"/>
          <w:sz w:val="28"/>
        </w:rPr>
        <w:t xml:space="preserve">               </w:t>
      </w:r>
      <w:r>
        <w:rPr>
          <w:rFonts w:ascii="Times New Roman" w:eastAsia="仿宋_GB2312" w:hAnsi="Times New Roman" w:cs="Times New Roman"/>
          <w:sz w:val="28"/>
        </w:rPr>
        <w:t>签字日期：</w:t>
      </w:r>
      <w:r>
        <w:rPr>
          <w:rFonts w:ascii="Times New Roman" w:eastAsia="仿宋_GB2312" w:hAnsi="Times New Roman" w:cs="Times New Roman"/>
          <w:sz w:val="28"/>
        </w:rPr>
        <w:t xml:space="preserve">      </w:t>
      </w:r>
      <w:r>
        <w:rPr>
          <w:rFonts w:ascii="Times New Roman" w:eastAsia="仿宋_GB2312" w:hAnsi="Times New Roman" w:cs="Times New Roman"/>
          <w:sz w:val="28"/>
        </w:rPr>
        <w:t>年</w:t>
      </w:r>
      <w:r>
        <w:rPr>
          <w:rFonts w:ascii="Times New Roman" w:eastAsia="仿宋_GB2312" w:hAnsi="Times New Roman" w:cs="Times New Roman"/>
          <w:sz w:val="28"/>
        </w:rPr>
        <w:t xml:space="preserve">    </w:t>
      </w:r>
      <w:r>
        <w:rPr>
          <w:rFonts w:ascii="Times New Roman" w:eastAsia="仿宋_GB2312" w:hAnsi="Times New Roman" w:cs="Times New Roman"/>
          <w:sz w:val="28"/>
        </w:rPr>
        <w:t>月</w:t>
      </w:r>
      <w:r>
        <w:rPr>
          <w:rFonts w:ascii="Times New Roman" w:eastAsia="仿宋_GB2312" w:hAnsi="Times New Roman" w:cs="Times New Roman"/>
          <w:sz w:val="28"/>
        </w:rPr>
        <w:t xml:space="preserve">    </w:t>
      </w:r>
      <w:r>
        <w:rPr>
          <w:rFonts w:ascii="Times New Roman" w:eastAsia="仿宋_GB2312" w:hAnsi="Times New Roman" w:cs="Times New Roman"/>
          <w:sz w:val="28"/>
        </w:rPr>
        <w:t>日</w:t>
      </w:r>
    </w:p>
    <w:p w14:paraId="31564C7C" w14:textId="77777777" w:rsidR="00E07C41" w:rsidRDefault="00E07C41">
      <w:pPr>
        <w:adjustRightInd w:val="0"/>
        <w:snapToGrid w:val="0"/>
        <w:rPr>
          <w:rFonts w:ascii="Times New Roman" w:eastAsia="仿宋_GB2312" w:hAnsi="Times New Roman" w:cs="Times New Roman"/>
          <w:sz w:val="28"/>
        </w:rPr>
      </w:pPr>
    </w:p>
    <w:p w14:paraId="56C1038B" w14:textId="77777777" w:rsidR="00E07C41" w:rsidRDefault="00E07C41">
      <w:pPr>
        <w:adjustRightInd w:val="0"/>
        <w:snapToGrid w:val="0"/>
        <w:rPr>
          <w:rFonts w:ascii="Times New Roman" w:eastAsia="仿宋_GB2312" w:hAnsi="Times New Roman" w:cs="Times New Roman"/>
          <w:sz w:val="28"/>
        </w:rPr>
      </w:pPr>
    </w:p>
    <w:p w14:paraId="45B1D050" w14:textId="77777777" w:rsidR="00E07C41" w:rsidRDefault="00E07C41">
      <w:pPr>
        <w:adjustRightInd w:val="0"/>
        <w:snapToGrid w:val="0"/>
        <w:rPr>
          <w:rFonts w:ascii="Times New Roman" w:eastAsia="仿宋_GB2312" w:hAnsi="Times New Roman" w:cs="Times New Roman"/>
          <w:sz w:val="28"/>
        </w:rPr>
      </w:pPr>
    </w:p>
    <w:p w14:paraId="519162EE" w14:textId="77777777" w:rsidR="00E07C41" w:rsidRDefault="00514A19">
      <w:pPr>
        <w:adjustRightInd w:val="0"/>
        <w:snapToGrid w:val="0"/>
        <w:spacing w:beforeLines="100" w:before="240" w:afterLines="70" w:after="168"/>
        <w:jc w:val="center"/>
        <w:rPr>
          <w:rFonts w:ascii="Times New Roman" w:hAnsi="Times New Roman" w:cs="Times New Roman"/>
          <w:sz w:val="28"/>
        </w:rPr>
      </w:pPr>
      <w:r>
        <w:rPr>
          <w:rFonts w:ascii="Times New Roman" w:hAnsi="Times New Roman" w:cs="Times New Roman"/>
          <w:b/>
          <w:bCs/>
          <w:spacing w:val="20"/>
          <w:sz w:val="44"/>
        </w:rPr>
        <w:t>学位论文版权使用授权书</w:t>
      </w:r>
    </w:p>
    <w:p w14:paraId="518D2471" w14:textId="77777777" w:rsidR="00E07C41" w:rsidRDefault="00514A19">
      <w:pPr>
        <w:pStyle w:val="a8"/>
        <w:spacing w:beforeLines="50" w:before="120" w:line="480" w:lineRule="exact"/>
        <w:rPr>
          <w:b w:val="0"/>
          <w:bCs/>
          <w:u w:val="none"/>
        </w:rPr>
      </w:pPr>
      <w:r>
        <w:rPr>
          <w:b w:val="0"/>
          <w:bCs/>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14:paraId="2EBBF70B" w14:textId="77777777" w:rsidR="00E07C41" w:rsidRDefault="00514A19">
      <w:pPr>
        <w:adjustRightInd w:val="0"/>
        <w:snapToGrid w:val="0"/>
        <w:spacing w:before="50" w:line="480" w:lineRule="exact"/>
        <w:ind w:firstLineChars="200" w:firstLine="560"/>
        <w:rPr>
          <w:rFonts w:ascii="Times New Roman" w:eastAsia="仿宋_GB2312" w:hAnsi="Times New Roman" w:cs="Times New Roman"/>
          <w:sz w:val="28"/>
        </w:rPr>
      </w:pPr>
      <w:r>
        <w:rPr>
          <w:rFonts w:ascii="Times New Roman" w:eastAsia="仿宋_GB2312" w:hAnsi="Times New Roman" w:cs="Times New Roman"/>
          <w:sz w:val="28"/>
        </w:rPr>
        <w:t>（保密的学位论文在解密后适用本授权书，本论文：</w:t>
      </w:r>
      <w:r>
        <w:rPr>
          <w:rFonts w:ascii="Times New Roman" w:eastAsia="仿宋_GB2312" w:hAnsi="Times New Roman" w:cs="Times New Roman"/>
          <w:sz w:val="28"/>
        </w:rPr>
        <w:t>□</w:t>
      </w:r>
      <w:r>
        <w:rPr>
          <w:rFonts w:ascii="Times New Roman" w:eastAsia="仿宋_GB2312" w:hAnsi="Times New Roman" w:cs="Times New Roman"/>
          <w:sz w:val="28"/>
        </w:rPr>
        <w:t>不保密，</w:t>
      </w:r>
      <w:r>
        <w:rPr>
          <w:rFonts w:ascii="Times New Roman" w:eastAsia="仿宋_GB2312" w:hAnsi="Times New Roman" w:cs="Times New Roman"/>
          <w:sz w:val="28"/>
        </w:rPr>
        <w:t>□</w:t>
      </w:r>
      <w:r>
        <w:rPr>
          <w:rFonts w:ascii="Times New Roman" w:eastAsia="仿宋_GB2312" w:hAnsi="Times New Roman" w:cs="Times New Roman"/>
          <w:sz w:val="28"/>
        </w:rPr>
        <w:t>保密期限至</w:t>
      </w:r>
      <w:r>
        <w:rPr>
          <w:rFonts w:ascii="Times New Roman" w:eastAsia="仿宋_GB2312" w:hAnsi="Times New Roman" w:cs="Times New Roman"/>
          <w:sz w:val="28"/>
        </w:rPr>
        <w:t xml:space="preserve">      </w:t>
      </w:r>
      <w:r>
        <w:rPr>
          <w:rFonts w:ascii="Times New Roman" w:eastAsia="仿宋_GB2312" w:hAnsi="Times New Roman" w:cs="Times New Roman"/>
          <w:sz w:val="28"/>
        </w:rPr>
        <w:t>年</w:t>
      </w:r>
      <w:r>
        <w:rPr>
          <w:rFonts w:ascii="Times New Roman" w:eastAsia="仿宋_GB2312" w:hAnsi="Times New Roman" w:cs="Times New Roman"/>
          <w:sz w:val="28"/>
        </w:rPr>
        <w:t xml:space="preserve">    </w:t>
      </w:r>
      <w:r>
        <w:rPr>
          <w:rFonts w:ascii="Times New Roman" w:eastAsia="仿宋_GB2312" w:hAnsi="Times New Roman" w:cs="Times New Roman"/>
          <w:sz w:val="28"/>
        </w:rPr>
        <w:t>月止）</w:t>
      </w:r>
      <w:r>
        <w:rPr>
          <w:rFonts w:ascii="Times New Roman" w:eastAsia="仿宋_GB2312" w:hAnsi="Times New Roman" w:cs="Times New Roman"/>
          <w:sz w:val="28"/>
        </w:rPr>
        <w:t xml:space="preserve"> </w:t>
      </w:r>
      <w:r>
        <w:rPr>
          <w:rFonts w:ascii="Times New Roman" w:eastAsia="仿宋_GB2312" w:hAnsi="Times New Roman" w:cs="Times New Roman"/>
          <w:sz w:val="28"/>
        </w:rPr>
        <w:t>。</w:t>
      </w:r>
    </w:p>
    <w:p w14:paraId="7C011B5D" w14:textId="77777777" w:rsidR="00E07C41" w:rsidRDefault="00E07C41">
      <w:pPr>
        <w:adjustRightInd w:val="0"/>
        <w:snapToGrid w:val="0"/>
        <w:rPr>
          <w:rFonts w:ascii="Times New Roman" w:eastAsia="仿宋_GB2312" w:hAnsi="Times New Roman" w:cs="Times New Roman"/>
          <w:sz w:val="28"/>
        </w:rPr>
      </w:pPr>
    </w:p>
    <w:p w14:paraId="5183ABBB" w14:textId="77777777" w:rsidR="00E07C41" w:rsidRDefault="00514A19">
      <w:pPr>
        <w:adjustRightInd w:val="0"/>
        <w:snapToGrid w:val="0"/>
        <w:spacing w:line="480" w:lineRule="auto"/>
        <w:rPr>
          <w:rFonts w:ascii="Times New Roman" w:eastAsia="仿宋_GB2312" w:hAnsi="Times New Roman" w:cs="Times New Roman"/>
          <w:sz w:val="28"/>
        </w:rPr>
      </w:pPr>
      <w:r>
        <w:rPr>
          <w:rFonts w:ascii="Times New Roman" w:eastAsia="仿宋_GB2312" w:hAnsi="Times New Roman" w:cs="Times New Roman"/>
          <w:sz w:val="28"/>
        </w:rPr>
        <w:t>学位论文作者签名：</w:t>
      </w:r>
      <w:r>
        <w:rPr>
          <w:rFonts w:ascii="Times New Roman" w:eastAsia="仿宋_GB2312" w:hAnsi="Times New Roman" w:cs="Times New Roman"/>
          <w:sz w:val="28"/>
        </w:rPr>
        <w:t xml:space="preserve">              </w:t>
      </w:r>
      <w:r>
        <w:rPr>
          <w:rFonts w:ascii="Times New Roman" w:eastAsia="仿宋_GB2312" w:hAnsi="Times New Roman" w:cs="Times New Roman"/>
          <w:sz w:val="28"/>
        </w:rPr>
        <w:t>导师签名：</w:t>
      </w:r>
    </w:p>
    <w:p w14:paraId="2CADF6DC" w14:textId="77777777" w:rsidR="00E07C41" w:rsidRDefault="00514A19">
      <w:pPr>
        <w:jc w:val="center"/>
        <w:rPr>
          <w:rFonts w:ascii="Times New Roman" w:hAnsi="Times New Roman" w:cs="Times New Roman"/>
          <w:sz w:val="32"/>
        </w:rPr>
        <w:sectPr w:rsidR="00E07C41">
          <w:headerReference w:type="even" r:id="rId16"/>
          <w:headerReference w:type="default" r:id="rId17"/>
          <w:footerReference w:type="even" r:id="rId18"/>
          <w:footerReference w:type="default" r:id="rId19"/>
          <w:footerReference w:type="first" r:id="rId20"/>
          <w:type w:val="continuous"/>
          <w:pgSz w:w="11906" w:h="16838"/>
          <w:pgMar w:top="1701" w:right="1418" w:bottom="1418" w:left="1418" w:header="1304" w:footer="1021" w:gutter="567"/>
          <w:pgNumType w:fmt="lowerRoman"/>
          <w:cols w:space="425"/>
          <w:docGrid w:linePitch="312"/>
        </w:sectPr>
      </w:pPr>
      <w:r>
        <w:rPr>
          <w:rFonts w:ascii="Times New Roman" w:eastAsia="仿宋_GB2312" w:hAnsi="Times New Roman" w:cs="Times New Roman"/>
          <w:sz w:val="28"/>
        </w:rPr>
        <w:t>签字日期：</w:t>
      </w:r>
      <w:r>
        <w:rPr>
          <w:rFonts w:ascii="Times New Roman" w:eastAsia="仿宋_GB2312" w:hAnsi="Times New Roman" w:cs="Times New Roman"/>
          <w:sz w:val="28"/>
        </w:rPr>
        <w:t xml:space="preserve">      </w:t>
      </w:r>
      <w:r>
        <w:rPr>
          <w:rFonts w:ascii="Times New Roman" w:eastAsia="仿宋_GB2312" w:hAnsi="Times New Roman" w:cs="Times New Roman"/>
          <w:sz w:val="28"/>
        </w:rPr>
        <w:t>年</w:t>
      </w:r>
      <w:r>
        <w:rPr>
          <w:rFonts w:ascii="Times New Roman" w:eastAsia="仿宋_GB2312" w:hAnsi="Times New Roman" w:cs="Times New Roman"/>
          <w:sz w:val="28"/>
        </w:rPr>
        <w:t xml:space="preserve">   </w:t>
      </w:r>
      <w:r>
        <w:rPr>
          <w:rFonts w:ascii="Times New Roman" w:eastAsia="仿宋_GB2312" w:hAnsi="Times New Roman" w:cs="Times New Roman"/>
          <w:sz w:val="28"/>
        </w:rPr>
        <w:t>月</w:t>
      </w:r>
      <w:r>
        <w:rPr>
          <w:rFonts w:ascii="Times New Roman" w:eastAsia="仿宋_GB2312" w:hAnsi="Times New Roman" w:cs="Times New Roman"/>
          <w:sz w:val="28"/>
        </w:rPr>
        <w:t xml:space="preserve">   </w:t>
      </w:r>
      <w:r>
        <w:rPr>
          <w:rFonts w:ascii="Times New Roman" w:eastAsia="仿宋_GB2312" w:hAnsi="Times New Roman" w:cs="Times New Roman"/>
          <w:sz w:val="28"/>
        </w:rPr>
        <w:t>日</w:t>
      </w:r>
      <w:r>
        <w:rPr>
          <w:rFonts w:ascii="Times New Roman" w:eastAsia="仿宋_GB2312" w:hAnsi="Times New Roman" w:cs="Times New Roman"/>
          <w:sz w:val="28"/>
        </w:rPr>
        <w:t xml:space="preserve">     </w:t>
      </w:r>
      <w:r>
        <w:rPr>
          <w:rFonts w:ascii="Times New Roman" w:eastAsia="仿宋_GB2312" w:hAnsi="Times New Roman" w:cs="Times New Roman"/>
          <w:sz w:val="28"/>
        </w:rPr>
        <w:t>签字日期：</w:t>
      </w:r>
      <w:r>
        <w:rPr>
          <w:rFonts w:ascii="Times New Roman" w:eastAsia="仿宋_GB2312" w:hAnsi="Times New Roman" w:cs="Times New Roman"/>
          <w:sz w:val="28"/>
        </w:rPr>
        <w:t xml:space="preserve">      </w:t>
      </w:r>
    </w:p>
    <w:sdt>
      <w:sdtPr>
        <w:rPr>
          <w:rFonts w:ascii="Times New Roman" w:eastAsiaTheme="minorEastAsia" w:hAnsi="Times New Roman" w:cs="Times New Roman"/>
          <w:b w:val="0"/>
          <w:bCs w:val="0"/>
          <w:color w:val="auto"/>
          <w:kern w:val="2"/>
          <w:sz w:val="24"/>
          <w:szCs w:val="24"/>
          <w:lang w:val="zh-CN"/>
        </w:rPr>
        <w:id w:val="960903"/>
        <w:docPartObj>
          <w:docPartGallery w:val="Table of Contents"/>
          <w:docPartUnique/>
        </w:docPartObj>
      </w:sdtPr>
      <w:sdtEndPr>
        <w:rPr>
          <w:rFonts w:eastAsia="宋体"/>
          <w:lang w:val="en-US"/>
        </w:rPr>
      </w:sdtEndPr>
      <w:sdtContent>
        <w:p w14:paraId="242CA979" w14:textId="77777777" w:rsidR="00E07C41" w:rsidRDefault="00514A19">
          <w:pPr>
            <w:pStyle w:val="TOC1"/>
            <w:spacing w:before="120" w:after="120"/>
            <w:jc w:val="center"/>
            <w:rPr>
              <w:rFonts w:ascii="Times New Roman" w:hAnsi="Times New Roman" w:cs="Times New Roman"/>
              <w:lang w:val="zh-CN"/>
            </w:rPr>
            <w:sectPr w:rsidR="00E07C41">
              <w:headerReference w:type="even" r:id="rId21"/>
              <w:headerReference w:type="default" r:id="rId22"/>
              <w:pgSz w:w="11906" w:h="16838"/>
              <w:pgMar w:top="1701" w:right="1418" w:bottom="1418" w:left="1418" w:header="1304" w:footer="1021" w:gutter="567"/>
              <w:pgNumType w:fmt="upperRoman"/>
              <w:cols w:space="427"/>
              <w:docGrid w:linePitch="326"/>
            </w:sectPr>
          </w:pPr>
          <w:r>
            <w:rPr>
              <w:rFonts w:ascii="Times New Roman" w:hAnsi="Times New Roman" w:cs="Times New Roman"/>
              <w:lang w:val="zh-CN"/>
            </w:rPr>
            <w:t xml:space="preserve"> </w:t>
          </w:r>
        </w:p>
        <w:p w14:paraId="606E3DA7" w14:textId="77777777" w:rsidR="00E07C41" w:rsidRDefault="00514A19">
          <w:pPr>
            <w:pStyle w:val="TOC1"/>
            <w:spacing w:before="120" w:after="120"/>
            <w:jc w:val="center"/>
            <w:rPr>
              <w:rFonts w:ascii="Times New Roman" w:eastAsia="黑体" w:hAnsi="Times New Roman" w:cs="Times New Roman"/>
              <w:b w:val="0"/>
              <w:sz w:val="32"/>
              <w:szCs w:val="32"/>
              <w:lang w:val="zh-CN"/>
            </w:rPr>
          </w:pPr>
          <w:r>
            <w:rPr>
              <w:rFonts w:ascii="Times New Roman" w:eastAsia="黑体" w:hAnsi="Times New Roman" w:cs="Times New Roman"/>
              <w:b w:val="0"/>
              <w:color w:val="auto"/>
              <w:sz w:val="32"/>
              <w:szCs w:val="32"/>
              <w:lang w:val="zh-CN"/>
            </w:rPr>
            <w:lastRenderedPageBreak/>
            <w:t>目</w:t>
          </w:r>
          <w:r>
            <w:rPr>
              <w:rFonts w:ascii="Times New Roman" w:eastAsia="黑体" w:hAnsi="Times New Roman" w:cs="Times New Roman"/>
              <w:b w:val="0"/>
              <w:color w:val="auto"/>
              <w:sz w:val="32"/>
              <w:szCs w:val="32"/>
              <w:lang w:val="zh-CN"/>
            </w:rPr>
            <w:t xml:space="preserve">  </w:t>
          </w:r>
          <w:r>
            <w:rPr>
              <w:rFonts w:ascii="Times New Roman" w:eastAsia="黑体" w:hAnsi="Times New Roman" w:cs="Times New Roman"/>
              <w:b w:val="0"/>
              <w:color w:val="auto"/>
              <w:sz w:val="32"/>
              <w:szCs w:val="32"/>
              <w:lang w:val="zh-CN"/>
            </w:rPr>
            <w:t>录</w:t>
          </w:r>
          <w:r>
            <w:rPr>
              <w:rFonts w:ascii="Times New Roman" w:eastAsia="黑体" w:hAnsi="Times New Roman" w:cs="Times New Roman"/>
              <w:b w:val="0"/>
              <w:color w:val="auto"/>
              <w:sz w:val="32"/>
              <w:szCs w:val="32"/>
              <w:lang w:val="zh-CN"/>
            </w:rPr>
            <w:t xml:space="preserve"> </w:t>
          </w:r>
          <w:ins w:id="1" w:author="cowry" w:date="2019-12-05T20:21:00Z">
            <w:r>
              <w:rPr>
                <w:rFonts w:ascii="Times New Roman" w:eastAsia="黑体" w:hAnsi="Times New Roman" w:cs="Times New Roman" w:hint="eastAsia"/>
                <w:b w:val="0"/>
                <w:color w:val="auto"/>
                <w:sz w:val="32"/>
                <w:szCs w:val="32"/>
                <w:lang w:val="zh-CN"/>
              </w:rPr>
              <w:t>？？？</w:t>
            </w:r>
          </w:ins>
        </w:p>
        <w:p w14:paraId="00402070" w14:textId="77777777" w:rsidR="00E07C41" w:rsidRDefault="00514A19">
          <w:pPr>
            <w:pStyle w:val="10"/>
            <w:tabs>
              <w:tab w:val="right" w:leader="dot" w:pos="8493"/>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9526664" w:history="1">
            <w:r>
              <w:rPr>
                <w:rStyle w:val="af4"/>
              </w:rPr>
              <w:t>摘要</w:t>
            </w:r>
            <w:r>
              <w:tab/>
            </w:r>
            <w:r>
              <w:fldChar w:fldCharType="begin"/>
            </w:r>
            <w:r>
              <w:instrText xml:space="preserve"> PAGEREF _Toc9526664 \h </w:instrText>
            </w:r>
            <w:r>
              <w:fldChar w:fldCharType="separate"/>
            </w:r>
            <w:r>
              <w:t>I</w:t>
            </w:r>
            <w:r>
              <w:fldChar w:fldCharType="end"/>
            </w:r>
          </w:hyperlink>
        </w:p>
        <w:p w14:paraId="37292A53" w14:textId="77777777" w:rsidR="00E07C41" w:rsidRDefault="00514A19">
          <w:pPr>
            <w:pStyle w:val="10"/>
            <w:tabs>
              <w:tab w:val="right" w:leader="dot" w:pos="8493"/>
            </w:tabs>
            <w:rPr>
              <w:rFonts w:asciiTheme="minorHAnsi" w:eastAsiaTheme="minorEastAsia" w:hAnsiTheme="minorHAnsi" w:cstheme="minorBidi"/>
              <w:sz w:val="21"/>
              <w:szCs w:val="22"/>
            </w:rPr>
          </w:pPr>
          <w:hyperlink w:anchor="_Toc9526665" w:history="1">
            <w:r>
              <w:rPr>
                <w:rStyle w:val="af4"/>
              </w:rPr>
              <w:t>Abstract</w:t>
            </w:r>
            <w:r>
              <w:tab/>
            </w:r>
            <w:r>
              <w:fldChar w:fldCharType="begin"/>
            </w:r>
            <w:r>
              <w:instrText xml:space="preserve"> PAGEREF _Toc9526665 \h </w:instrText>
            </w:r>
            <w:r>
              <w:fldChar w:fldCharType="separate"/>
            </w:r>
            <w:r>
              <w:t>III</w:t>
            </w:r>
            <w:r>
              <w:fldChar w:fldCharType="end"/>
            </w:r>
          </w:hyperlink>
        </w:p>
        <w:p w14:paraId="4149907D" w14:textId="77777777" w:rsidR="00E07C41" w:rsidRDefault="00514A19">
          <w:pPr>
            <w:pStyle w:val="10"/>
            <w:tabs>
              <w:tab w:val="right" w:leader="dot" w:pos="8493"/>
            </w:tabs>
            <w:rPr>
              <w:rFonts w:asciiTheme="minorHAnsi" w:eastAsiaTheme="minorEastAsia" w:hAnsiTheme="minorHAnsi" w:cstheme="minorBidi"/>
              <w:sz w:val="21"/>
              <w:szCs w:val="22"/>
            </w:rPr>
          </w:pPr>
          <w:hyperlink w:anchor="_Toc9526666" w:history="1">
            <w:r>
              <w:rPr>
                <w:rStyle w:val="af4"/>
              </w:rPr>
              <w:t>第</w:t>
            </w:r>
            <w:r>
              <w:rPr>
                <w:rStyle w:val="af4"/>
              </w:rPr>
              <w:t>1</w:t>
            </w:r>
            <w:r>
              <w:rPr>
                <w:rStyle w:val="af4"/>
              </w:rPr>
              <w:t>章</w:t>
            </w:r>
            <w:r>
              <w:rPr>
                <w:rStyle w:val="af4"/>
              </w:rPr>
              <w:t xml:space="preserve"> </w:t>
            </w:r>
            <w:r>
              <w:rPr>
                <w:rStyle w:val="af4"/>
              </w:rPr>
              <w:t>绪论</w:t>
            </w:r>
            <w:r>
              <w:tab/>
            </w:r>
            <w:r>
              <w:fldChar w:fldCharType="begin"/>
            </w:r>
            <w:r>
              <w:instrText xml:space="preserve"> PAGEREF _Toc9526666 \h </w:instrText>
            </w:r>
            <w:r>
              <w:fldChar w:fldCharType="separate"/>
            </w:r>
            <w:r>
              <w:t>1</w:t>
            </w:r>
            <w:r>
              <w:fldChar w:fldCharType="end"/>
            </w:r>
          </w:hyperlink>
        </w:p>
        <w:p w14:paraId="3E38E793" w14:textId="77777777" w:rsidR="00E07C41" w:rsidRDefault="00514A19">
          <w:pPr>
            <w:pStyle w:val="20"/>
            <w:tabs>
              <w:tab w:val="right" w:leader="dot" w:pos="8493"/>
            </w:tabs>
            <w:ind w:left="480"/>
            <w:rPr>
              <w:sz w:val="21"/>
              <w:szCs w:val="22"/>
            </w:rPr>
          </w:pPr>
          <w:hyperlink w:anchor="_Toc9526667" w:history="1">
            <w:r>
              <w:rPr>
                <w:rStyle w:val="af4"/>
                <w:rFonts w:ascii="Times New Roman" w:hAnsi="Times New Roman" w:cs="Times New Roman"/>
              </w:rPr>
              <w:t>1.1</w:t>
            </w:r>
            <w:r>
              <w:rPr>
                <w:rStyle w:val="af4"/>
                <w:rFonts w:ascii="Times New Roman" w:hAnsi="Times New Roman" w:cs="Times New Roman"/>
              </w:rPr>
              <w:t>研究背景</w:t>
            </w:r>
            <w:r>
              <w:tab/>
            </w:r>
            <w:r>
              <w:fldChar w:fldCharType="begin"/>
            </w:r>
            <w:r>
              <w:instrText xml:space="preserve"> PAGEREF _Toc9526667 \h </w:instrText>
            </w:r>
            <w:r>
              <w:fldChar w:fldCharType="separate"/>
            </w:r>
            <w:r>
              <w:t>1</w:t>
            </w:r>
            <w:r>
              <w:fldChar w:fldCharType="end"/>
            </w:r>
          </w:hyperlink>
        </w:p>
        <w:p w14:paraId="2818B5EA" w14:textId="77777777" w:rsidR="00E07C41" w:rsidRDefault="00514A19">
          <w:pPr>
            <w:pStyle w:val="20"/>
            <w:tabs>
              <w:tab w:val="right" w:leader="dot" w:pos="8493"/>
            </w:tabs>
            <w:ind w:left="480"/>
            <w:rPr>
              <w:sz w:val="21"/>
              <w:szCs w:val="22"/>
            </w:rPr>
          </w:pPr>
          <w:hyperlink w:anchor="_Toc9526668" w:history="1">
            <w:r>
              <w:rPr>
                <w:rStyle w:val="af4"/>
                <w:rFonts w:ascii="Times New Roman" w:hAnsi="Times New Roman" w:cs="Times New Roman"/>
              </w:rPr>
              <w:t>1.2</w:t>
            </w:r>
            <w:r>
              <w:rPr>
                <w:rStyle w:val="af4"/>
                <w:rFonts w:ascii="Times New Roman" w:hAnsi="Times New Roman" w:cs="Times New Roman"/>
              </w:rPr>
              <w:t>国内外研究现状</w:t>
            </w:r>
            <w:r>
              <w:tab/>
            </w:r>
            <w:r>
              <w:fldChar w:fldCharType="begin"/>
            </w:r>
            <w:r>
              <w:instrText xml:space="preserve"> PAGEREF _Toc9526668 \h </w:instrText>
            </w:r>
            <w:r>
              <w:fldChar w:fldCharType="separate"/>
            </w:r>
            <w:r>
              <w:t>2</w:t>
            </w:r>
            <w:r>
              <w:fldChar w:fldCharType="end"/>
            </w:r>
          </w:hyperlink>
        </w:p>
        <w:p w14:paraId="57079EBC" w14:textId="77777777" w:rsidR="00E07C41" w:rsidRDefault="00514A19">
          <w:pPr>
            <w:pStyle w:val="20"/>
            <w:tabs>
              <w:tab w:val="right" w:leader="dot" w:pos="8493"/>
            </w:tabs>
            <w:ind w:left="480"/>
            <w:rPr>
              <w:sz w:val="21"/>
              <w:szCs w:val="22"/>
            </w:rPr>
          </w:pPr>
          <w:hyperlink w:anchor="_Toc9526669" w:history="1">
            <w:r>
              <w:rPr>
                <w:rStyle w:val="af4"/>
                <w:rFonts w:ascii="Times New Roman" w:hAnsi="Times New Roman" w:cs="Times New Roman"/>
              </w:rPr>
              <w:t>1.3</w:t>
            </w:r>
            <w:r>
              <w:rPr>
                <w:rStyle w:val="af4"/>
                <w:rFonts w:ascii="Times New Roman" w:hAnsi="Times New Roman" w:cs="Times New Roman"/>
              </w:rPr>
              <w:t>主要工作</w:t>
            </w:r>
            <w:r>
              <w:tab/>
            </w:r>
            <w:r>
              <w:fldChar w:fldCharType="begin"/>
            </w:r>
            <w:r>
              <w:instrText xml:space="preserve"> PAGEREF _Toc9526669 \h </w:instrText>
            </w:r>
            <w:r>
              <w:fldChar w:fldCharType="separate"/>
            </w:r>
            <w:r>
              <w:t>4</w:t>
            </w:r>
            <w:r>
              <w:fldChar w:fldCharType="end"/>
            </w:r>
          </w:hyperlink>
        </w:p>
        <w:p w14:paraId="5A616C22" w14:textId="77777777" w:rsidR="00E07C41" w:rsidRDefault="00514A19">
          <w:pPr>
            <w:pStyle w:val="20"/>
            <w:tabs>
              <w:tab w:val="right" w:leader="dot" w:pos="8493"/>
            </w:tabs>
            <w:ind w:left="480"/>
            <w:rPr>
              <w:sz w:val="21"/>
              <w:szCs w:val="22"/>
            </w:rPr>
          </w:pPr>
          <w:hyperlink w:anchor="_Toc9526670" w:history="1">
            <w:r>
              <w:rPr>
                <w:rStyle w:val="af4"/>
                <w:rFonts w:ascii="Times New Roman" w:hAnsi="Times New Roman" w:cs="Times New Roman"/>
                <w:lang w:val="zh-CN"/>
              </w:rPr>
              <w:t>1.4</w:t>
            </w:r>
            <w:r>
              <w:rPr>
                <w:rStyle w:val="af4"/>
                <w:rFonts w:ascii="Times New Roman" w:hAnsi="Times New Roman" w:cs="Times New Roman"/>
              </w:rPr>
              <w:t>论文结构</w:t>
            </w:r>
            <w:r>
              <w:tab/>
            </w:r>
            <w:r>
              <w:fldChar w:fldCharType="begin"/>
            </w:r>
            <w:r>
              <w:instrText xml:space="preserve"> PAGEREF _Toc9526670 \h </w:instrText>
            </w:r>
            <w:r>
              <w:fldChar w:fldCharType="separate"/>
            </w:r>
            <w:r>
              <w:t>5</w:t>
            </w:r>
            <w:r>
              <w:fldChar w:fldCharType="end"/>
            </w:r>
          </w:hyperlink>
        </w:p>
        <w:p w14:paraId="667E4C62" w14:textId="77777777" w:rsidR="00E07C41" w:rsidRDefault="00514A19">
          <w:pPr>
            <w:pStyle w:val="10"/>
            <w:tabs>
              <w:tab w:val="right" w:leader="dot" w:pos="8493"/>
            </w:tabs>
            <w:rPr>
              <w:rFonts w:asciiTheme="minorHAnsi" w:eastAsiaTheme="minorEastAsia" w:hAnsiTheme="minorHAnsi" w:cstheme="minorBidi"/>
              <w:sz w:val="21"/>
              <w:szCs w:val="22"/>
            </w:rPr>
          </w:pPr>
          <w:hyperlink w:anchor="_Toc9526671" w:history="1">
            <w:r>
              <w:rPr>
                <w:rStyle w:val="af4"/>
                <w:rFonts w:ascii="黑体" w:hAnsi="黑体"/>
              </w:rPr>
              <w:t>第</w:t>
            </w:r>
            <w:r>
              <w:rPr>
                <w:rStyle w:val="af4"/>
              </w:rPr>
              <w:t>2</w:t>
            </w:r>
            <w:r>
              <w:rPr>
                <w:rStyle w:val="af4"/>
                <w:rFonts w:ascii="黑体" w:hAnsi="黑体"/>
              </w:rPr>
              <w:t>章</w:t>
            </w:r>
            <w:r>
              <w:rPr>
                <w:rStyle w:val="af4"/>
                <w:rFonts w:ascii="黑体" w:hAnsi="黑体"/>
              </w:rPr>
              <w:t xml:space="preserve"> </w:t>
            </w:r>
            <w:r>
              <w:rPr>
                <w:rStyle w:val="af4"/>
                <w:rFonts w:ascii="黑体" w:hAnsi="黑体"/>
              </w:rPr>
              <w:t>相关理论及技术</w:t>
            </w:r>
            <w:r>
              <w:tab/>
            </w:r>
            <w:r>
              <w:rPr>
                <w:rFonts w:asciiTheme="minorHAnsi" w:hAnsiTheme="minorHAnsi" w:cstheme="minorHAnsi"/>
              </w:rPr>
              <w:fldChar w:fldCharType="begin"/>
            </w:r>
            <w:r>
              <w:rPr>
                <w:rFonts w:asciiTheme="minorHAnsi" w:hAnsiTheme="minorHAnsi" w:cstheme="minorHAnsi"/>
              </w:rPr>
              <w:instrText xml:space="preserve"> PAGEREF _Toc9526671 \h </w:instrText>
            </w:r>
            <w:r>
              <w:rPr>
                <w:rFonts w:asciiTheme="minorHAnsi" w:hAnsiTheme="minorHAnsi" w:cstheme="minorHAnsi"/>
              </w:rPr>
            </w:r>
            <w:r>
              <w:rPr>
                <w:rFonts w:asciiTheme="minorHAnsi" w:hAnsiTheme="minorHAnsi" w:cstheme="minorHAnsi"/>
              </w:rPr>
              <w:fldChar w:fldCharType="separate"/>
            </w:r>
            <w:r>
              <w:rPr>
                <w:rFonts w:asciiTheme="minorHAnsi" w:hAnsiTheme="minorHAnsi" w:cstheme="minorHAnsi"/>
              </w:rPr>
              <w:t>7</w:t>
            </w:r>
            <w:r>
              <w:rPr>
                <w:rFonts w:asciiTheme="minorHAnsi" w:hAnsiTheme="minorHAnsi" w:cstheme="minorHAnsi"/>
              </w:rPr>
              <w:fldChar w:fldCharType="end"/>
            </w:r>
          </w:hyperlink>
        </w:p>
        <w:p w14:paraId="16454B5B" w14:textId="77777777" w:rsidR="00E07C41" w:rsidRDefault="00514A19">
          <w:pPr>
            <w:pStyle w:val="20"/>
            <w:tabs>
              <w:tab w:val="right" w:leader="dot" w:pos="8493"/>
            </w:tabs>
            <w:ind w:left="480"/>
            <w:rPr>
              <w:sz w:val="21"/>
              <w:szCs w:val="22"/>
            </w:rPr>
          </w:pPr>
          <w:hyperlink w:anchor="_Toc9526672" w:history="1">
            <w:r>
              <w:rPr>
                <w:rStyle w:val="af4"/>
                <w:rFonts w:ascii="Times New Roman" w:hAnsi="Times New Roman" w:cs="Times New Roman"/>
              </w:rPr>
              <w:t>2.1</w:t>
            </w:r>
            <w:r>
              <w:rPr>
                <w:rStyle w:val="af4"/>
                <w:rFonts w:ascii="Times New Roman" w:hAnsi="Times New Roman" w:cs="Times New Roman"/>
                <w:iCs/>
              </w:rPr>
              <w:t>协同过滤推荐技术</w:t>
            </w:r>
            <w:r>
              <w:tab/>
            </w:r>
            <w:r>
              <w:fldChar w:fldCharType="begin"/>
            </w:r>
            <w:r>
              <w:instrText xml:space="preserve"> PAGEREF _Toc9526672 \h </w:instrText>
            </w:r>
            <w:r>
              <w:fldChar w:fldCharType="separate"/>
            </w:r>
            <w:r>
              <w:t>7</w:t>
            </w:r>
            <w:r>
              <w:fldChar w:fldCharType="end"/>
            </w:r>
          </w:hyperlink>
        </w:p>
        <w:p w14:paraId="7B68B048" w14:textId="77777777" w:rsidR="00E07C41" w:rsidRDefault="00514A19">
          <w:pPr>
            <w:pStyle w:val="20"/>
            <w:tabs>
              <w:tab w:val="right" w:leader="dot" w:pos="8493"/>
            </w:tabs>
            <w:ind w:left="480"/>
            <w:rPr>
              <w:rFonts w:ascii="Times New Roman" w:hAnsi="Times New Roman" w:cs="Times New Roman"/>
              <w:sz w:val="21"/>
              <w:szCs w:val="22"/>
            </w:rPr>
          </w:pPr>
          <w:hyperlink w:anchor="_Toc9526673" w:history="1">
            <w:r>
              <w:rPr>
                <w:rStyle w:val="af4"/>
                <w:rFonts w:ascii="Times New Roman" w:hAnsi="Times New Roman" w:cs="Times New Roman"/>
              </w:rPr>
              <w:t>2.2</w:t>
            </w:r>
            <w:r>
              <w:rPr>
                <w:rStyle w:val="af4"/>
                <w:rFonts w:ascii="Times New Roman" w:hAnsi="Times New Roman" w:cs="Times New Roman"/>
              </w:rPr>
              <w:t>浅层推荐模型</w:t>
            </w:r>
            <w:r>
              <w:rPr>
                <w:rFonts w:ascii="Times New Roman" w:hAnsi="Times New Roman" w:cs="Times New Roman"/>
              </w:rPr>
              <w:tab/>
            </w:r>
            <w:r>
              <w:rPr>
                <w:rFonts w:cstheme="minorHAnsi"/>
              </w:rPr>
              <w:fldChar w:fldCharType="begin"/>
            </w:r>
            <w:r>
              <w:rPr>
                <w:rFonts w:cstheme="minorHAnsi"/>
              </w:rPr>
              <w:instrText xml:space="preserve"> PAGEREF _Toc9526673 \h </w:instrText>
            </w:r>
            <w:r>
              <w:rPr>
                <w:rFonts w:cstheme="minorHAnsi"/>
              </w:rPr>
            </w:r>
            <w:r>
              <w:rPr>
                <w:rFonts w:cstheme="minorHAnsi"/>
              </w:rPr>
              <w:fldChar w:fldCharType="separate"/>
            </w:r>
            <w:r>
              <w:rPr>
                <w:rFonts w:cstheme="minorHAnsi"/>
              </w:rPr>
              <w:t>8</w:t>
            </w:r>
            <w:r>
              <w:rPr>
                <w:rFonts w:cstheme="minorHAnsi"/>
              </w:rPr>
              <w:fldChar w:fldCharType="end"/>
            </w:r>
          </w:hyperlink>
        </w:p>
        <w:p w14:paraId="7A3FAC45" w14:textId="77777777" w:rsidR="00E07C41" w:rsidRDefault="00514A19">
          <w:pPr>
            <w:pStyle w:val="30"/>
            <w:tabs>
              <w:tab w:val="right" w:leader="dot" w:pos="8493"/>
            </w:tabs>
            <w:ind w:left="960"/>
            <w:rPr>
              <w:sz w:val="21"/>
              <w:szCs w:val="22"/>
            </w:rPr>
          </w:pPr>
          <w:hyperlink w:anchor="_Toc9526674" w:history="1">
            <w:r>
              <w:rPr>
                <w:rStyle w:val="af4"/>
              </w:rPr>
              <w:t>2.2.1</w:t>
            </w:r>
            <w:r>
              <w:rPr>
                <w:rStyle w:val="af4"/>
              </w:rPr>
              <w:t>传统矩阵分解推荐模型</w:t>
            </w:r>
            <w:r>
              <w:tab/>
            </w:r>
            <w:r>
              <w:fldChar w:fldCharType="begin"/>
            </w:r>
            <w:r>
              <w:instrText xml:space="preserve"> PAGEREF _Toc9526674 \h </w:instrText>
            </w:r>
            <w:r>
              <w:fldChar w:fldCharType="separate"/>
            </w:r>
            <w:r>
              <w:t>8</w:t>
            </w:r>
            <w:r>
              <w:fldChar w:fldCharType="end"/>
            </w:r>
          </w:hyperlink>
        </w:p>
        <w:p w14:paraId="77C0C57B" w14:textId="77777777" w:rsidR="00E07C41" w:rsidRDefault="00514A19">
          <w:pPr>
            <w:pStyle w:val="30"/>
            <w:tabs>
              <w:tab w:val="right" w:leader="dot" w:pos="8493"/>
            </w:tabs>
            <w:ind w:left="960"/>
            <w:rPr>
              <w:sz w:val="21"/>
              <w:szCs w:val="22"/>
            </w:rPr>
          </w:pPr>
          <w:hyperlink w:anchor="_Toc9526675" w:history="1">
            <w:r>
              <w:rPr>
                <w:rStyle w:val="af4"/>
              </w:rPr>
              <w:t>2.2.2</w:t>
            </w:r>
            <w:r>
              <w:rPr>
                <w:rStyle w:val="af4"/>
              </w:rPr>
              <w:t>基于神经网络的矩阵分解模型</w:t>
            </w:r>
            <w:r>
              <w:tab/>
            </w:r>
            <w:r>
              <w:fldChar w:fldCharType="begin"/>
            </w:r>
            <w:r>
              <w:instrText xml:space="preserve"> PAGEREF _Toc9526675 \h </w:instrText>
            </w:r>
            <w:r>
              <w:fldChar w:fldCharType="separate"/>
            </w:r>
            <w:r>
              <w:t>11</w:t>
            </w:r>
            <w:r>
              <w:fldChar w:fldCharType="end"/>
            </w:r>
          </w:hyperlink>
        </w:p>
        <w:p w14:paraId="3964E79C" w14:textId="77777777" w:rsidR="00E07C41" w:rsidRDefault="00514A19">
          <w:pPr>
            <w:pStyle w:val="20"/>
            <w:tabs>
              <w:tab w:val="right" w:leader="dot" w:pos="8493"/>
            </w:tabs>
            <w:ind w:left="480"/>
            <w:rPr>
              <w:sz w:val="21"/>
              <w:szCs w:val="22"/>
            </w:rPr>
          </w:pPr>
          <w:hyperlink w:anchor="_Toc9526676" w:history="1">
            <w:r>
              <w:rPr>
                <w:rStyle w:val="af4"/>
                <w:rFonts w:ascii="Times New Roman" w:hAnsi="Times New Roman" w:cs="Times New Roman"/>
              </w:rPr>
              <w:t>2.3</w:t>
            </w:r>
            <w:r>
              <w:rPr>
                <w:rStyle w:val="af4"/>
                <w:rFonts w:ascii="Times New Roman" w:hAnsi="Times New Roman" w:cs="Times New Roman"/>
              </w:rPr>
              <w:t>深层推荐模型</w:t>
            </w:r>
            <w:r>
              <w:tab/>
            </w:r>
            <w:r>
              <w:fldChar w:fldCharType="begin"/>
            </w:r>
            <w:r>
              <w:instrText xml:space="preserve"> PAGEREF _Toc9526676 \h </w:instrText>
            </w:r>
            <w:r>
              <w:fldChar w:fldCharType="separate"/>
            </w:r>
            <w:r>
              <w:t>12</w:t>
            </w:r>
            <w:r>
              <w:fldChar w:fldCharType="end"/>
            </w:r>
          </w:hyperlink>
        </w:p>
        <w:p w14:paraId="6F16231C" w14:textId="77777777" w:rsidR="00E07C41" w:rsidRDefault="00514A19">
          <w:pPr>
            <w:pStyle w:val="30"/>
            <w:tabs>
              <w:tab w:val="right" w:leader="dot" w:pos="8493"/>
            </w:tabs>
            <w:ind w:left="960"/>
            <w:rPr>
              <w:sz w:val="21"/>
              <w:szCs w:val="22"/>
            </w:rPr>
          </w:pPr>
          <w:hyperlink w:anchor="_Toc9526677" w:history="1">
            <w:r>
              <w:rPr>
                <w:rStyle w:val="af4"/>
              </w:rPr>
              <w:t xml:space="preserve">2.3.1 </w:t>
            </w:r>
            <w:r>
              <w:rPr>
                <w:rStyle w:val="af4"/>
              </w:rPr>
              <w:t>多层感知机推荐模型</w:t>
            </w:r>
            <w:r>
              <w:tab/>
            </w:r>
            <w:r>
              <w:fldChar w:fldCharType="begin"/>
            </w:r>
            <w:r>
              <w:instrText xml:space="preserve"> PAGEREF _Toc9526677 \h </w:instrText>
            </w:r>
            <w:r>
              <w:fldChar w:fldCharType="separate"/>
            </w:r>
            <w:r>
              <w:t>12</w:t>
            </w:r>
            <w:r>
              <w:fldChar w:fldCharType="end"/>
            </w:r>
          </w:hyperlink>
        </w:p>
        <w:p w14:paraId="3F4DE867" w14:textId="77777777" w:rsidR="00E07C41" w:rsidRDefault="00514A19">
          <w:pPr>
            <w:pStyle w:val="30"/>
            <w:tabs>
              <w:tab w:val="right" w:leader="dot" w:pos="8493"/>
            </w:tabs>
            <w:ind w:left="960"/>
            <w:rPr>
              <w:sz w:val="21"/>
              <w:szCs w:val="22"/>
            </w:rPr>
          </w:pPr>
          <w:hyperlink w:anchor="_Toc9526678" w:history="1">
            <w:r>
              <w:rPr>
                <w:rStyle w:val="af4"/>
              </w:rPr>
              <w:t>2.3.2</w:t>
            </w:r>
            <w:r>
              <w:rPr>
                <w:rStyle w:val="af4"/>
              </w:rPr>
              <w:t>深度矩阵分解推荐模型</w:t>
            </w:r>
            <w:r>
              <w:tab/>
            </w:r>
            <w:r>
              <w:fldChar w:fldCharType="begin"/>
            </w:r>
            <w:r>
              <w:instrText xml:space="preserve"> PAGEREF _Toc9526678 \h </w:instrText>
            </w:r>
            <w:r>
              <w:fldChar w:fldCharType="separate"/>
            </w:r>
            <w:r>
              <w:t>14</w:t>
            </w:r>
            <w:r>
              <w:fldChar w:fldCharType="end"/>
            </w:r>
          </w:hyperlink>
        </w:p>
        <w:p w14:paraId="2AD97B61" w14:textId="77777777" w:rsidR="00E07C41" w:rsidRDefault="00514A19">
          <w:pPr>
            <w:pStyle w:val="30"/>
            <w:tabs>
              <w:tab w:val="right" w:leader="dot" w:pos="8493"/>
            </w:tabs>
            <w:ind w:left="960"/>
            <w:rPr>
              <w:sz w:val="21"/>
              <w:szCs w:val="22"/>
            </w:rPr>
          </w:pPr>
          <w:hyperlink w:anchor="_Toc9526679" w:history="1">
            <w:r>
              <w:rPr>
                <w:rStyle w:val="af4"/>
              </w:rPr>
              <w:t>2.3.3</w:t>
            </w:r>
            <w:r>
              <w:rPr>
                <w:rStyle w:val="af4"/>
              </w:rPr>
              <w:t>深度神经协同过滤模型</w:t>
            </w:r>
            <w:r>
              <w:tab/>
            </w:r>
            <w:r>
              <w:fldChar w:fldCharType="begin"/>
            </w:r>
            <w:r>
              <w:instrText xml:space="preserve"> PAGEREF _Toc9526679 \h </w:instrText>
            </w:r>
            <w:r>
              <w:fldChar w:fldCharType="separate"/>
            </w:r>
            <w:r>
              <w:t>16</w:t>
            </w:r>
            <w:r>
              <w:fldChar w:fldCharType="end"/>
            </w:r>
          </w:hyperlink>
        </w:p>
        <w:p w14:paraId="745F0869" w14:textId="77777777" w:rsidR="00E07C41" w:rsidRDefault="00514A19">
          <w:pPr>
            <w:pStyle w:val="20"/>
            <w:tabs>
              <w:tab w:val="right" w:leader="dot" w:pos="8493"/>
            </w:tabs>
            <w:ind w:left="480"/>
            <w:rPr>
              <w:rFonts w:ascii="Times New Roman" w:hAnsi="Times New Roman" w:cs="Times New Roman"/>
              <w:sz w:val="21"/>
              <w:szCs w:val="22"/>
            </w:rPr>
          </w:pPr>
          <w:hyperlink w:anchor="_Toc9526680" w:history="1">
            <w:r>
              <w:rPr>
                <w:rStyle w:val="af4"/>
                <w:rFonts w:ascii="Times New Roman" w:hAnsi="Times New Roman" w:cs="Times New Roman"/>
              </w:rPr>
              <w:t>2.4</w:t>
            </w:r>
            <w:r>
              <w:rPr>
                <w:rStyle w:val="af4"/>
                <w:rFonts w:ascii="Times New Roman" w:hAnsi="Times New Roman" w:cs="Times New Roman"/>
              </w:rPr>
              <w:t>注意力推荐模型</w:t>
            </w:r>
            <w:r>
              <w:rPr>
                <w:rFonts w:ascii="Times New Roman" w:hAnsi="Times New Roman" w:cs="Times New Roman"/>
              </w:rPr>
              <w:tab/>
            </w:r>
            <w:r>
              <w:rPr>
                <w:rFonts w:cstheme="minorHAnsi"/>
              </w:rPr>
              <w:fldChar w:fldCharType="begin"/>
            </w:r>
            <w:r>
              <w:rPr>
                <w:rFonts w:cstheme="minorHAnsi"/>
              </w:rPr>
              <w:instrText xml:space="preserve"> PAGEREF _Toc9526680 \h </w:instrText>
            </w:r>
            <w:r>
              <w:rPr>
                <w:rFonts w:cstheme="minorHAnsi"/>
              </w:rPr>
            </w:r>
            <w:r>
              <w:rPr>
                <w:rFonts w:cstheme="minorHAnsi"/>
              </w:rPr>
              <w:fldChar w:fldCharType="separate"/>
            </w:r>
            <w:r>
              <w:rPr>
                <w:rFonts w:cstheme="minorHAnsi"/>
              </w:rPr>
              <w:t>18</w:t>
            </w:r>
            <w:r>
              <w:rPr>
                <w:rFonts w:cstheme="minorHAnsi"/>
              </w:rPr>
              <w:fldChar w:fldCharType="end"/>
            </w:r>
          </w:hyperlink>
        </w:p>
        <w:p w14:paraId="7CD28B9E" w14:textId="77777777" w:rsidR="00E07C41" w:rsidRDefault="00514A19">
          <w:pPr>
            <w:pStyle w:val="30"/>
            <w:tabs>
              <w:tab w:val="right" w:leader="dot" w:pos="8493"/>
            </w:tabs>
            <w:ind w:left="960"/>
            <w:rPr>
              <w:sz w:val="21"/>
              <w:szCs w:val="22"/>
            </w:rPr>
          </w:pPr>
          <w:hyperlink w:anchor="_Toc9526681" w:history="1">
            <w:r>
              <w:rPr>
                <w:rStyle w:val="af4"/>
              </w:rPr>
              <w:t>2.4.1</w:t>
            </w:r>
            <w:r>
              <w:rPr>
                <w:rStyle w:val="af4"/>
              </w:rPr>
              <w:t>注意力机制</w:t>
            </w:r>
            <w:r>
              <w:tab/>
            </w:r>
            <w:r>
              <w:fldChar w:fldCharType="begin"/>
            </w:r>
            <w:r>
              <w:instrText xml:space="preserve"> PAGEREF _Toc9526681 \h </w:instrText>
            </w:r>
            <w:r>
              <w:fldChar w:fldCharType="separate"/>
            </w:r>
            <w:r>
              <w:t>18</w:t>
            </w:r>
            <w:r>
              <w:fldChar w:fldCharType="end"/>
            </w:r>
          </w:hyperlink>
        </w:p>
        <w:p w14:paraId="344326C2" w14:textId="77777777" w:rsidR="00E07C41" w:rsidRDefault="00514A19">
          <w:pPr>
            <w:pStyle w:val="30"/>
            <w:tabs>
              <w:tab w:val="right" w:leader="dot" w:pos="8493"/>
            </w:tabs>
            <w:ind w:left="960"/>
            <w:rPr>
              <w:sz w:val="21"/>
              <w:szCs w:val="22"/>
            </w:rPr>
          </w:pPr>
          <w:hyperlink w:anchor="_Toc9526682" w:history="1">
            <w:r>
              <w:rPr>
                <w:rStyle w:val="af4"/>
              </w:rPr>
              <w:t>2.4.2</w:t>
            </w:r>
            <w:r>
              <w:rPr>
                <w:rStyle w:val="af4"/>
              </w:rPr>
              <w:t>注意力因子机模型</w:t>
            </w:r>
            <w:r>
              <w:tab/>
            </w:r>
            <w:r>
              <w:fldChar w:fldCharType="begin"/>
            </w:r>
            <w:r>
              <w:instrText xml:space="preserve"> PAGEREF _Toc9526682 \h </w:instrText>
            </w:r>
            <w:r>
              <w:fldChar w:fldCharType="separate"/>
            </w:r>
            <w:r>
              <w:t>20</w:t>
            </w:r>
            <w:r>
              <w:fldChar w:fldCharType="end"/>
            </w:r>
          </w:hyperlink>
        </w:p>
        <w:p w14:paraId="0F32ABC8" w14:textId="77777777" w:rsidR="00E07C41" w:rsidRDefault="00514A19">
          <w:pPr>
            <w:pStyle w:val="20"/>
            <w:tabs>
              <w:tab w:val="right" w:leader="dot" w:pos="8493"/>
            </w:tabs>
            <w:ind w:left="480"/>
            <w:rPr>
              <w:sz w:val="21"/>
              <w:szCs w:val="22"/>
            </w:rPr>
          </w:pPr>
          <w:hyperlink w:anchor="_Toc9526683" w:history="1">
            <w:r>
              <w:rPr>
                <w:rStyle w:val="af4"/>
                <w:rFonts w:ascii="Times New Roman" w:hAnsi="Times New Roman" w:cs="Times New Roman"/>
              </w:rPr>
              <w:t>2.5</w:t>
            </w:r>
            <w:r>
              <w:rPr>
                <w:rStyle w:val="af4"/>
                <w:rFonts w:ascii="Times New Roman" w:hAnsi="Times New Roman" w:cs="Times New Roman"/>
              </w:rPr>
              <w:t>本章小结</w:t>
            </w:r>
            <w:r>
              <w:tab/>
            </w:r>
            <w:r>
              <w:fldChar w:fldCharType="begin"/>
            </w:r>
            <w:r>
              <w:instrText xml:space="preserve"> PAGEREF _Toc9526683 \h </w:instrText>
            </w:r>
            <w:r>
              <w:fldChar w:fldCharType="separate"/>
            </w:r>
            <w:r>
              <w:t>22</w:t>
            </w:r>
            <w:r>
              <w:fldChar w:fldCharType="end"/>
            </w:r>
          </w:hyperlink>
        </w:p>
        <w:p w14:paraId="25F4E030" w14:textId="77777777" w:rsidR="00E07C41" w:rsidRDefault="00514A19">
          <w:pPr>
            <w:pStyle w:val="10"/>
            <w:tabs>
              <w:tab w:val="right" w:leader="dot" w:pos="8493"/>
            </w:tabs>
            <w:rPr>
              <w:rFonts w:asciiTheme="majorEastAsia" w:eastAsiaTheme="majorEastAsia" w:hAnsiTheme="majorEastAsia" w:cstheme="minorBidi"/>
              <w:sz w:val="21"/>
              <w:szCs w:val="22"/>
            </w:rPr>
          </w:pPr>
          <w:hyperlink w:anchor="_Toc9526684" w:history="1">
            <w:r>
              <w:rPr>
                <w:rStyle w:val="af4"/>
                <w:rFonts w:asciiTheme="majorEastAsia" w:eastAsiaTheme="majorEastAsia" w:hAnsiTheme="majorEastAsia"/>
                <w:kern w:val="36"/>
              </w:rPr>
              <w:t>第</w:t>
            </w:r>
            <w:r>
              <w:rPr>
                <w:rStyle w:val="af4"/>
                <w:rFonts w:eastAsia="黑体"/>
                <w:kern w:val="36"/>
              </w:rPr>
              <w:t>3</w:t>
            </w:r>
            <w:r>
              <w:rPr>
                <w:rStyle w:val="af4"/>
                <w:rFonts w:asciiTheme="majorEastAsia" w:eastAsiaTheme="majorEastAsia" w:hAnsiTheme="majorEastAsia"/>
                <w:kern w:val="36"/>
              </w:rPr>
              <w:t>章 融合辅助信息的多交互深度矩阵分解模型</w:t>
            </w:r>
            <w:r>
              <w:rPr>
                <w:rFonts w:eastAsiaTheme="majorEastAsia"/>
              </w:rPr>
              <w:tab/>
            </w:r>
            <w:r>
              <w:rPr>
                <w:rFonts w:asciiTheme="minorHAnsi" w:eastAsiaTheme="majorEastAsia" w:hAnsiTheme="minorHAnsi" w:cstheme="minorHAnsi"/>
              </w:rPr>
              <w:fldChar w:fldCharType="begin"/>
            </w:r>
            <w:r>
              <w:rPr>
                <w:rFonts w:asciiTheme="minorHAnsi" w:eastAsiaTheme="majorEastAsia" w:hAnsiTheme="minorHAnsi" w:cstheme="minorHAnsi"/>
              </w:rPr>
              <w:instrText xml:space="preserve"> PAGEREF _Toc9526684 \h </w:instrText>
            </w:r>
            <w:r>
              <w:rPr>
                <w:rFonts w:asciiTheme="minorHAnsi" w:eastAsiaTheme="majorEastAsia" w:hAnsiTheme="minorHAnsi" w:cstheme="minorHAnsi"/>
              </w:rPr>
            </w:r>
            <w:r>
              <w:rPr>
                <w:rFonts w:asciiTheme="minorHAnsi" w:eastAsiaTheme="majorEastAsia" w:hAnsiTheme="minorHAnsi" w:cstheme="minorHAnsi"/>
              </w:rPr>
              <w:fldChar w:fldCharType="separate"/>
            </w:r>
            <w:r>
              <w:rPr>
                <w:rFonts w:asciiTheme="minorHAnsi" w:eastAsiaTheme="majorEastAsia" w:hAnsiTheme="minorHAnsi" w:cstheme="minorHAnsi"/>
              </w:rPr>
              <w:t>23</w:t>
            </w:r>
            <w:r>
              <w:rPr>
                <w:rFonts w:asciiTheme="minorHAnsi" w:eastAsiaTheme="majorEastAsia" w:hAnsiTheme="minorHAnsi" w:cstheme="minorHAnsi"/>
              </w:rPr>
              <w:fldChar w:fldCharType="end"/>
            </w:r>
          </w:hyperlink>
        </w:p>
        <w:p w14:paraId="3E4964AF" w14:textId="77777777" w:rsidR="00E07C41" w:rsidRDefault="00514A19">
          <w:pPr>
            <w:pStyle w:val="20"/>
            <w:tabs>
              <w:tab w:val="right" w:leader="dot" w:pos="8493"/>
            </w:tabs>
            <w:ind w:left="480"/>
            <w:rPr>
              <w:rFonts w:ascii="Times New Roman" w:hAnsi="Times New Roman" w:cs="Times New Roman"/>
              <w:sz w:val="21"/>
              <w:szCs w:val="22"/>
            </w:rPr>
          </w:pPr>
          <w:hyperlink w:anchor="_Toc9526685" w:history="1">
            <w:r>
              <w:rPr>
                <w:rStyle w:val="af4"/>
                <w:rFonts w:ascii="Times New Roman" w:hAnsi="Times New Roman" w:cs="Times New Roman"/>
              </w:rPr>
              <w:t>3.1</w:t>
            </w:r>
            <w:r>
              <w:rPr>
                <w:rStyle w:val="af4"/>
                <w:rFonts w:ascii="Times New Roman" w:hAnsi="Times New Roman" w:cs="Times New Roman"/>
              </w:rPr>
              <w:t>模型介绍</w:t>
            </w:r>
            <w:r>
              <w:rPr>
                <w:rFonts w:ascii="Times New Roman" w:hAnsi="Times New Roman" w:cs="Times New Roman"/>
              </w:rPr>
              <w:tab/>
            </w:r>
            <w:r>
              <w:rPr>
                <w:rFonts w:cstheme="minorHAnsi"/>
              </w:rPr>
              <w:fldChar w:fldCharType="begin"/>
            </w:r>
            <w:r>
              <w:rPr>
                <w:rFonts w:cstheme="minorHAnsi"/>
              </w:rPr>
              <w:instrText xml:space="preserve"> PAGEREF _Toc9526685 \h </w:instrText>
            </w:r>
            <w:r>
              <w:rPr>
                <w:rFonts w:cstheme="minorHAnsi"/>
              </w:rPr>
            </w:r>
            <w:r>
              <w:rPr>
                <w:rFonts w:cstheme="minorHAnsi"/>
              </w:rPr>
              <w:fldChar w:fldCharType="separate"/>
            </w:r>
            <w:r>
              <w:rPr>
                <w:rFonts w:cstheme="minorHAnsi"/>
              </w:rPr>
              <w:t>23</w:t>
            </w:r>
            <w:r>
              <w:rPr>
                <w:rFonts w:cstheme="minorHAnsi"/>
              </w:rPr>
              <w:fldChar w:fldCharType="end"/>
            </w:r>
          </w:hyperlink>
        </w:p>
        <w:p w14:paraId="20A85FD9" w14:textId="77777777" w:rsidR="00E07C41" w:rsidRDefault="00514A19">
          <w:pPr>
            <w:pStyle w:val="30"/>
            <w:tabs>
              <w:tab w:val="right" w:leader="dot" w:pos="8493"/>
            </w:tabs>
            <w:ind w:left="960"/>
            <w:rPr>
              <w:sz w:val="21"/>
              <w:szCs w:val="22"/>
            </w:rPr>
          </w:pPr>
          <w:hyperlink w:anchor="_Toc9526686" w:history="1">
            <w:r>
              <w:rPr>
                <w:rStyle w:val="af4"/>
              </w:rPr>
              <w:t>3.1.1</w:t>
            </w:r>
            <w:r>
              <w:rPr>
                <w:rStyle w:val="af4"/>
              </w:rPr>
              <w:t>模型输入</w:t>
            </w:r>
            <w:r>
              <w:tab/>
            </w:r>
            <w:r>
              <w:fldChar w:fldCharType="begin"/>
            </w:r>
            <w:r>
              <w:instrText xml:space="preserve"> PAGEREF _Toc9526686 \h </w:instrText>
            </w:r>
            <w:r>
              <w:fldChar w:fldCharType="separate"/>
            </w:r>
            <w:r>
              <w:t>24</w:t>
            </w:r>
            <w:r>
              <w:fldChar w:fldCharType="end"/>
            </w:r>
          </w:hyperlink>
        </w:p>
        <w:p w14:paraId="7671CC3D" w14:textId="77777777" w:rsidR="00E07C41" w:rsidRDefault="00514A19">
          <w:pPr>
            <w:pStyle w:val="30"/>
            <w:tabs>
              <w:tab w:val="right" w:leader="dot" w:pos="8493"/>
            </w:tabs>
            <w:ind w:left="960"/>
            <w:rPr>
              <w:sz w:val="21"/>
              <w:szCs w:val="22"/>
            </w:rPr>
          </w:pPr>
          <w:hyperlink w:anchor="_Toc9526687" w:history="1">
            <w:r>
              <w:rPr>
                <w:rStyle w:val="af4"/>
              </w:rPr>
              <w:t>3.1.2</w:t>
            </w:r>
            <w:r>
              <w:rPr>
                <w:rStyle w:val="af4"/>
              </w:rPr>
              <w:t>多交互网络结构</w:t>
            </w:r>
            <w:r>
              <w:tab/>
            </w:r>
            <w:r>
              <w:fldChar w:fldCharType="begin"/>
            </w:r>
            <w:r>
              <w:instrText xml:space="preserve"> PAGEREF _Toc9526687 \h </w:instrText>
            </w:r>
            <w:r>
              <w:fldChar w:fldCharType="separate"/>
            </w:r>
            <w:r>
              <w:t>25</w:t>
            </w:r>
            <w:r>
              <w:fldChar w:fldCharType="end"/>
            </w:r>
          </w:hyperlink>
        </w:p>
        <w:p w14:paraId="06B53A26" w14:textId="77777777" w:rsidR="00E07C41" w:rsidRDefault="00514A19">
          <w:pPr>
            <w:pStyle w:val="30"/>
            <w:tabs>
              <w:tab w:val="right" w:leader="dot" w:pos="8493"/>
            </w:tabs>
            <w:ind w:left="960"/>
            <w:rPr>
              <w:sz w:val="21"/>
              <w:szCs w:val="22"/>
            </w:rPr>
          </w:pPr>
          <w:hyperlink w:anchor="_Toc9526688" w:history="1">
            <w:r>
              <w:rPr>
                <w:rStyle w:val="af4"/>
              </w:rPr>
              <w:t>3.1.3</w:t>
            </w:r>
            <w:r>
              <w:rPr>
                <w:rStyle w:val="af4"/>
              </w:rPr>
              <w:t>激活函数</w:t>
            </w:r>
            <w:r>
              <w:tab/>
            </w:r>
            <w:r>
              <w:fldChar w:fldCharType="begin"/>
            </w:r>
            <w:r>
              <w:instrText xml:space="preserve"> PAGEREF _Toc9526688 \h </w:instrText>
            </w:r>
            <w:r>
              <w:fldChar w:fldCharType="separate"/>
            </w:r>
            <w:r>
              <w:t>26</w:t>
            </w:r>
            <w:r>
              <w:fldChar w:fldCharType="end"/>
            </w:r>
          </w:hyperlink>
        </w:p>
        <w:p w14:paraId="71846C30" w14:textId="77777777" w:rsidR="00E07C41" w:rsidRDefault="00514A19">
          <w:pPr>
            <w:pStyle w:val="30"/>
            <w:tabs>
              <w:tab w:val="right" w:leader="dot" w:pos="8493"/>
            </w:tabs>
            <w:ind w:left="960"/>
            <w:rPr>
              <w:sz w:val="21"/>
              <w:szCs w:val="22"/>
            </w:rPr>
          </w:pPr>
          <w:hyperlink w:anchor="_Toc9526689" w:history="1">
            <w:r>
              <w:rPr>
                <w:rStyle w:val="af4"/>
              </w:rPr>
              <w:t>3.1.4</w:t>
            </w:r>
            <w:r>
              <w:rPr>
                <w:rStyle w:val="af4"/>
              </w:rPr>
              <w:t>模型输出</w:t>
            </w:r>
            <w:r>
              <w:tab/>
            </w:r>
            <w:r>
              <w:fldChar w:fldCharType="begin"/>
            </w:r>
            <w:r>
              <w:instrText xml:space="preserve"> PAGEREF _Toc9526689 \h </w:instrText>
            </w:r>
            <w:r>
              <w:fldChar w:fldCharType="separate"/>
            </w:r>
            <w:r>
              <w:t>26</w:t>
            </w:r>
            <w:r>
              <w:fldChar w:fldCharType="end"/>
            </w:r>
          </w:hyperlink>
        </w:p>
        <w:p w14:paraId="003769F9" w14:textId="77777777" w:rsidR="00E07C41" w:rsidRDefault="00514A19">
          <w:pPr>
            <w:pStyle w:val="20"/>
            <w:tabs>
              <w:tab w:val="right" w:leader="dot" w:pos="8493"/>
            </w:tabs>
            <w:ind w:left="480"/>
            <w:rPr>
              <w:rFonts w:ascii="Times New Roman" w:hAnsi="Times New Roman" w:cs="Times New Roman"/>
              <w:sz w:val="21"/>
              <w:szCs w:val="22"/>
            </w:rPr>
          </w:pPr>
          <w:hyperlink w:anchor="_Toc9526690" w:history="1">
            <w:r>
              <w:rPr>
                <w:rStyle w:val="af4"/>
                <w:rFonts w:ascii="Times New Roman" w:hAnsi="Times New Roman" w:cs="Times New Roman"/>
              </w:rPr>
              <w:t>3.2</w:t>
            </w:r>
            <w:r>
              <w:rPr>
                <w:rStyle w:val="af4"/>
                <w:rFonts w:ascii="Times New Roman" w:hAnsi="Times New Roman" w:cs="Times New Roman"/>
              </w:rPr>
              <w:t>学习过程</w:t>
            </w:r>
            <w:r>
              <w:rPr>
                <w:rFonts w:ascii="Times New Roman" w:hAnsi="Times New Roman" w:cs="Times New Roman"/>
              </w:rPr>
              <w:tab/>
            </w:r>
            <w:r>
              <w:rPr>
                <w:rFonts w:cstheme="minorHAnsi"/>
              </w:rPr>
              <w:fldChar w:fldCharType="begin"/>
            </w:r>
            <w:r>
              <w:rPr>
                <w:rFonts w:cstheme="minorHAnsi"/>
              </w:rPr>
              <w:instrText xml:space="preserve"> PAGEREF _Toc9526690 \h </w:instrText>
            </w:r>
            <w:r>
              <w:rPr>
                <w:rFonts w:cstheme="minorHAnsi"/>
              </w:rPr>
            </w:r>
            <w:r>
              <w:rPr>
                <w:rFonts w:cstheme="minorHAnsi"/>
              </w:rPr>
              <w:fldChar w:fldCharType="separate"/>
            </w:r>
            <w:r>
              <w:rPr>
                <w:rFonts w:cstheme="minorHAnsi"/>
              </w:rPr>
              <w:t>26</w:t>
            </w:r>
            <w:r>
              <w:rPr>
                <w:rFonts w:cstheme="minorHAnsi"/>
              </w:rPr>
              <w:fldChar w:fldCharType="end"/>
            </w:r>
          </w:hyperlink>
        </w:p>
        <w:p w14:paraId="68E924BC" w14:textId="77777777" w:rsidR="00E07C41" w:rsidRDefault="00514A19">
          <w:pPr>
            <w:pStyle w:val="30"/>
            <w:tabs>
              <w:tab w:val="right" w:leader="dot" w:pos="8493"/>
            </w:tabs>
            <w:ind w:left="960"/>
            <w:rPr>
              <w:sz w:val="21"/>
              <w:szCs w:val="22"/>
            </w:rPr>
          </w:pPr>
          <w:hyperlink w:anchor="_Toc9526691" w:history="1">
            <w:r>
              <w:rPr>
                <w:rStyle w:val="af4"/>
              </w:rPr>
              <w:t>3.2.1</w:t>
            </w:r>
            <w:r>
              <w:rPr>
                <w:rStyle w:val="af4"/>
              </w:rPr>
              <w:t>目标函数</w:t>
            </w:r>
            <w:r>
              <w:tab/>
            </w:r>
            <w:r>
              <w:fldChar w:fldCharType="begin"/>
            </w:r>
            <w:r>
              <w:instrText xml:space="preserve"> PAGEREF _Toc9526691 \h </w:instrText>
            </w:r>
            <w:r>
              <w:fldChar w:fldCharType="separate"/>
            </w:r>
            <w:r>
              <w:t>26</w:t>
            </w:r>
            <w:r>
              <w:fldChar w:fldCharType="end"/>
            </w:r>
          </w:hyperlink>
        </w:p>
        <w:p w14:paraId="533331BD" w14:textId="77777777" w:rsidR="00E07C41" w:rsidRDefault="00514A19">
          <w:pPr>
            <w:pStyle w:val="30"/>
            <w:tabs>
              <w:tab w:val="right" w:leader="dot" w:pos="8493"/>
            </w:tabs>
            <w:ind w:left="960"/>
            <w:rPr>
              <w:sz w:val="21"/>
              <w:szCs w:val="22"/>
            </w:rPr>
          </w:pPr>
          <w:hyperlink w:anchor="_Toc9526692" w:history="1">
            <w:r>
              <w:rPr>
                <w:rStyle w:val="af4"/>
              </w:rPr>
              <w:t>3.2.2</w:t>
            </w:r>
            <w:r>
              <w:rPr>
                <w:rStyle w:val="af4"/>
              </w:rPr>
              <w:t>模型训练</w:t>
            </w:r>
            <w:r>
              <w:tab/>
            </w:r>
            <w:r>
              <w:fldChar w:fldCharType="begin"/>
            </w:r>
            <w:r>
              <w:instrText xml:space="preserve"> PAGEREF _Toc9526692 \h </w:instrText>
            </w:r>
            <w:r>
              <w:fldChar w:fldCharType="separate"/>
            </w:r>
            <w:r>
              <w:t>27</w:t>
            </w:r>
            <w:r>
              <w:fldChar w:fldCharType="end"/>
            </w:r>
          </w:hyperlink>
        </w:p>
        <w:p w14:paraId="6E080808" w14:textId="77777777" w:rsidR="00E07C41" w:rsidRDefault="00514A19">
          <w:pPr>
            <w:pStyle w:val="30"/>
            <w:tabs>
              <w:tab w:val="right" w:leader="dot" w:pos="8493"/>
            </w:tabs>
            <w:ind w:left="960"/>
            <w:rPr>
              <w:sz w:val="21"/>
              <w:szCs w:val="22"/>
            </w:rPr>
          </w:pPr>
          <w:hyperlink w:anchor="_Toc9526693" w:history="1">
            <w:r>
              <w:rPr>
                <w:rStyle w:val="af4"/>
              </w:rPr>
              <w:t>3.2.3</w:t>
            </w:r>
            <w:r>
              <w:rPr>
                <w:rStyle w:val="af4"/>
              </w:rPr>
              <w:t>模型优化</w:t>
            </w:r>
            <w:r>
              <w:tab/>
            </w:r>
            <w:r>
              <w:fldChar w:fldCharType="begin"/>
            </w:r>
            <w:r>
              <w:instrText xml:space="preserve"> PAGEREF _Toc9526693 \h </w:instrText>
            </w:r>
            <w:r>
              <w:fldChar w:fldCharType="separate"/>
            </w:r>
            <w:r>
              <w:t>27</w:t>
            </w:r>
            <w:r>
              <w:fldChar w:fldCharType="end"/>
            </w:r>
          </w:hyperlink>
        </w:p>
        <w:p w14:paraId="45291C15" w14:textId="77777777" w:rsidR="00E07C41" w:rsidRDefault="00514A19">
          <w:pPr>
            <w:pStyle w:val="20"/>
            <w:tabs>
              <w:tab w:val="right" w:leader="dot" w:pos="8493"/>
            </w:tabs>
            <w:ind w:left="480"/>
            <w:rPr>
              <w:sz w:val="21"/>
              <w:szCs w:val="22"/>
            </w:rPr>
          </w:pPr>
          <w:hyperlink w:anchor="_Toc9526694" w:history="1">
            <w:r>
              <w:rPr>
                <w:rStyle w:val="af4"/>
                <w:rFonts w:ascii="Times New Roman" w:hAnsi="Times New Roman" w:cs="Times New Roman"/>
              </w:rPr>
              <w:t>3.3</w:t>
            </w:r>
            <w:r>
              <w:rPr>
                <w:rStyle w:val="af4"/>
                <w:rFonts w:ascii="Times New Roman" w:hAnsi="Times New Roman" w:cs="Times New Roman"/>
              </w:rPr>
              <w:t>实验</w:t>
            </w:r>
            <w:r>
              <w:tab/>
            </w:r>
            <w:r>
              <w:fldChar w:fldCharType="begin"/>
            </w:r>
            <w:r>
              <w:instrText xml:space="preserve"> PAGEREF _Toc9526694 \h </w:instrText>
            </w:r>
            <w:r>
              <w:fldChar w:fldCharType="separate"/>
            </w:r>
            <w:r>
              <w:t>28</w:t>
            </w:r>
            <w:r>
              <w:fldChar w:fldCharType="end"/>
            </w:r>
          </w:hyperlink>
        </w:p>
        <w:p w14:paraId="55273129" w14:textId="77777777" w:rsidR="00E07C41" w:rsidRDefault="00514A19">
          <w:pPr>
            <w:pStyle w:val="30"/>
            <w:tabs>
              <w:tab w:val="right" w:leader="dot" w:pos="8493"/>
            </w:tabs>
            <w:ind w:left="960"/>
            <w:rPr>
              <w:sz w:val="21"/>
              <w:szCs w:val="22"/>
            </w:rPr>
          </w:pPr>
          <w:hyperlink w:anchor="_Toc9526695" w:history="1">
            <w:r>
              <w:rPr>
                <w:rStyle w:val="af4"/>
              </w:rPr>
              <w:t>3.3.1</w:t>
            </w:r>
            <w:r>
              <w:rPr>
                <w:rStyle w:val="af4"/>
              </w:rPr>
              <w:t>实验环境和实验数据</w:t>
            </w:r>
            <w:r>
              <w:tab/>
            </w:r>
            <w:r>
              <w:fldChar w:fldCharType="begin"/>
            </w:r>
            <w:r>
              <w:instrText xml:space="preserve"> PAGEREF _Toc9526695 \h </w:instrText>
            </w:r>
            <w:r>
              <w:fldChar w:fldCharType="separate"/>
            </w:r>
            <w:r>
              <w:t>28</w:t>
            </w:r>
            <w:r>
              <w:fldChar w:fldCharType="end"/>
            </w:r>
          </w:hyperlink>
        </w:p>
        <w:p w14:paraId="5B95E26F" w14:textId="77777777" w:rsidR="00E07C41" w:rsidRDefault="00514A19">
          <w:pPr>
            <w:pStyle w:val="30"/>
            <w:tabs>
              <w:tab w:val="right" w:leader="dot" w:pos="8493"/>
            </w:tabs>
            <w:ind w:left="960"/>
            <w:rPr>
              <w:sz w:val="21"/>
              <w:szCs w:val="22"/>
            </w:rPr>
          </w:pPr>
          <w:hyperlink w:anchor="_Toc9526696" w:history="1">
            <w:r>
              <w:rPr>
                <w:rStyle w:val="af4"/>
              </w:rPr>
              <w:t>3.3.2</w:t>
            </w:r>
            <w:r>
              <w:rPr>
                <w:rStyle w:val="af4"/>
              </w:rPr>
              <w:t>评价标准</w:t>
            </w:r>
            <w:r>
              <w:tab/>
            </w:r>
            <w:r>
              <w:fldChar w:fldCharType="begin"/>
            </w:r>
            <w:r>
              <w:instrText xml:space="preserve"> PAGEREF _Toc9526696 \h </w:instrText>
            </w:r>
            <w:r>
              <w:fldChar w:fldCharType="separate"/>
            </w:r>
            <w:r>
              <w:t>28</w:t>
            </w:r>
            <w:r>
              <w:fldChar w:fldCharType="end"/>
            </w:r>
          </w:hyperlink>
        </w:p>
        <w:p w14:paraId="201CB5C9" w14:textId="77777777" w:rsidR="00E07C41" w:rsidRDefault="00514A19">
          <w:pPr>
            <w:pStyle w:val="30"/>
            <w:tabs>
              <w:tab w:val="right" w:leader="dot" w:pos="8493"/>
            </w:tabs>
            <w:ind w:left="960"/>
            <w:rPr>
              <w:sz w:val="21"/>
              <w:szCs w:val="22"/>
            </w:rPr>
          </w:pPr>
          <w:hyperlink w:anchor="_Toc9526697" w:history="1">
            <w:r>
              <w:rPr>
                <w:rStyle w:val="af4"/>
              </w:rPr>
              <w:t>3.3.3</w:t>
            </w:r>
            <w:r>
              <w:rPr>
                <w:rStyle w:val="af4"/>
              </w:rPr>
              <w:t>实验内容</w:t>
            </w:r>
            <w:r>
              <w:tab/>
            </w:r>
            <w:r>
              <w:fldChar w:fldCharType="begin"/>
            </w:r>
            <w:r>
              <w:instrText xml:space="preserve"> PAGEREF _Toc9526697 \h </w:instrText>
            </w:r>
            <w:r>
              <w:fldChar w:fldCharType="separate"/>
            </w:r>
            <w:r>
              <w:t>29</w:t>
            </w:r>
            <w:r>
              <w:fldChar w:fldCharType="end"/>
            </w:r>
          </w:hyperlink>
        </w:p>
        <w:p w14:paraId="0876A45C" w14:textId="77777777" w:rsidR="00E07C41" w:rsidRDefault="00514A19">
          <w:pPr>
            <w:pStyle w:val="30"/>
            <w:tabs>
              <w:tab w:val="right" w:leader="dot" w:pos="8493"/>
            </w:tabs>
            <w:ind w:left="960"/>
            <w:rPr>
              <w:sz w:val="21"/>
              <w:szCs w:val="22"/>
            </w:rPr>
          </w:pPr>
          <w:hyperlink w:anchor="_Toc9526698" w:history="1">
            <w:r>
              <w:rPr>
                <w:rStyle w:val="af4"/>
              </w:rPr>
              <w:t>3.3.4</w:t>
            </w:r>
            <w:r>
              <w:rPr>
                <w:rStyle w:val="af4"/>
              </w:rPr>
              <w:t>对比实验</w:t>
            </w:r>
            <w:r>
              <w:tab/>
            </w:r>
            <w:r>
              <w:fldChar w:fldCharType="begin"/>
            </w:r>
            <w:r>
              <w:instrText xml:space="preserve"> PAGEREF _Toc9526698 \h </w:instrText>
            </w:r>
            <w:r>
              <w:fldChar w:fldCharType="separate"/>
            </w:r>
            <w:r>
              <w:t>30</w:t>
            </w:r>
            <w:r>
              <w:fldChar w:fldCharType="end"/>
            </w:r>
          </w:hyperlink>
        </w:p>
        <w:p w14:paraId="4A8C03B6" w14:textId="77777777" w:rsidR="00E07C41" w:rsidRDefault="00514A19">
          <w:pPr>
            <w:pStyle w:val="30"/>
            <w:tabs>
              <w:tab w:val="right" w:leader="dot" w:pos="8493"/>
            </w:tabs>
            <w:ind w:left="960"/>
            <w:rPr>
              <w:sz w:val="21"/>
              <w:szCs w:val="22"/>
            </w:rPr>
          </w:pPr>
          <w:hyperlink w:anchor="_Toc9526699" w:history="1">
            <w:r>
              <w:rPr>
                <w:rStyle w:val="af4"/>
              </w:rPr>
              <w:t>3.3.5</w:t>
            </w:r>
            <w:r>
              <w:rPr>
                <w:rStyle w:val="af4"/>
              </w:rPr>
              <w:t>参数分析</w:t>
            </w:r>
            <w:r>
              <w:tab/>
            </w:r>
            <w:r>
              <w:fldChar w:fldCharType="begin"/>
            </w:r>
            <w:r>
              <w:instrText xml:space="preserve"> PAGEREF _Toc9526699 \h </w:instrText>
            </w:r>
            <w:r>
              <w:fldChar w:fldCharType="separate"/>
            </w:r>
            <w:r>
              <w:t>31</w:t>
            </w:r>
            <w:r>
              <w:fldChar w:fldCharType="end"/>
            </w:r>
          </w:hyperlink>
        </w:p>
        <w:p w14:paraId="78772FFC" w14:textId="77777777" w:rsidR="00E07C41" w:rsidRDefault="00514A19">
          <w:pPr>
            <w:pStyle w:val="20"/>
            <w:tabs>
              <w:tab w:val="right" w:leader="dot" w:pos="8493"/>
            </w:tabs>
            <w:ind w:left="480"/>
            <w:rPr>
              <w:sz w:val="21"/>
              <w:szCs w:val="22"/>
            </w:rPr>
          </w:pPr>
          <w:hyperlink w:anchor="_Toc9526700" w:history="1">
            <w:r>
              <w:rPr>
                <w:rStyle w:val="af4"/>
                <w:rFonts w:ascii="Times New Roman" w:hAnsi="Times New Roman" w:cs="Times New Roman"/>
              </w:rPr>
              <w:t>3.4</w:t>
            </w:r>
            <w:r>
              <w:rPr>
                <w:rStyle w:val="af4"/>
                <w:rFonts w:ascii="Times New Roman" w:hAnsi="Times New Roman" w:cs="Times New Roman"/>
              </w:rPr>
              <w:t>本章小结</w:t>
            </w:r>
            <w:r>
              <w:tab/>
            </w:r>
            <w:r>
              <w:fldChar w:fldCharType="begin"/>
            </w:r>
            <w:r>
              <w:instrText xml:space="preserve"> PAGEREF _Toc9526700 \h </w:instrText>
            </w:r>
            <w:r>
              <w:fldChar w:fldCharType="separate"/>
            </w:r>
            <w:r>
              <w:t>33</w:t>
            </w:r>
            <w:r>
              <w:fldChar w:fldCharType="end"/>
            </w:r>
          </w:hyperlink>
        </w:p>
        <w:p w14:paraId="0F78D2B5" w14:textId="77777777" w:rsidR="00E07C41" w:rsidRDefault="00514A19">
          <w:pPr>
            <w:pStyle w:val="10"/>
            <w:tabs>
              <w:tab w:val="right" w:leader="dot" w:pos="8493"/>
            </w:tabs>
            <w:rPr>
              <w:rFonts w:asciiTheme="minorHAnsi" w:eastAsiaTheme="minorEastAsia" w:hAnsiTheme="minorHAnsi" w:cstheme="minorBidi"/>
              <w:sz w:val="21"/>
              <w:szCs w:val="22"/>
            </w:rPr>
          </w:pPr>
          <w:hyperlink w:anchor="_Toc9526701" w:history="1">
            <w:r>
              <w:rPr>
                <w:rStyle w:val="af4"/>
              </w:rPr>
              <w:t>第</w:t>
            </w:r>
            <w:r>
              <w:rPr>
                <w:rStyle w:val="af4"/>
                <w:rFonts w:eastAsia="黑体"/>
              </w:rPr>
              <w:t>4</w:t>
            </w:r>
            <w:r>
              <w:rPr>
                <w:rStyle w:val="af4"/>
              </w:rPr>
              <w:t>章</w:t>
            </w:r>
            <w:r>
              <w:rPr>
                <w:rStyle w:val="af4"/>
              </w:rPr>
              <w:t xml:space="preserve"> </w:t>
            </w:r>
            <w:r>
              <w:rPr>
                <w:rStyle w:val="af4"/>
              </w:rPr>
              <w:t>融合注意力机制的多交互神经矩阵分解模型</w:t>
            </w:r>
            <w:r>
              <w:tab/>
            </w:r>
            <w:r>
              <w:rPr>
                <w:rFonts w:asciiTheme="minorHAnsi" w:hAnsiTheme="minorHAnsi" w:cstheme="minorHAnsi"/>
              </w:rPr>
              <w:fldChar w:fldCharType="begin"/>
            </w:r>
            <w:r>
              <w:rPr>
                <w:rFonts w:asciiTheme="minorHAnsi" w:hAnsiTheme="minorHAnsi" w:cstheme="minorHAnsi"/>
              </w:rPr>
              <w:instrText xml:space="preserve"> PAGEREF _Toc9526701 \h </w:instrText>
            </w:r>
            <w:r>
              <w:rPr>
                <w:rFonts w:asciiTheme="minorHAnsi" w:hAnsiTheme="minorHAnsi" w:cstheme="minorHAnsi"/>
              </w:rPr>
            </w:r>
            <w:r>
              <w:rPr>
                <w:rFonts w:asciiTheme="minorHAnsi" w:hAnsiTheme="minorHAnsi" w:cstheme="minorHAnsi"/>
              </w:rPr>
              <w:fldChar w:fldCharType="separate"/>
            </w:r>
            <w:r>
              <w:rPr>
                <w:rFonts w:asciiTheme="minorHAnsi" w:hAnsiTheme="minorHAnsi" w:cstheme="minorHAnsi"/>
              </w:rPr>
              <w:t>35</w:t>
            </w:r>
            <w:r>
              <w:rPr>
                <w:rFonts w:asciiTheme="minorHAnsi" w:hAnsiTheme="minorHAnsi" w:cstheme="minorHAnsi"/>
              </w:rPr>
              <w:fldChar w:fldCharType="end"/>
            </w:r>
          </w:hyperlink>
        </w:p>
        <w:p w14:paraId="29381C7B" w14:textId="77777777" w:rsidR="00E07C41" w:rsidRDefault="00514A19">
          <w:pPr>
            <w:pStyle w:val="20"/>
            <w:tabs>
              <w:tab w:val="right" w:leader="dot" w:pos="8493"/>
            </w:tabs>
            <w:ind w:left="480"/>
            <w:rPr>
              <w:rFonts w:ascii="Times New Roman" w:hAnsi="Times New Roman" w:cs="Times New Roman"/>
              <w:sz w:val="21"/>
              <w:szCs w:val="22"/>
            </w:rPr>
          </w:pPr>
          <w:hyperlink w:anchor="_Toc9526702" w:history="1">
            <w:r>
              <w:rPr>
                <w:rStyle w:val="af4"/>
                <w:rFonts w:ascii="Times New Roman" w:hAnsi="Times New Roman" w:cs="Times New Roman"/>
              </w:rPr>
              <w:t>4.1</w:t>
            </w:r>
            <w:r>
              <w:rPr>
                <w:rStyle w:val="af4"/>
                <w:rFonts w:ascii="Times New Roman" w:hAnsi="Times New Roman" w:cs="Times New Roman"/>
              </w:rPr>
              <w:t>模型介绍</w:t>
            </w:r>
            <w:r>
              <w:rPr>
                <w:rFonts w:ascii="Times New Roman" w:hAnsi="Times New Roman" w:cs="Times New Roman"/>
              </w:rPr>
              <w:tab/>
            </w:r>
            <w:r>
              <w:rPr>
                <w:rFonts w:cstheme="minorHAnsi"/>
              </w:rPr>
              <w:fldChar w:fldCharType="begin"/>
            </w:r>
            <w:r>
              <w:rPr>
                <w:rFonts w:cstheme="minorHAnsi"/>
              </w:rPr>
              <w:instrText xml:space="preserve"> PAGEREF _Toc9526702 \h </w:instrText>
            </w:r>
            <w:r>
              <w:rPr>
                <w:rFonts w:cstheme="minorHAnsi"/>
              </w:rPr>
            </w:r>
            <w:r>
              <w:rPr>
                <w:rFonts w:cstheme="minorHAnsi"/>
              </w:rPr>
              <w:fldChar w:fldCharType="separate"/>
            </w:r>
            <w:r>
              <w:rPr>
                <w:rFonts w:cstheme="minorHAnsi"/>
              </w:rPr>
              <w:t>35</w:t>
            </w:r>
            <w:r>
              <w:rPr>
                <w:rFonts w:cstheme="minorHAnsi"/>
              </w:rPr>
              <w:fldChar w:fldCharType="end"/>
            </w:r>
          </w:hyperlink>
        </w:p>
        <w:p w14:paraId="68A97366" w14:textId="77777777" w:rsidR="00E07C41" w:rsidRDefault="00514A19">
          <w:pPr>
            <w:pStyle w:val="30"/>
            <w:tabs>
              <w:tab w:val="right" w:leader="dot" w:pos="8493"/>
            </w:tabs>
            <w:ind w:left="960"/>
            <w:rPr>
              <w:sz w:val="21"/>
              <w:szCs w:val="22"/>
            </w:rPr>
          </w:pPr>
          <w:hyperlink w:anchor="_Toc9526703" w:history="1">
            <w:r>
              <w:rPr>
                <w:rStyle w:val="af4"/>
              </w:rPr>
              <w:t>4.1.1</w:t>
            </w:r>
            <w:r>
              <w:rPr>
                <w:rStyle w:val="af4"/>
              </w:rPr>
              <w:t>模型输入</w:t>
            </w:r>
            <w:r>
              <w:tab/>
            </w:r>
            <w:r>
              <w:fldChar w:fldCharType="begin"/>
            </w:r>
            <w:r>
              <w:instrText xml:space="preserve"> PAGEREF _Toc9526703 \h </w:instrText>
            </w:r>
            <w:r>
              <w:fldChar w:fldCharType="separate"/>
            </w:r>
            <w:r>
              <w:t>36</w:t>
            </w:r>
            <w:r>
              <w:fldChar w:fldCharType="end"/>
            </w:r>
          </w:hyperlink>
        </w:p>
        <w:p w14:paraId="47BCEC4B" w14:textId="77777777" w:rsidR="00E07C41" w:rsidRDefault="00514A19">
          <w:pPr>
            <w:pStyle w:val="30"/>
            <w:tabs>
              <w:tab w:val="right" w:leader="dot" w:pos="8493"/>
            </w:tabs>
            <w:ind w:left="960"/>
            <w:rPr>
              <w:sz w:val="21"/>
              <w:szCs w:val="22"/>
            </w:rPr>
          </w:pPr>
          <w:hyperlink w:anchor="_Toc9526704" w:history="1">
            <w:r>
              <w:rPr>
                <w:rStyle w:val="af4"/>
              </w:rPr>
              <w:t>4.1.2</w:t>
            </w:r>
            <w:r>
              <w:rPr>
                <w:rStyle w:val="af4"/>
              </w:rPr>
              <w:t>浅层</w:t>
            </w:r>
            <w:r>
              <w:rPr>
                <w:rStyle w:val="af4"/>
              </w:rPr>
              <w:t>/</w:t>
            </w:r>
            <w:r>
              <w:rPr>
                <w:rStyle w:val="af4"/>
              </w:rPr>
              <w:t>深层推荐结构</w:t>
            </w:r>
            <w:r>
              <w:tab/>
            </w:r>
            <w:r>
              <w:fldChar w:fldCharType="begin"/>
            </w:r>
            <w:r>
              <w:instrText xml:space="preserve"> PAGEREF _Toc9526704 \h </w:instrText>
            </w:r>
            <w:r>
              <w:fldChar w:fldCharType="separate"/>
            </w:r>
            <w:r>
              <w:t>37</w:t>
            </w:r>
            <w:r>
              <w:fldChar w:fldCharType="end"/>
            </w:r>
          </w:hyperlink>
        </w:p>
        <w:p w14:paraId="35C1C3BA" w14:textId="77777777" w:rsidR="00E07C41" w:rsidRDefault="00514A19">
          <w:pPr>
            <w:pStyle w:val="30"/>
            <w:tabs>
              <w:tab w:val="right" w:leader="dot" w:pos="8493"/>
            </w:tabs>
            <w:ind w:left="960"/>
            <w:rPr>
              <w:sz w:val="21"/>
              <w:szCs w:val="22"/>
            </w:rPr>
          </w:pPr>
          <w:hyperlink w:anchor="_Toc9526705" w:history="1">
            <w:r>
              <w:rPr>
                <w:rStyle w:val="af4"/>
              </w:rPr>
              <w:t>4.1.3</w:t>
            </w:r>
            <w:r>
              <w:rPr>
                <w:rStyle w:val="af4"/>
              </w:rPr>
              <w:t>注意力网络</w:t>
            </w:r>
            <w:r>
              <w:tab/>
            </w:r>
            <w:r>
              <w:fldChar w:fldCharType="begin"/>
            </w:r>
            <w:r>
              <w:instrText xml:space="preserve"> PAGEREF _Toc9526705 \h </w:instrText>
            </w:r>
            <w:r>
              <w:fldChar w:fldCharType="separate"/>
            </w:r>
            <w:r>
              <w:t>38</w:t>
            </w:r>
            <w:r>
              <w:fldChar w:fldCharType="end"/>
            </w:r>
          </w:hyperlink>
        </w:p>
        <w:p w14:paraId="657E7F2D" w14:textId="77777777" w:rsidR="00E07C41" w:rsidRDefault="00514A19">
          <w:pPr>
            <w:pStyle w:val="30"/>
            <w:tabs>
              <w:tab w:val="right" w:leader="dot" w:pos="8493"/>
            </w:tabs>
            <w:ind w:left="960"/>
            <w:rPr>
              <w:sz w:val="21"/>
              <w:szCs w:val="22"/>
            </w:rPr>
          </w:pPr>
          <w:hyperlink w:anchor="_Toc9526706" w:history="1">
            <w:r>
              <w:rPr>
                <w:rStyle w:val="af4"/>
              </w:rPr>
              <w:t>4.1.4</w:t>
            </w:r>
            <w:r>
              <w:rPr>
                <w:rStyle w:val="af4"/>
              </w:rPr>
              <w:t>模型输出</w:t>
            </w:r>
            <w:r>
              <w:tab/>
            </w:r>
            <w:r>
              <w:fldChar w:fldCharType="begin"/>
            </w:r>
            <w:r>
              <w:instrText xml:space="preserve"> PAGEREF _Toc9526706 \h </w:instrText>
            </w:r>
            <w:r>
              <w:fldChar w:fldCharType="separate"/>
            </w:r>
            <w:r>
              <w:t>38</w:t>
            </w:r>
            <w:r>
              <w:fldChar w:fldCharType="end"/>
            </w:r>
          </w:hyperlink>
        </w:p>
        <w:p w14:paraId="40E1BB90" w14:textId="77777777" w:rsidR="00E07C41" w:rsidRDefault="00514A19">
          <w:pPr>
            <w:pStyle w:val="20"/>
            <w:tabs>
              <w:tab w:val="right" w:leader="dot" w:pos="8493"/>
            </w:tabs>
            <w:ind w:left="480"/>
            <w:rPr>
              <w:rFonts w:ascii="Times New Roman" w:hAnsi="Times New Roman" w:cs="Times New Roman"/>
              <w:sz w:val="21"/>
              <w:szCs w:val="22"/>
            </w:rPr>
          </w:pPr>
          <w:hyperlink w:anchor="_Toc9526707" w:history="1">
            <w:r>
              <w:rPr>
                <w:rStyle w:val="af4"/>
                <w:rFonts w:ascii="Times New Roman" w:hAnsi="Times New Roman" w:cs="Times New Roman"/>
              </w:rPr>
              <w:t>4.2</w:t>
            </w:r>
            <w:r>
              <w:rPr>
                <w:rStyle w:val="af4"/>
                <w:rFonts w:ascii="Times New Roman" w:hAnsi="Times New Roman" w:cs="Times New Roman"/>
              </w:rPr>
              <w:t>学习过程</w:t>
            </w:r>
            <w:r>
              <w:rPr>
                <w:rFonts w:ascii="Times New Roman" w:hAnsi="Times New Roman" w:cs="Times New Roman"/>
              </w:rPr>
              <w:tab/>
            </w:r>
            <w:r>
              <w:rPr>
                <w:rFonts w:cstheme="minorHAnsi"/>
              </w:rPr>
              <w:fldChar w:fldCharType="begin"/>
            </w:r>
            <w:r>
              <w:rPr>
                <w:rFonts w:cstheme="minorHAnsi"/>
              </w:rPr>
              <w:instrText xml:space="preserve"> PAGEREF _Toc9526707 \h </w:instrText>
            </w:r>
            <w:r>
              <w:rPr>
                <w:rFonts w:cstheme="minorHAnsi"/>
              </w:rPr>
            </w:r>
            <w:r>
              <w:rPr>
                <w:rFonts w:cstheme="minorHAnsi"/>
              </w:rPr>
              <w:fldChar w:fldCharType="separate"/>
            </w:r>
            <w:r>
              <w:rPr>
                <w:rFonts w:cstheme="minorHAnsi"/>
              </w:rPr>
              <w:t>39</w:t>
            </w:r>
            <w:r>
              <w:rPr>
                <w:rFonts w:cstheme="minorHAnsi"/>
              </w:rPr>
              <w:fldChar w:fldCharType="end"/>
            </w:r>
          </w:hyperlink>
        </w:p>
        <w:p w14:paraId="2EE55177" w14:textId="77777777" w:rsidR="00E07C41" w:rsidRDefault="00514A19">
          <w:pPr>
            <w:pStyle w:val="30"/>
            <w:tabs>
              <w:tab w:val="right" w:leader="dot" w:pos="8493"/>
            </w:tabs>
            <w:ind w:left="960"/>
            <w:rPr>
              <w:sz w:val="21"/>
              <w:szCs w:val="22"/>
            </w:rPr>
          </w:pPr>
          <w:hyperlink w:anchor="_Toc9526708" w:history="1">
            <w:r>
              <w:rPr>
                <w:rStyle w:val="af4"/>
              </w:rPr>
              <w:t>4.2.1</w:t>
            </w:r>
            <w:r>
              <w:rPr>
                <w:rStyle w:val="af4"/>
              </w:rPr>
              <w:t>目标函数</w:t>
            </w:r>
            <w:r>
              <w:tab/>
            </w:r>
            <w:r>
              <w:fldChar w:fldCharType="begin"/>
            </w:r>
            <w:r>
              <w:instrText xml:space="preserve"> PAGEREF _Toc9526708 \h </w:instrText>
            </w:r>
            <w:r>
              <w:fldChar w:fldCharType="separate"/>
            </w:r>
            <w:r>
              <w:t>39</w:t>
            </w:r>
            <w:r>
              <w:fldChar w:fldCharType="end"/>
            </w:r>
          </w:hyperlink>
        </w:p>
        <w:p w14:paraId="2E730704" w14:textId="77777777" w:rsidR="00E07C41" w:rsidRDefault="00514A19">
          <w:pPr>
            <w:pStyle w:val="30"/>
            <w:tabs>
              <w:tab w:val="right" w:leader="dot" w:pos="8493"/>
            </w:tabs>
            <w:ind w:left="960"/>
            <w:rPr>
              <w:sz w:val="21"/>
              <w:szCs w:val="22"/>
            </w:rPr>
          </w:pPr>
          <w:hyperlink w:anchor="_Toc9526709" w:history="1">
            <w:r>
              <w:rPr>
                <w:rStyle w:val="af4"/>
              </w:rPr>
              <w:t>4.2.2</w:t>
            </w:r>
            <w:r>
              <w:rPr>
                <w:rStyle w:val="af4"/>
              </w:rPr>
              <w:t>模型训练</w:t>
            </w:r>
            <w:r>
              <w:tab/>
            </w:r>
            <w:r>
              <w:fldChar w:fldCharType="begin"/>
            </w:r>
            <w:r>
              <w:instrText xml:space="preserve"> PAGEREF _Toc9526709 \h </w:instrText>
            </w:r>
            <w:r>
              <w:fldChar w:fldCharType="separate"/>
            </w:r>
            <w:r>
              <w:t>39</w:t>
            </w:r>
            <w:r>
              <w:fldChar w:fldCharType="end"/>
            </w:r>
          </w:hyperlink>
        </w:p>
        <w:p w14:paraId="0DE0F48E" w14:textId="77777777" w:rsidR="00E07C41" w:rsidRDefault="00514A19">
          <w:pPr>
            <w:pStyle w:val="30"/>
            <w:tabs>
              <w:tab w:val="right" w:leader="dot" w:pos="8493"/>
            </w:tabs>
            <w:ind w:left="960"/>
            <w:rPr>
              <w:sz w:val="21"/>
              <w:szCs w:val="22"/>
            </w:rPr>
          </w:pPr>
          <w:hyperlink w:anchor="_Toc9526710" w:history="1">
            <w:r>
              <w:rPr>
                <w:rStyle w:val="af4"/>
              </w:rPr>
              <w:t>4.2.3</w:t>
            </w:r>
            <w:r>
              <w:rPr>
                <w:rStyle w:val="af4"/>
              </w:rPr>
              <w:t>模型优化</w:t>
            </w:r>
            <w:r>
              <w:tab/>
            </w:r>
            <w:r>
              <w:fldChar w:fldCharType="begin"/>
            </w:r>
            <w:r>
              <w:instrText xml:space="preserve"> PAGEREF _Toc9526710 \h </w:instrText>
            </w:r>
            <w:r>
              <w:fldChar w:fldCharType="separate"/>
            </w:r>
            <w:r>
              <w:t>40</w:t>
            </w:r>
            <w:r>
              <w:fldChar w:fldCharType="end"/>
            </w:r>
          </w:hyperlink>
        </w:p>
        <w:p w14:paraId="0A12A5BC" w14:textId="77777777" w:rsidR="00E07C41" w:rsidRDefault="00514A19">
          <w:pPr>
            <w:pStyle w:val="20"/>
            <w:tabs>
              <w:tab w:val="right" w:leader="dot" w:pos="8493"/>
            </w:tabs>
            <w:ind w:left="480"/>
            <w:rPr>
              <w:sz w:val="21"/>
              <w:szCs w:val="22"/>
            </w:rPr>
          </w:pPr>
          <w:hyperlink w:anchor="_Toc9526711" w:history="1">
            <w:r>
              <w:rPr>
                <w:rStyle w:val="af4"/>
                <w:rFonts w:ascii="Times New Roman" w:hAnsi="Times New Roman" w:cs="Times New Roman"/>
              </w:rPr>
              <w:t>4.3</w:t>
            </w:r>
            <w:r>
              <w:rPr>
                <w:rStyle w:val="af4"/>
                <w:rFonts w:ascii="Times New Roman" w:hAnsi="Times New Roman" w:cs="Times New Roman"/>
              </w:rPr>
              <w:t>实验</w:t>
            </w:r>
            <w:r>
              <w:tab/>
            </w:r>
            <w:r>
              <w:fldChar w:fldCharType="begin"/>
            </w:r>
            <w:r>
              <w:instrText xml:space="preserve"> PAGEREF _Toc9526711 \h </w:instrText>
            </w:r>
            <w:r>
              <w:fldChar w:fldCharType="separate"/>
            </w:r>
            <w:r>
              <w:t>40</w:t>
            </w:r>
            <w:r>
              <w:fldChar w:fldCharType="end"/>
            </w:r>
          </w:hyperlink>
        </w:p>
        <w:p w14:paraId="086CCEFA" w14:textId="77777777" w:rsidR="00E07C41" w:rsidRDefault="00514A19">
          <w:pPr>
            <w:pStyle w:val="30"/>
            <w:tabs>
              <w:tab w:val="right" w:leader="dot" w:pos="8493"/>
            </w:tabs>
            <w:ind w:left="960"/>
            <w:rPr>
              <w:sz w:val="21"/>
              <w:szCs w:val="22"/>
            </w:rPr>
          </w:pPr>
          <w:hyperlink w:anchor="_Toc9526712" w:history="1">
            <w:r>
              <w:rPr>
                <w:rStyle w:val="af4"/>
              </w:rPr>
              <w:t>4.3.1</w:t>
            </w:r>
            <w:r>
              <w:rPr>
                <w:rStyle w:val="af4"/>
              </w:rPr>
              <w:t>实验环境和实验数据</w:t>
            </w:r>
            <w:r>
              <w:tab/>
            </w:r>
            <w:r>
              <w:fldChar w:fldCharType="begin"/>
            </w:r>
            <w:r>
              <w:instrText xml:space="preserve"> PAGEREF _Toc9526712 \h </w:instrText>
            </w:r>
            <w:r>
              <w:fldChar w:fldCharType="separate"/>
            </w:r>
            <w:r>
              <w:t>40</w:t>
            </w:r>
            <w:r>
              <w:fldChar w:fldCharType="end"/>
            </w:r>
          </w:hyperlink>
        </w:p>
        <w:p w14:paraId="514D10B4" w14:textId="77777777" w:rsidR="00E07C41" w:rsidRDefault="00514A19">
          <w:pPr>
            <w:pStyle w:val="30"/>
            <w:tabs>
              <w:tab w:val="right" w:leader="dot" w:pos="8493"/>
            </w:tabs>
            <w:ind w:left="960"/>
            <w:rPr>
              <w:sz w:val="21"/>
              <w:szCs w:val="22"/>
            </w:rPr>
          </w:pPr>
          <w:hyperlink w:anchor="_Toc9526713" w:history="1">
            <w:r>
              <w:rPr>
                <w:rStyle w:val="af4"/>
              </w:rPr>
              <w:t>4.3.2</w:t>
            </w:r>
            <w:r>
              <w:rPr>
                <w:rStyle w:val="af4"/>
              </w:rPr>
              <w:t>评价标准</w:t>
            </w:r>
            <w:r>
              <w:tab/>
            </w:r>
            <w:r>
              <w:fldChar w:fldCharType="begin"/>
            </w:r>
            <w:r>
              <w:instrText xml:space="preserve"> PAGEREF _Toc9526713 \h </w:instrText>
            </w:r>
            <w:r>
              <w:fldChar w:fldCharType="separate"/>
            </w:r>
            <w:r>
              <w:t>41</w:t>
            </w:r>
            <w:r>
              <w:fldChar w:fldCharType="end"/>
            </w:r>
          </w:hyperlink>
        </w:p>
        <w:p w14:paraId="1486B8F6" w14:textId="77777777" w:rsidR="00E07C41" w:rsidRDefault="00514A19">
          <w:pPr>
            <w:pStyle w:val="30"/>
            <w:tabs>
              <w:tab w:val="right" w:leader="dot" w:pos="8493"/>
            </w:tabs>
            <w:ind w:left="960"/>
            <w:rPr>
              <w:sz w:val="21"/>
              <w:szCs w:val="22"/>
            </w:rPr>
          </w:pPr>
          <w:hyperlink w:anchor="_Toc9526714" w:history="1">
            <w:r>
              <w:rPr>
                <w:rStyle w:val="af4"/>
              </w:rPr>
              <w:t>4.3.3</w:t>
            </w:r>
            <w:r>
              <w:rPr>
                <w:rStyle w:val="af4"/>
              </w:rPr>
              <w:t>实验内容</w:t>
            </w:r>
            <w:r>
              <w:tab/>
            </w:r>
            <w:r>
              <w:fldChar w:fldCharType="begin"/>
            </w:r>
            <w:r>
              <w:instrText xml:space="preserve"> PAGEREF _Toc9526714 \h </w:instrText>
            </w:r>
            <w:r>
              <w:fldChar w:fldCharType="separate"/>
            </w:r>
            <w:r>
              <w:t>42</w:t>
            </w:r>
            <w:r>
              <w:fldChar w:fldCharType="end"/>
            </w:r>
          </w:hyperlink>
        </w:p>
        <w:p w14:paraId="0F727A9B" w14:textId="77777777" w:rsidR="00E07C41" w:rsidRDefault="00514A19">
          <w:pPr>
            <w:pStyle w:val="30"/>
            <w:tabs>
              <w:tab w:val="right" w:leader="dot" w:pos="8493"/>
            </w:tabs>
            <w:ind w:left="960"/>
            <w:rPr>
              <w:sz w:val="21"/>
              <w:szCs w:val="22"/>
            </w:rPr>
          </w:pPr>
          <w:hyperlink w:anchor="_Toc9526715" w:history="1">
            <w:r>
              <w:rPr>
                <w:rStyle w:val="af4"/>
              </w:rPr>
              <w:t>4.3.4</w:t>
            </w:r>
            <w:r>
              <w:rPr>
                <w:rStyle w:val="af4"/>
              </w:rPr>
              <w:t>对比实验</w:t>
            </w:r>
            <w:r>
              <w:tab/>
            </w:r>
            <w:r>
              <w:fldChar w:fldCharType="begin"/>
            </w:r>
            <w:r>
              <w:instrText xml:space="preserve"> PAGEREF _Toc9526715 \h </w:instrText>
            </w:r>
            <w:r>
              <w:fldChar w:fldCharType="separate"/>
            </w:r>
            <w:r>
              <w:t>43</w:t>
            </w:r>
            <w:r>
              <w:fldChar w:fldCharType="end"/>
            </w:r>
          </w:hyperlink>
        </w:p>
        <w:p w14:paraId="35D6397E" w14:textId="77777777" w:rsidR="00E07C41" w:rsidRDefault="00514A19">
          <w:pPr>
            <w:pStyle w:val="30"/>
            <w:tabs>
              <w:tab w:val="right" w:leader="dot" w:pos="8493"/>
            </w:tabs>
            <w:ind w:left="960"/>
            <w:rPr>
              <w:sz w:val="21"/>
              <w:szCs w:val="22"/>
            </w:rPr>
          </w:pPr>
          <w:hyperlink w:anchor="_Toc9526716" w:history="1">
            <w:r>
              <w:rPr>
                <w:rStyle w:val="af4"/>
              </w:rPr>
              <w:t>4.3.5</w:t>
            </w:r>
            <w:r>
              <w:rPr>
                <w:rStyle w:val="af4"/>
              </w:rPr>
              <w:t>参数分析</w:t>
            </w:r>
            <w:r>
              <w:tab/>
            </w:r>
            <w:r>
              <w:fldChar w:fldCharType="begin"/>
            </w:r>
            <w:r>
              <w:instrText xml:space="preserve"> PAGEREF _Toc9526716 \h </w:instrText>
            </w:r>
            <w:r>
              <w:fldChar w:fldCharType="separate"/>
            </w:r>
            <w:r>
              <w:t>44</w:t>
            </w:r>
            <w:r>
              <w:fldChar w:fldCharType="end"/>
            </w:r>
          </w:hyperlink>
        </w:p>
        <w:p w14:paraId="76685E8D" w14:textId="77777777" w:rsidR="00E07C41" w:rsidRDefault="00514A19">
          <w:pPr>
            <w:pStyle w:val="20"/>
            <w:tabs>
              <w:tab w:val="right" w:leader="dot" w:pos="8493"/>
            </w:tabs>
            <w:ind w:left="480"/>
            <w:rPr>
              <w:rFonts w:ascii="Times New Roman" w:hAnsi="Times New Roman" w:cs="Times New Roman"/>
              <w:sz w:val="21"/>
              <w:szCs w:val="22"/>
            </w:rPr>
          </w:pPr>
          <w:hyperlink w:anchor="_Toc9526717" w:history="1">
            <w:r>
              <w:rPr>
                <w:rStyle w:val="af4"/>
                <w:rFonts w:ascii="Times New Roman" w:hAnsi="Times New Roman" w:cs="Times New Roman"/>
              </w:rPr>
              <w:t>4.4</w:t>
            </w:r>
            <w:r>
              <w:rPr>
                <w:rStyle w:val="af4"/>
                <w:rFonts w:ascii="Times New Roman" w:hAnsi="Times New Roman" w:cs="Times New Roman"/>
              </w:rPr>
              <w:t>本章小结</w:t>
            </w:r>
            <w:r>
              <w:rPr>
                <w:rFonts w:ascii="Times New Roman" w:hAnsi="Times New Roman" w:cs="Times New Roman"/>
              </w:rPr>
              <w:tab/>
            </w:r>
            <w:r>
              <w:rPr>
                <w:rFonts w:cstheme="minorHAnsi"/>
              </w:rPr>
              <w:fldChar w:fldCharType="begin"/>
            </w:r>
            <w:r>
              <w:rPr>
                <w:rFonts w:cstheme="minorHAnsi"/>
              </w:rPr>
              <w:instrText xml:space="preserve"> PAGEREF _Toc9526717 \h </w:instrText>
            </w:r>
            <w:r>
              <w:rPr>
                <w:rFonts w:cstheme="minorHAnsi"/>
              </w:rPr>
            </w:r>
            <w:r>
              <w:rPr>
                <w:rFonts w:cstheme="minorHAnsi"/>
              </w:rPr>
              <w:fldChar w:fldCharType="separate"/>
            </w:r>
            <w:r>
              <w:rPr>
                <w:rFonts w:cstheme="minorHAnsi"/>
              </w:rPr>
              <w:t>46</w:t>
            </w:r>
            <w:r>
              <w:rPr>
                <w:rFonts w:cstheme="minorHAnsi"/>
              </w:rPr>
              <w:fldChar w:fldCharType="end"/>
            </w:r>
          </w:hyperlink>
        </w:p>
        <w:p w14:paraId="1D0047E1" w14:textId="77777777" w:rsidR="00E07C41" w:rsidRDefault="00514A19">
          <w:pPr>
            <w:pStyle w:val="10"/>
            <w:tabs>
              <w:tab w:val="right" w:leader="dot" w:pos="8493"/>
            </w:tabs>
            <w:rPr>
              <w:rFonts w:asciiTheme="minorHAnsi" w:eastAsiaTheme="minorEastAsia" w:hAnsiTheme="minorHAnsi" w:cstheme="minorBidi"/>
              <w:sz w:val="21"/>
              <w:szCs w:val="22"/>
            </w:rPr>
          </w:pPr>
          <w:hyperlink w:anchor="_Toc9526718" w:history="1">
            <w:r>
              <w:rPr>
                <w:rStyle w:val="af4"/>
              </w:rPr>
              <w:t>第</w:t>
            </w:r>
            <w:r>
              <w:rPr>
                <w:rStyle w:val="af4"/>
                <w:rFonts w:eastAsia="黑体"/>
              </w:rPr>
              <w:t>5</w:t>
            </w:r>
            <w:r>
              <w:rPr>
                <w:rStyle w:val="af4"/>
              </w:rPr>
              <w:t>章</w:t>
            </w:r>
            <w:r>
              <w:rPr>
                <w:rStyle w:val="af4"/>
              </w:rPr>
              <w:t xml:space="preserve"> </w:t>
            </w:r>
            <w:r>
              <w:rPr>
                <w:rStyle w:val="af4"/>
              </w:rPr>
              <w:t>总结与展望</w:t>
            </w:r>
            <w:r>
              <w:tab/>
            </w:r>
            <w:r>
              <w:rPr>
                <w:rFonts w:asciiTheme="minorHAnsi" w:hAnsiTheme="minorHAnsi" w:cstheme="minorHAnsi"/>
              </w:rPr>
              <w:fldChar w:fldCharType="begin"/>
            </w:r>
            <w:r>
              <w:rPr>
                <w:rFonts w:asciiTheme="minorHAnsi" w:hAnsiTheme="minorHAnsi" w:cstheme="minorHAnsi"/>
              </w:rPr>
              <w:instrText xml:space="preserve"> PAGEREF _Toc9526718 \h </w:instrText>
            </w:r>
            <w:r>
              <w:rPr>
                <w:rFonts w:asciiTheme="minorHAnsi" w:hAnsiTheme="minorHAnsi" w:cstheme="minorHAnsi"/>
              </w:rPr>
            </w:r>
            <w:r>
              <w:rPr>
                <w:rFonts w:asciiTheme="minorHAnsi" w:hAnsiTheme="minorHAnsi" w:cstheme="minorHAnsi"/>
              </w:rPr>
              <w:fldChar w:fldCharType="separate"/>
            </w:r>
            <w:r>
              <w:rPr>
                <w:rFonts w:asciiTheme="minorHAnsi" w:hAnsiTheme="minorHAnsi" w:cstheme="minorHAnsi"/>
              </w:rPr>
              <w:t>47</w:t>
            </w:r>
            <w:r>
              <w:rPr>
                <w:rFonts w:asciiTheme="minorHAnsi" w:hAnsiTheme="minorHAnsi" w:cstheme="minorHAnsi"/>
              </w:rPr>
              <w:fldChar w:fldCharType="end"/>
            </w:r>
          </w:hyperlink>
        </w:p>
        <w:p w14:paraId="2ED23192" w14:textId="77777777" w:rsidR="00E07C41" w:rsidRDefault="00514A19">
          <w:pPr>
            <w:pStyle w:val="20"/>
            <w:tabs>
              <w:tab w:val="right" w:leader="dot" w:pos="8493"/>
            </w:tabs>
            <w:ind w:left="480"/>
            <w:rPr>
              <w:sz w:val="21"/>
              <w:szCs w:val="22"/>
            </w:rPr>
          </w:pPr>
          <w:hyperlink w:anchor="_Toc9526719" w:history="1">
            <w:r>
              <w:rPr>
                <w:rStyle w:val="af4"/>
                <w:rFonts w:ascii="Times New Roman" w:hAnsi="Times New Roman" w:cs="Times New Roman"/>
              </w:rPr>
              <w:t>5.1</w:t>
            </w:r>
            <w:r>
              <w:rPr>
                <w:rStyle w:val="af4"/>
                <w:rFonts w:ascii="Times New Roman" w:hAnsi="Times New Roman" w:cs="Times New Roman"/>
              </w:rPr>
              <w:t>总结</w:t>
            </w:r>
            <w:r>
              <w:tab/>
            </w:r>
            <w:r>
              <w:fldChar w:fldCharType="begin"/>
            </w:r>
            <w:r>
              <w:instrText xml:space="preserve"> PAGEREF _Toc9526719 \h </w:instrText>
            </w:r>
            <w:r>
              <w:fldChar w:fldCharType="separate"/>
            </w:r>
            <w:r>
              <w:t>47</w:t>
            </w:r>
            <w:r>
              <w:fldChar w:fldCharType="end"/>
            </w:r>
          </w:hyperlink>
        </w:p>
        <w:p w14:paraId="50C475AB" w14:textId="77777777" w:rsidR="00E07C41" w:rsidRDefault="00514A19">
          <w:pPr>
            <w:pStyle w:val="20"/>
            <w:tabs>
              <w:tab w:val="right" w:leader="dot" w:pos="8493"/>
            </w:tabs>
            <w:ind w:left="480"/>
            <w:rPr>
              <w:sz w:val="21"/>
              <w:szCs w:val="22"/>
            </w:rPr>
          </w:pPr>
          <w:hyperlink w:anchor="_Toc9526720" w:history="1">
            <w:r>
              <w:rPr>
                <w:rStyle w:val="af4"/>
                <w:rFonts w:ascii="Times New Roman" w:hAnsi="Times New Roman" w:cs="Times New Roman"/>
              </w:rPr>
              <w:t>5.2</w:t>
            </w:r>
            <w:r>
              <w:rPr>
                <w:rStyle w:val="af4"/>
                <w:rFonts w:ascii="Times New Roman" w:hAnsi="Times New Roman" w:cs="Times New Roman"/>
              </w:rPr>
              <w:t>展望</w:t>
            </w:r>
            <w:r>
              <w:tab/>
            </w:r>
            <w:r>
              <w:fldChar w:fldCharType="begin"/>
            </w:r>
            <w:r>
              <w:instrText xml:space="preserve"> PAGEREF _Toc9526720 \h </w:instrText>
            </w:r>
            <w:r>
              <w:fldChar w:fldCharType="separate"/>
            </w:r>
            <w:r>
              <w:t>48</w:t>
            </w:r>
            <w:r>
              <w:fldChar w:fldCharType="end"/>
            </w:r>
          </w:hyperlink>
        </w:p>
        <w:p w14:paraId="1BE313D7" w14:textId="77777777" w:rsidR="00E07C41" w:rsidRDefault="00514A19">
          <w:pPr>
            <w:pStyle w:val="10"/>
            <w:tabs>
              <w:tab w:val="right" w:leader="dot" w:pos="8493"/>
            </w:tabs>
            <w:rPr>
              <w:rFonts w:asciiTheme="minorHAnsi" w:eastAsiaTheme="minorEastAsia" w:hAnsiTheme="minorHAnsi" w:cstheme="minorBidi"/>
              <w:sz w:val="21"/>
              <w:szCs w:val="22"/>
            </w:rPr>
          </w:pPr>
          <w:hyperlink w:anchor="_Toc9526721" w:history="1">
            <w:r>
              <w:rPr>
                <w:rStyle w:val="af4"/>
              </w:rPr>
              <w:t>参考文献</w:t>
            </w:r>
            <w:r>
              <w:tab/>
            </w:r>
            <w:r>
              <w:rPr>
                <w:rFonts w:asciiTheme="minorHAnsi" w:hAnsiTheme="minorHAnsi" w:cstheme="minorHAnsi"/>
              </w:rPr>
              <w:fldChar w:fldCharType="begin"/>
            </w:r>
            <w:r>
              <w:rPr>
                <w:rFonts w:asciiTheme="minorHAnsi" w:hAnsiTheme="minorHAnsi" w:cstheme="minorHAnsi"/>
              </w:rPr>
              <w:instrText xml:space="preserve"> PAGEREF _Toc9526721 \h </w:instrText>
            </w:r>
            <w:r>
              <w:rPr>
                <w:rFonts w:asciiTheme="minorHAnsi" w:hAnsiTheme="minorHAnsi" w:cstheme="minorHAnsi"/>
              </w:rPr>
            </w:r>
            <w:r>
              <w:rPr>
                <w:rFonts w:asciiTheme="minorHAnsi" w:hAnsiTheme="minorHAnsi" w:cstheme="minorHAnsi"/>
              </w:rPr>
              <w:fldChar w:fldCharType="separate"/>
            </w:r>
            <w:r>
              <w:rPr>
                <w:rFonts w:asciiTheme="minorHAnsi" w:hAnsiTheme="minorHAnsi" w:cstheme="minorHAnsi"/>
              </w:rPr>
              <w:t>49</w:t>
            </w:r>
            <w:r>
              <w:rPr>
                <w:rFonts w:asciiTheme="minorHAnsi" w:hAnsiTheme="minorHAnsi" w:cstheme="minorHAnsi"/>
              </w:rPr>
              <w:fldChar w:fldCharType="end"/>
            </w:r>
          </w:hyperlink>
        </w:p>
        <w:p w14:paraId="717CD61A" w14:textId="77777777" w:rsidR="00E07C41" w:rsidRDefault="00514A19">
          <w:pPr>
            <w:pStyle w:val="10"/>
            <w:tabs>
              <w:tab w:val="right" w:leader="dot" w:pos="8493"/>
            </w:tabs>
            <w:rPr>
              <w:rFonts w:asciiTheme="minorHAnsi" w:eastAsiaTheme="minorEastAsia" w:hAnsiTheme="minorHAnsi" w:cstheme="minorBidi"/>
              <w:sz w:val="21"/>
              <w:szCs w:val="22"/>
            </w:rPr>
          </w:pPr>
          <w:hyperlink w:anchor="_Toc9526722" w:history="1">
            <w:r>
              <w:rPr>
                <w:rStyle w:val="af4"/>
              </w:rPr>
              <w:t>致谢</w:t>
            </w:r>
            <w:r>
              <w:tab/>
            </w:r>
            <w:r>
              <w:rPr>
                <w:rFonts w:asciiTheme="minorHAnsi" w:hAnsiTheme="minorHAnsi" w:cstheme="minorHAnsi"/>
              </w:rPr>
              <w:fldChar w:fldCharType="begin"/>
            </w:r>
            <w:r>
              <w:rPr>
                <w:rFonts w:asciiTheme="minorHAnsi" w:hAnsiTheme="minorHAnsi" w:cstheme="minorHAnsi"/>
              </w:rPr>
              <w:instrText xml:space="preserve"> PAGEREF _Toc9526722 \h </w:instrText>
            </w:r>
            <w:r>
              <w:rPr>
                <w:rFonts w:asciiTheme="minorHAnsi" w:hAnsiTheme="minorHAnsi" w:cstheme="minorHAnsi"/>
              </w:rPr>
            </w:r>
            <w:r>
              <w:rPr>
                <w:rFonts w:asciiTheme="minorHAnsi" w:hAnsiTheme="minorHAnsi" w:cstheme="minorHAnsi"/>
              </w:rPr>
              <w:fldChar w:fldCharType="separate"/>
            </w:r>
            <w:r>
              <w:rPr>
                <w:rFonts w:asciiTheme="minorHAnsi" w:hAnsiTheme="minorHAnsi" w:cstheme="minorHAnsi"/>
              </w:rPr>
              <w:t>53</w:t>
            </w:r>
            <w:r>
              <w:rPr>
                <w:rFonts w:asciiTheme="minorHAnsi" w:hAnsiTheme="minorHAnsi" w:cstheme="minorHAnsi"/>
              </w:rPr>
              <w:fldChar w:fldCharType="end"/>
            </w:r>
          </w:hyperlink>
        </w:p>
        <w:p w14:paraId="5D2E89B9" w14:textId="77777777" w:rsidR="00E07C41" w:rsidRDefault="00514A19">
          <w:pPr>
            <w:pStyle w:val="10"/>
            <w:tabs>
              <w:tab w:val="right" w:leader="dot" w:pos="8493"/>
            </w:tabs>
            <w:rPr>
              <w:rFonts w:asciiTheme="minorHAnsi" w:eastAsiaTheme="minorEastAsia" w:hAnsiTheme="minorHAnsi" w:cstheme="minorBidi"/>
              <w:sz w:val="21"/>
              <w:szCs w:val="22"/>
            </w:rPr>
          </w:pPr>
          <w:hyperlink w:anchor="_Toc9526723" w:history="1">
            <w:r>
              <w:rPr>
                <w:rStyle w:val="af4"/>
              </w:rPr>
              <w:t>攻读硕士学位期间公开发表的论文</w:t>
            </w:r>
            <w:r>
              <w:tab/>
            </w:r>
            <w:r>
              <w:rPr>
                <w:rFonts w:asciiTheme="minorHAnsi" w:hAnsiTheme="minorHAnsi" w:cstheme="minorHAnsi"/>
              </w:rPr>
              <w:fldChar w:fldCharType="begin"/>
            </w:r>
            <w:r>
              <w:rPr>
                <w:rFonts w:asciiTheme="minorHAnsi" w:hAnsiTheme="minorHAnsi" w:cstheme="minorHAnsi"/>
              </w:rPr>
              <w:instrText xml:space="preserve"> PAGEREF _Toc9526723 \h </w:instrText>
            </w:r>
            <w:r>
              <w:rPr>
                <w:rFonts w:asciiTheme="minorHAnsi" w:hAnsiTheme="minorHAnsi" w:cstheme="minorHAnsi"/>
              </w:rPr>
            </w:r>
            <w:r>
              <w:rPr>
                <w:rFonts w:asciiTheme="minorHAnsi" w:hAnsiTheme="minorHAnsi" w:cstheme="minorHAnsi"/>
              </w:rPr>
              <w:fldChar w:fldCharType="separate"/>
            </w:r>
            <w:r>
              <w:rPr>
                <w:rFonts w:asciiTheme="minorHAnsi" w:hAnsiTheme="minorHAnsi" w:cstheme="minorHAnsi"/>
              </w:rPr>
              <w:t>55</w:t>
            </w:r>
            <w:r>
              <w:rPr>
                <w:rFonts w:asciiTheme="minorHAnsi" w:hAnsiTheme="minorHAnsi" w:cstheme="minorHAnsi"/>
              </w:rPr>
              <w:fldChar w:fldCharType="end"/>
            </w:r>
          </w:hyperlink>
        </w:p>
        <w:p w14:paraId="65F070EB" w14:textId="77777777" w:rsidR="00E07C41" w:rsidRDefault="00514A19">
          <w:pPr>
            <w:pStyle w:val="10"/>
            <w:sectPr w:rsidR="00E07C41">
              <w:headerReference w:type="even" r:id="rId23"/>
              <w:footerReference w:type="default" r:id="rId24"/>
              <w:type w:val="oddPage"/>
              <w:pgSz w:w="11906" w:h="16838"/>
              <w:pgMar w:top="1701" w:right="1418" w:bottom="1418" w:left="1418" w:header="1304" w:footer="1021" w:gutter="567"/>
              <w:pgNumType w:fmt="upperRoman"/>
              <w:cols w:space="427"/>
              <w:docGrid w:linePitch="326"/>
            </w:sectPr>
          </w:pPr>
          <w:r>
            <w:fldChar w:fldCharType="end"/>
          </w:r>
        </w:p>
      </w:sdtContent>
    </w:sdt>
    <w:p w14:paraId="5428DCC8" w14:textId="77777777" w:rsidR="00E07C41" w:rsidRDefault="00514A19">
      <w:pPr>
        <w:pStyle w:val="10"/>
        <w:tabs>
          <w:tab w:val="right" w:leader="dot" w:pos="9060"/>
        </w:tabs>
        <w:jc w:val="center"/>
      </w:pPr>
      <w:r>
        <w:rPr>
          <w:b/>
          <w:sz w:val="36"/>
          <w:szCs w:val="36"/>
        </w:rPr>
        <w:lastRenderedPageBreak/>
        <w:t>基于</w:t>
      </w:r>
      <w:r>
        <w:rPr>
          <w:rFonts w:hint="eastAsia"/>
          <w:b/>
          <w:sz w:val="36"/>
          <w:szCs w:val="36"/>
        </w:rPr>
        <w:t>CV</w:t>
      </w:r>
      <w:r>
        <w:rPr>
          <w:rFonts w:hint="eastAsia"/>
          <w:b/>
          <w:sz w:val="36"/>
          <w:szCs w:val="36"/>
        </w:rPr>
        <w:t>水平集图像分割</w:t>
      </w:r>
      <w:r>
        <w:rPr>
          <w:b/>
          <w:sz w:val="36"/>
          <w:szCs w:val="36"/>
        </w:rPr>
        <w:t>研究</w:t>
      </w:r>
    </w:p>
    <w:p w14:paraId="3EAAD6B3" w14:textId="77777777" w:rsidR="00E07C41" w:rsidRDefault="00514A19">
      <w:pPr>
        <w:pStyle w:val="10"/>
        <w:jc w:val="center"/>
        <w:rPr>
          <w:b/>
          <w:sz w:val="30"/>
          <w:szCs w:val="30"/>
        </w:rPr>
      </w:pPr>
      <w:r>
        <w:rPr>
          <w:b/>
          <w:sz w:val="30"/>
          <w:szCs w:val="30"/>
        </w:rPr>
        <w:t>计算机</w:t>
      </w:r>
      <w:r>
        <w:rPr>
          <w:rFonts w:hint="eastAsia"/>
          <w:b/>
          <w:sz w:val="30"/>
          <w:szCs w:val="30"/>
        </w:rPr>
        <w:t>软件与理论</w:t>
      </w:r>
      <w:r>
        <w:rPr>
          <w:b/>
          <w:sz w:val="30"/>
          <w:szCs w:val="30"/>
        </w:rPr>
        <w:t xml:space="preserve">  </w:t>
      </w:r>
      <w:r>
        <w:rPr>
          <w:b/>
          <w:sz w:val="30"/>
          <w:szCs w:val="30"/>
        </w:rPr>
        <w:t>硕士研究生</w:t>
      </w:r>
      <w:r>
        <w:rPr>
          <w:b/>
          <w:sz w:val="30"/>
          <w:szCs w:val="30"/>
        </w:rPr>
        <w:t xml:space="preserve"> </w:t>
      </w:r>
      <w:r>
        <w:rPr>
          <w:rFonts w:hint="eastAsia"/>
          <w:b/>
          <w:sz w:val="30"/>
          <w:szCs w:val="30"/>
        </w:rPr>
        <w:t>高名衍</w:t>
      </w:r>
    </w:p>
    <w:p w14:paraId="3AFB5609" w14:textId="77777777" w:rsidR="00E07C41" w:rsidRDefault="00514A19">
      <w:pPr>
        <w:jc w:val="center"/>
        <w:rPr>
          <w:rFonts w:ascii="Times New Roman" w:hAnsi="Times New Roman" w:cs="Times New Roman"/>
          <w:b/>
          <w:sz w:val="30"/>
          <w:szCs w:val="30"/>
        </w:rPr>
      </w:pPr>
      <w:r>
        <w:rPr>
          <w:rFonts w:ascii="Times New Roman" w:hAnsi="Times New Roman" w:cs="Times New Roman"/>
          <w:b/>
          <w:sz w:val="30"/>
          <w:szCs w:val="30"/>
        </w:rPr>
        <w:t>指导老师</w:t>
      </w:r>
      <w:r>
        <w:rPr>
          <w:rFonts w:ascii="Times New Roman" w:hAnsi="Times New Roman" w:cs="Times New Roman"/>
          <w:b/>
          <w:sz w:val="30"/>
          <w:szCs w:val="30"/>
        </w:rPr>
        <w:t xml:space="preserve">  </w:t>
      </w:r>
      <w:r>
        <w:rPr>
          <w:rFonts w:ascii="Times New Roman" w:hAnsi="Times New Roman" w:cs="Times New Roman"/>
          <w:b/>
          <w:sz w:val="30"/>
          <w:szCs w:val="30"/>
        </w:rPr>
        <w:t>唐雁</w:t>
      </w:r>
      <w:r>
        <w:rPr>
          <w:rFonts w:ascii="Times New Roman" w:hAnsi="Times New Roman" w:cs="Times New Roman"/>
          <w:b/>
          <w:sz w:val="30"/>
          <w:szCs w:val="30"/>
        </w:rPr>
        <w:t xml:space="preserve"> </w:t>
      </w:r>
      <w:r>
        <w:rPr>
          <w:rFonts w:ascii="Times New Roman" w:hAnsi="Times New Roman" w:cs="Times New Roman"/>
          <w:b/>
          <w:sz w:val="30"/>
          <w:szCs w:val="30"/>
        </w:rPr>
        <w:t>教授</w:t>
      </w:r>
    </w:p>
    <w:p w14:paraId="57207C46" w14:textId="77777777" w:rsidR="00E07C41" w:rsidRDefault="00E07C41">
      <w:pPr>
        <w:ind w:firstLineChars="500" w:firstLine="1807"/>
        <w:rPr>
          <w:rFonts w:ascii="Times New Roman" w:hAnsi="Times New Roman" w:cs="Times New Roman"/>
          <w:b/>
          <w:sz w:val="36"/>
          <w:szCs w:val="36"/>
        </w:rPr>
      </w:pPr>
    </w:p>
    <w:p w14:paraId="144C5D94" w14:textId="77777777" w:rsidR="00E07C41" w:rsidRDefault="00514A19">
      <w:pPr>
        <w:pStyle w:val="1"/>
        <w:spacing w:before="120" w:after="120"/>
      </w:pPr>
      <w:bookmarkStart w:id="2" w:name="_Toc9526664"/>
      <w:r>
        <w:t>摘要</w:t>
      </w:r>
      <w:bookmarkEnd w:id="0"/>
      <w:bookmarkEnd w:id="2"/>
    </w:p>
    <w:p w14:paraId="50AEA991" w14:textId="77777777" w:rsidR="00E07C41" w:rsidRPr="00E07C41" w:rsidRDefault="00514A19">
      <w:pPr>
        <w:spacing w:line="400" w:lineRule="exact"/>
        <w:ind w:firstLine="420"/>
        <w:rPr>
          <w:rFonts w:ascii="Times New Roman" w:hAnsi="Times New Roman" w:cs="Times New Roman"/>
          <w:color w:val="0000FF"/>
          <w:lang w:val="zh-CN"/>
          <w:rPrChange w:id="3" w:author="cowry" w:date="2019-12-05T20:21:00Z">
            <w:rPr>
              <w:rFonts w:ascii="Times New Roman" w:hAnsi="Times New Roman" w:cs="Times New Roman"/>
              <w:lang w:val="zh-CN"/>
            </w:rPr>
          </w:rPrChange>
        </w:rPr>
      </w:pPr>
      <w:r>
        <w:rPr>
          <w:rFonts w:ascii="Times New Roman" w:hAnsi="Times New Roman" w:cs="Times New Roman" w:hint="eastAsia"/>
          <w:color w:val="0000FF"/>
          <w:lang w:val="zh-CN"/>
          <w:rPrChange w:id="4" w:author="cowry" w:date="2019-12-05T20:21:00Z">
            <w:rPr>
              <w:rFonts w:ascii="Times New Roman" w:hAnsi="Times New Roman" w:cs="Times New Roman" w:hint="eastAsia"/>
              <w:lang w:val="zh-CN"/>
            </w:rPr>
          </w:rPrChange>
        </w:rPr>
        <w:t>个性化推荐技术主要根据用户需求和偏好等信息，通过相关推荐算法获取用户对项目的偏好特征，并向用户推荐其可能感兴趣的项目；在缓解“信息过载”问题上起到了重要的作用，被广泛应用于各个领域，备受广大研究者关注。</w:t>
      </w:r>
    </w:p>
    <w:p w14:paraId="57ABFF5C" w14:textId="77777777" w:rsidR="00E07C41" w:rsidRPr="00E07C41" w:rsidRDefault="00514A19">
      <w:pPr>
        <w:autoSpaceDE w:val="0"/>
        <w:autoSpaceDN w:val="0"/>
        <w:adjustRightInd w:val="0"/>
        <w:spacing w:line="400" w:lineRule="exact"/>
        <w:ind w:firstLine="420"/>
        <w:rPr>
          <w:rFonts w:ascii="Times New Roman" w:hAnsi="Times New Roman" w:cs="Times New Roman"/>
          <w:color w:val="0000FF"/>
          <w:lang w:val="zh-CN"/>
          <w:rPrChange w:id="5" w:author="cowry" w:date="2019-12-05T20:21:00Z">
            <w:rPr>
              <w:rFonts w:ascii="Times New Roman" w:hAnsi="Times New Roman" w:cs="Times New Roman"/>
              <w:lang w:val="zh-CN"/>
            </w:rPr>
          </w:rPrChange>
        </w:rPr>
      </w:pPr>
      <w:r>
        <w:rPr>
          <w:rFonts w:ascii="Times New Roman" w:hAnsi="Times New Roman" w:cs="Times New Roman" w:hint="eastAsia"/>
          <w:color w:val="0000FF"/>
          <w:lang w:val="zh-CN"/>
          <w:rPrChange w:id="6" w:author="cowry" w:date="2019-12-05T20:21:00Z">
            <w:rPr>
              <w:rFonts w:ascii="Times New Roman" w:hAnsi="Times New Roman" w:cs="Times New Roman" w:hint="eastAsia"/>
              <w:lang w:val="zh-CN"/>
            </w:rPr>
          </w:rPrChange>
        </w:rPr>
        <w:t>其中，基于协同过滤的推荐技术应用和研究</w:t>
      </w:r>
      <w:r>
        <w:rPr>
          <w:rFonts w:ascii="Times New Roman" w:hAnsi="Times New Roman" w:cs="Times New Roman" w:hint="eastAsia"/>
          <w:color w:val="0000FF"/>
          <w:rPrChange w:id="7" w:author="cowry" w:date="2019-12-05T20:21:00Z">
            <w:rPr>
              <w:rFonts w:ascii="Times New Roman" w:hAnsi="Times New Roman" w:cs="Times New Roman" w:hint="eastAsia"/>
            </w:rPr>
          </w:rPrChange>
        </w:rPr>
        <w:t>最</w:t>
      </w:r>
      <w:r>
        <w:rPr>
          <w:rFonts w:ascii="Times New Roman" w:hAnsi="Times New Roman" w:cs="Times New Roman" w:hint="eastAsia"/>
          <w:color w:val="0000FF"/>
          <w:lang w:val="zh-CN"/>
          <w:rPrChange w:id="8" w:author="cowry" w:date="2019-12-05T20:21:00Z">
            <w:rPr>
              <w:rFonts w:ascii="Times New Roman" w:hAnsi="Times New Roman" w:cs="Times New Roman" w:hint="eastAsia"/>
              <w:lang w:val="zh-CN"/>
            </w:rPr>
          </w:rPrChange>
        </w:rPr>
        <w:t>为广泛，尤其是矩阵分解</w:t>
      </w:r>
      <w:r>
        <w:rPr>
          <w:rFonts w:ascii="Times New Roman" w:hAnsi="Times New Roman" w:cs="Times New Roman" w:hint="eastAsia"/>
          <w:color w:val="0000FF"/>
          <w:lang w:val="zh-CN"/>
          <w:rPrChange w:id="9" w:author="cowry" w:date="2019-12-05T20:21:00Z">
            <w:rPr>
              <w:rFonts w:ascii="Times New Roman" w:hAnsi="Times New Roman" w:cs="Times New Roman" w:hint="eastAsia"/>
              <w:lang w:val="zh-CN"/>
            </w:rPr>
          </w:rPrChange>
        </w:rPr>
        <w:t>(MF)</w:t>
      </w:r>
      <w:r>
        <w:rPr>
          <w:rFonts w:ascii="Times New Roman" w:hAnsi="Times New Roman" w:cs="Times New Roman" w:hint="eastAsia"/>
          <w:color w:val="0000FF"/>
          <w:lang w:val="zh-CN"/>
          <w:rPrChange w:id="10" w:author="cowry" w:date="2019-12-05T20:21:00Z">
            <w:rPr>
              <w:rFonts w:ascii="Times New Roman" w:hAnsi="Times New Roman" w:cs="Times New Roman" w:hint="eastAsia"/>
              <w:lang w:val="zh-CN"/>
            </w:rPr>
          </w:rPrChange>
        </w:rPr>
        <w:t>和</w:t>
      </w:r>
      <w:r>
        <w:rPr>
          <w:rFonts w:ascii="Times New Roman" w:hAnsi="Times New Roman" w:cs="Times New Roman" w:hint="eastAsia"/>
          <w:color w:val="0000FF"/>
          <w:lang w:val="zh-CN"/>
          <w:rPrChange w:id="11" w:author="cowry" w:date="2019-12-05T20:21:00Z">
            <w:rPr>
              <w:rFonts w:ascii="Times New Roman" w:hAnsi="Times New Roman" w:cs="Times New Roman" w:hint="eastAsia"/>
              <w:lang w:val="zh-CN"/>
            </w:rPr>
          </w:rPrChange>
        </w:rPr>
        <w:t>SVD++</w:t>
      </w:r>
      <w:r>
        <w:rPr>
          <w:rFonts w:ascii="Times New Roman" w:hAnsi="Times New Roman" w:cs="Times New Roman" w:hint="eastAsia"/>
          <w:color w:val="0000FF"/>
          <w:lang w:val="zh-CN"/>
          <w:rPrChange w:id="12" w:author="cowry" w:date="2019-12-05T20:21:00Z">
            <w:rPr>
              <w:rFonts w:ascii="Times New Roman" w:hAnsi="Times New Roman" w:cs="Times New Roman" w:hint="eastAsia"/>
              <w:lang w:val="zh-CN"/>
            </w:rPr>
          </w:rPrChange>
        </w:rPr>
        <w:t>等算法在</w:t>
      </w:r>
      <w:r>
        <w:rPr>
          <w:rFonts w:ascii="Times New Roman" w:hAnsi="Times New Roman" w:cs="Times New Roman" w:hint="eastAsia"/>
          <w:color w:val="0000FF"/>
          <w:lang w:val="zh-CN"/>
          <w:rPrChange w:id="13" w:author="cowry" w:date="2019-12-05T20:21:00Z">
            <w:rPr>
              <w:rFonts w:ascii="Times New Roman" w:hAnsi="Times New Roman" w:cs="Times New Roman" w:hint="eastAsia"/>
              <w:lang w:val="zh-CN"/>
            </w:rPr>
          </w:rPrChange>
        </w:rPr>
        <w:t>Netfix</w:t>
      </w:r>
      <w:r>
        <w:rPr>
          <w:rFonts w:ascii="Times New Roman" w:hAnsi="Times New Roman" w:cs="Times New Roman" w:hint="eastAsia"/>
          <w:color w:val="0000FF"/>
          <w:lang w:val="zh-CN"/>
          <w:rPrChange w:id="14" w:author="cowry" w:date="2019-12-05T20:21:00Z">
            <w:rPr>
              <w:rFonts w:ascii="Times New Roman" w:hAnsi="Times New Roman" w:cs="Times New Roman" w:hint="eastAsia"/>
              <w:lang w:val="zh-CN"/>
            </w:rPr>
          </w:rPrChange>
        </w:rPr>
        <w:t>大赛中取得良好成绩，将基于矩阵分解的协同过滤模型研究推上了高潮。但是，该模型仅仅考虑用户与项目的评分数据，存在的数据稀疏性和冷启动问题会很大程度上影响到模型的推荐性能；作为一个浅层推荐模型，也无法获取到用户与项目更深层次的隐藏特征与交互信息去进行更精准的推荐。</w:t>
      </w:r>
    </w:p>
    <w:p w14:paraId="7C704489" w14:textId="77777777" w:rsidR="00E07C41" w:rsidRPr="00E07C41" w:rsidRDefault="00514A19">
      <w:pPr>
        <w:autoSpaceDE w:val="0"/>
        <w:autoSpaceDN w:val="0"/>
        <w:adjustRightInd w:val="0"/>
        <w:spacing w:line="400" w:lineRule="exact"/>
        <w:ind w:firstLine="420"/>
        <w:rPr>
          <w:rFonts w:ascii="Times New Roman" w:hAnsi="Times New Roman" w:cs="Times New Roman"/>
          <w:color w:val="0000FF"/>
          <w:rPrChange w:id="15" w:author="cowry" w:date="2019-12-05T20:21:00Z">
            <w:rPr>
              <w:rFonts w:ascii="Times New Roman" w:hAnsi="Times New Roman" w:cs="Times New Roman"/>
            </w:rPr>
          </w:rPrChange>
        </w:rPr>
      </w:pPr>
      <w:r>
        <w:rPr>
          <w:rFonts w:ascii="Times New Roman" w:hAnsi="Times New Roman" w:cs="Times New Roman" w:hint="eastAsia"/>
          <w:color w:val="0000FF"/>
          <w:lang w:val="zh-CN"/>
          <w:rPrChange w:id="16" w:author="cowry" w:date="2019-12-05T20:21:00Z">
            <w:rPr>
              <w:rFonts w:ascii="Times New Roman" w:hAnsi="Times New Roman" w:cs="Times New Roman" w:hint="eastAsia"/>
              <w:lang w:val="zh-CN"/>
            </w:rPr>
          </w:rPrChange>
        </w:rPr>
        <w:t>随着深度学习技术的不断发展和突破，也为推荐模型的研究带来新的机遇和挑战。</w:t>
      </w:r>
      <w:r>
        <w:rPr>
          <w:rFonts w:ascii="Times New Roman" w:hAnsi="Times New Roman" w:cs="Times New Roman" w:hint="eastAsia"/>
          <w:color w:val="0000FF"/>
          <w:rPrChange w:id="17" w:author="cowry" w:date="2019-12-05T20:21:00Z">
            <w:rPr>
              <w:rFonts w:ascii="Times New Roman" w:hAnsi="Times New Roman" w:cs="Times New Roman" w:hint="eastAsia"/>
            </w:rPr>
          </w:rPrChange>
        </w:rPr>
        <w:t>基于深度学习的推荐模型利用多层神经网络结构，能够非线性地学习用户与项目的交互信息，获得更深层次、更抽象的隐藏特征表示，表现出较好的推荐效果。但是，现有模型大多基于矩阵分解的思想，使用单一的评分信息在遇到数据稀疏性问题时会降低模型的推荐性能；只对多层神经网络最后的隐表示进行交互，没有考虑到每层网络所学习到的特征表示都是非常重要的；模型训练时对用户和</w:t>
      </w:r>
      <w:r>
        <w:rPr>
          <w:rFonts w:hint="eastAsia"/>
          <w:color w:val="0000FF"/>
          <w:rPrChange w:id="18" w:author="cowry" w:date="2019-12-05T20:21:00Z">
            <w:rPr>
              <w:rFonts w:hint="eastAsia"/>
            </w:rPr>
          </w:rPrChange>
        </w:rPr>
        <w:t>项目</w:t>
      </w:r>
      <w:r>
        <w:rPr>
          <w:rFonts w:ascii="Times New Roman" w:hAnsi="Times New Roman" w:cs="Times New Roman" w:hint="eastAsia"/>
          <w:color w:val="0000FF"/>
          <w:rPrChange w:id="19" w:author="cowry" w:date="2019-12-05T20:21:00Z">
            <w:rPr>
              <w:rFonts w:ascii="Times New Roman" w:hAnsi="Times New Roman" w:cs="Times New Roman" w:hint="eastAsia"/>
            </w:rPr>
          </w:rPrChange>
        </w:rPr>
        <w:t>所有的特征交互都采用相同的权重，但对于</w:t>
      </w:r>
      <w:r>
        <w:rPr>
          <w:rFonts w:ascii="Times New Roman" w:hAnsi="Times New Roman" w:cs="Times New Roman" w:hint="eastAsia"/>
          <w:color w:val="0000FF"/>
          <w:lang w:val="zh-CN"/>
          <w:rPrChange w:id="20" w:author="cowry" w:date="2019-12-05T20:21:00Z">
            <w:rPr>
              <w:rFonts w:ascii="Times New Roman" w:hAnsi="Times New Roman" w:cs="Times New Roman" w:hint="eastAsia"/>
              <w:lang w:val="zh-CN"/>
            </w:rPr>
          </w:rPrChange>
        </w:rPr>
        <w:t>不同的特征交互，其重要程度不同</w:t>
      </w:r>
      <w:r>
        <w:rPr>
          <w:rFonts w:ascii="Times New Roman" w:hAnsi="Times New Roman" w:cs="Times New Roman" w:hint="eastAsia"/>
          <w:color w:val="0000FF"/>
          <w:rPrChange w:id="21" w:author="cowry" w:date="2019-12-05T20:21:00Z">
            <w:rPr>
              <w:rFonts w:ascii="Times New Roman" w:hAnsi="Times New Roman" w:cs="Times New Roman" w:hint="eastAsia"/>
            </w:rPr>
          </w:rPrChange>
        </w:rPr>
        <w:t>。</w:t>
      </w:r>
    </w:p>
    <w:p w14:paraId="7A022CFC" w14:textId="77777777" w:rsidR="00E07C41" w:rsidRPr="00E07C41" w:rsidRDefault="00514A19">
      <w:pPr>
        <w:autoSpaceDE w:val="0"/>
        <w:autoSpaceDN w:val="0"/>
        <w:adjustRightInd w:val="0"/>
        <w:spacing w:line="400" w:lineRule="exact"/>
        <w:ind w:firstLine="420"/>
        <w:rPr>
          <w:rFonts w:ascii="Times New Roman" w:hAnsi="Times New Roman" w:cs="Times New Roman"/>
          <w:color w:val="0000FF"/>
          <w:rPrChange w:id="22" w:author="cowry" w:date="2019-12-05T20:21:00Z">
            <w:rPr>
              <w:rFonts w:ascii="Times New Roman" w:hAnsi="Times New Roman" w:cs="Times New Roman"/>
            </w:rPr>
          </w:rPrChange>
        </w:rPr>
      </w:pPr>
      <w:r>
        <w:rPr>
          <w:rFonts w:ascii="Times New Roman" w:hAnsi="Times New Roman" w:cs="Times New Roman" w:hint="eastAsia"/>
          <w:color w:val="0000FF"/>
          <w:lang w:val="zh-CN"/>
          <w:rPrChange w:id="23" w:author="cowry" w:date="2019-12-05T20:21:00Z">
            <w:rPr>
              <w:rFonts w:ascii="Times New Roman" w:hAnsi="Times New Roman" w:cs="Times New Roman" w:hint="eastAsia"/>
              <w:lang w:val="zh-CN"/>
            </w:rPr>
          </w:rPrChange>
        </w:rPr>
        <w:t>本文针对上述问题展开研究，融合辅助信息缓解稀疏性问题，构建新的网络结构有效利用每层网络所学习到的隐表示，引入注意力机制去判断特征交互的重要程度，将浅层模型和深层模型相结合进一步提升模型的推荐性能。主要工作如下：</w:t>
      </w:r>
    </w:p>
    <w:p w14:paraId="4084AB12" w14:textId="77777777" w:rsidR="00E07C41" w:rsidRPr="00E07C41" w:rsidRDefault="00514A19">
      <w:pPr>
        <w:autoSpaceDE w:val="0"/>
        <w:autoSpaceDN w:val="0"/>
        <w:adjustRightInd w:val="0"/>
        <w:spacing w:line="400" w:lineRule="exact"/>
        <w:ind w:firstLine="420"/>
        <w:rPr>
          <w:rFonts w:ascii="Times New Roman" w:hAnsi="Times New Roman" w:cs="Times New Roman"/>
          <w:color w:val="0000FF"/>
          <w:lang w:val="zh-CN"/>
          <w:rPrChange w:id="24" w:author="cowry" w:date="2019-12-05T20:21:00Z">
            <w:rPr>
              <w:rFonts w:ascii="Times New Roman" w:hAnsi="Times New Roman" w:cs="Times New Roman"/>
              <w:lang w:val="zh-CN"/>
            </w:rPr>
          </w:rPrChange>
        </w:rPr>
      </w:pPr>
      <w:r>
        <w:rPr>
          <w:rFonts w:ascii="Times New Roman" w:hAnsi="Times New Roman" w:cs="Times New Roman" w:hint="eastAsia"/>
          <w:color w:val="0000FF"/>
          <w:lang w:val="zh-CN"/>
          <w:rPrChange w:id="25" w:author="cowry" w:date="2019-12-05T20:21:00Z">
            <w:rPr>
              <w:rFonts w:ascii="Times New Roman" w:hAnsi="Times New Roman" w:cs="Times New Roman" w:hint="eastAsia"/>
              <w:lang w:val="zh-CN"/>
            </w:rPr>
          </w:rPrChange>
        </w:rPr>
        <w:t>（</w:t>
      </w:r>
      <w:r>
        <w:rPr>
          <w:rFonts w:ascii="Times New Roman" w:hAnsi="Times New Roman" w:cs="Times New Roman" w:hint="eastAsia"/>
          <w:color w:val="0000FF"/>
          <w:lang w:val="zh-CN"/>
          <w:rPrChange w:id="26" w:author="cowry" w:date="2019-12-05T20:21:00Z">
            <w:rPr>
              <w:rFonts w:ascii="Times New Roman" w:hAnsi="Times New Roman" w:cs="Times New Roman" w:hint="eastAsia"/>
              <w:lang w:val="zh-CN"/>
            </w:rPr>
          </w:rPrChange>
        </w:rPr>
        <w:t>1</w:t>
      </w:r>
      <w:r>
        <w:rPr>
          <w:rFonts w:ascii="Times New Roman" w:hAnsi="Times New Roman" w:cs="Times New Roman" w:hint="eastAsia"/>
          <w:color w:val="0000FF"/>
          <w:lang w:val="zh-CN"/>
          <w:rPrChange w:id="27" w:author="cowry" w:date="2019-12-05T20:21:00Z">
            <w:rPr>
              <w:rFonts w:ascii="Times New Roman" w:hAnsi="Times New Roman" w:cs="Times New Roman" w:hint="eastAsia"/>
              <w:lang w:val="zh-CN"/>
            </w:rPr>
          </w:rPrChange>
        </w:rPr>
        <w:t>）</w:t>
      </w:r>
      <w:r>
        <w:rPr>
          <w:rFonts w:ascii="Times New Roman" w:hAnsi="Times New Roman" w:cs="Times New Roman" w:hint="eastAsia"/>
          <w:color w:val="0000FF"/>
          <w:rPrChange w:id="28" w:author="cowry" w:date="2019-12-05T20:21:00Z">
            <w:rPr>
              <w:rFonts w:ascii="Times New Roman" w:hAnsi="Times New Roman" w:cs="Times New Roman" w:hint="eastAsia"/>
            </w:rPr>
          </w:rPrChange>
        </w:rPr>
        <w:t>针对评分数据的稀疏性问题和只利用最后的隐表示进行推荐，</w:t>
      </w:r>
      <w:r>
        <w:rPr>
          <w:rFonts w:ascii="Times New Roman" w:hAnsi="Times New Roman" w:cs="Times New Roman" w:hint="eastAsia"/>
          <w:color w:val="0000FF"/>
          <w:lang w:val="zh-CN"/>
          <w:rPrChange w:id="29" w:author="cowry" w:date="2019-12-05T20:21:00Z">
            <w:rPr>
              <w:rFonts w:ascii="Times New Roman" w:hAnsi="Times New Roman" w:cs="Times New Roman" w:hint="eastAsia"/>
              <w:lang w:val="zh-CN"/>
            </w:rPr>
          </w:rPrChange>
        </w:rPr>
        <w:t>提出</w:t>
      </w:r>
      <w:r>
        <w:rPr>
          <w:rFonts w:ascii="Times New Roman" w:hAnsi="Times New Roman" w:cs="Times New Roman" w:hint="eastAsia"/>
          <w:color w:val="0000FF"/>
          <w:rPrChange w:id="30" w:author="cowry" w:date="2019-12-05T20:21:00Z">
            <w:rPr>
              <w:rFonts w:ascii="Times New Roman" w:hAnsi="Times New Roman" w:cs="Times New Roman" w:hint="eastAsia"/>
            </w:rPr>
          </w:rPrChange>
        </w:rPr>
        <w:t>融合辅助信息的多交互深度矩阵分解模型</w:t>
      </w:r>
      <w:r>
        <w:rPr>
          <w:rFonts w:ascii="Times New Roman" w:hAnsi="Times New Roman" w:cs="Times New Roman" w:hint="eastAsia"/>
          <w:color w:val="0000FF"/>
          <w:lang w:val="zh-CN"/>
          <w:rPrChange w:id="31" w:author="cowry" w:date="2019-12-05T20:21:00Z">
            <w:rPr>
              <w:rFonts w:ascii="Times New Roman" w:hAnsi="Times New Roman" w:cs="Times New Roman" w:hint="eastAsia"/>
              <w:lang w:val="zh-CN"/>
            </w:rPr>
          </w:rPrChange>
        </w:rPr>
        <w:t>。在</w:t>
      </w:r>
      <w:r>
        <w:rPr>
          <w:rFonts w:ascii="Times New Roman" w:hAnsi="Times New Roman" w:cs="Times New Roman" w:hint="eastAsia"/>
          <w:color w:val="0000FF"/>
          <w:rPrChange w:id="32" w:author="cowry" w:date="2019-12-05T20:21:00Z">
            <w:rPr>
              <w:rFonts w:ascii="Times New Roman" w:hAnsi="Times New Roman" w:cs="Times New Roman" w:hint="eastAsia"/>
            </w:rPr>
          </w:rPrChange>
        </w:rPr>
        <w:t>基于矩阵分解的深度学习推荐模型基础上，使用用户和项目的评分信息和更多的辅助信息（用户</w:t>
      </w:r>
      <w:r>
        <w:rPr>
          <w:rFonts w:ascii="Times New Roman" w:hAnsi="Times New Roman" w:cs="Times New Roman" w:hint="eastAsia"/>
          <w:color w:val="0000FF"/>
          <w:rPrChange w:id="33" w:author="cowry" w:date="2019-12-05T20:21:00Z">
            <w:rPr>
              <w:rFonts w:ascii="Times New Roman" w:hAnsi="Times New Roman" w:cs="Times New Roman" w:hint="eastAsia"/>
            </w:rPr>
          </w:rPrChange>
        </w:rPr>
        <w:t>/</w:t>
      </w:r>
      <w:r>
        <w:rPr>
          <w:rFonts w:ascii="Times New Roman" w:hAnsi="Times New Roman" w:cs="Times New Roman" w:hint="eastAsia"/>
          <w:color w:val="0000FF"/>
          <w:rPrChange w:id="34" w:author="cowry" w:date="2019-12-05T20:21:00Z">
            <w:rPr>
              <w:rFonts w:ascii="Times New Roman" w:hAnsi="Times New Roman" w:cs="Times New Roman" w:hint="eastAsia"/>
            </w:rPr>
          </w:rPrChange>
        </w:rPr>
        <w:t>项目属性，评论，标签等）作为模型的输入数据，辅助信息中包含用户与项目一定的隐藏偏好特征，不但能缓解模型的数据稀疏性问题，还能从辅助信息中抽取更多用户和项目的属性特征；通过构建并行的多层非线性网络分别学习用户和项目的隐表示，并且对每一层网络所学习到的用户和项目隐表示都进行一次点积操作，利用网络层不同的学习</w:t>
      </w:r>
      <w:r>
        <w:rPr>
          <w:rFonts w:ascii="Times New Roman" w:hAnsi="Times New Roman" w:cs="Times New Roman" w:hint="eastAsia"/>
          <w:color w:val="0000FF"/>
          <w:rPrChange w:id="35" w:author="cowry" w:date="2019-12-05T20:21:00Z">
            <w:rPr>
              <w:rFonts w:ascii="Times New Roman" w:hAnsi="Times New Roman" w:cs="Times New Roman" w:hint="eastAsia"/>
            </w:rPr>
          </w:rPrChange>
        </w:rPr>
        <w:lastRenderedPageBreak/>
        <w:t>能力获得不同层的交互结果；聚合所有层的交互结果作为所提模型的最终结果并进行评分预测。</w:t>
      </w:r>
      <w:r>
        <w:rPr>
          <w:rFonts w:ascii="Times New Roman" w:hAnsi="Times New Roman" w:cs="Times New Roman" w:hint="eastAsia"/>
          <w:color w:val="0000FF"/>
          <w:lang w:val="zh-CN"/>
          <w:rPrChange w:id="36" w:author="cowry" w:date="2019-12-05T20:21:00Z">
            <w:rPr>
              <w:rFonts w:ascii="Times New Roman" w:hAnsi="Times New Roman" w:cs="Times New Roman" w:hint="eastAsia"/>
              <w:lang w:val="zh-CN"/>
            </w:rPr>
          </w:rPrChange>
        </w:rPr>
        <w:t>在</w:t>
      </w:r>
      <w:r>
        <w:rPr>
          <w:rFonts w:ascii="Times New Roman" w:hAnsi="Times New Roman" w:cs="Times New Roman" w:hint="eastAsia"/>
          <w:color w:val="0000FF"/>
          <w:lang w:val="zh-CN"/>
          <w:rPrChange w:id="37" w:author="cowry" w:date="2019-12-05T20:21:00Z">
            <w:rPr>
              <w:rFonts w:ascii="Times New Roman" w:hAnsi="Times New Roman" w:cs="Times New Roman" w:hint="eastAsia"/>
              <w:lang w:val="zh-CN"/>
            </w:rPr>
          </w:rPrChange>
        </w:rPr>
        <w:t xml:space="preserve">Movielens latest </w:t>
      </w:r>
      <w:r>
        <w:rPr>
          <w:rFonts w:ascii="Times New Roman" w:hAnsi="Times New Roman" w:cs="Times New Roman"/>
          <w:color w:val="0000FF"/>
          <w:lang w:val="zh-CN"/>
          <w:rPrChange w:id="38" w:author="cowry" w:date="2019-12-05T20:21:00Z">
            <w:rPr>
              <w:rFonts w:ascii="Times New Roman" w:hAnsi="Times New Roman" w:cs="Times New Roman"/>
              <w:lang w:val="zh-CN"/>
            </w:rPr>
          </w:rPrChange>
        </w:rPr>
        <w:t>small</w:t>
      </w:r>
      <w:r>
        <w:rPr>
          <w:rFonts w:ascii="Times New Roman" w:hAnsi="Times New Roman" w:cs="Times New Roman" w:hint="eastAsia"/>
          <w:color w:val="0000FF"/>
          <w:lang w:val="zh-CN"/>
          <w:rPrChange w:id="39" w:author="cowry" w:date="2019-12-05T20:21:00Z">
            <w:rPr>
              <w:rFonts w:ascii="Times New Roman" w:hAnsi="Times New Roman" w:cs="Times New Roman" w:hint="eastAsia"/>
              <w:lang w:val="zh-CN"/>
            </w:rPr>
          </w:rPrChange>
        </w:rPr>
        <w:t>和</w:t>
      </w:r>
      <w:r>
        <w:rPr>
          <w:rFonts w:ascii="Times New Roman" w:hAnsi="Times New Roman" w:cs="Times New Roman"/>
          <w:color w:val="0000FF"/>
          <w:lang w:val="zh-CN"/>
          <w:rPrChange w:id="40" w:author="cowry" w:date="2019-12-05T20:21:00Z">
            <w:rPr>
              <w:rFonts w:ascii="Times New Roman" w:hAnsi="Times New Roman" w:cs="Times New Roman"/>
              <w:lang w:val="zh-CN"/>
            </w:rPr>
          </w:rPrChange>
        </w:rPr>
        <w:t>Movielens latest 20m</w:t>
      </w:r>
      <w:r>
        <w:rPr>
          <w:rFonts w:ascii="Times New Roman" w:hAnsi="Times New Roman" w:cs="Times New Roman" w:hint="eastAsia"/>
          <w:color w:val="0000FF"/>
          <w:lang w:val="zh-CN"/>
          <w:rPrChange w:id="41" w:author="cowry" w:date="2019-12-05T20:21:00Z">
            <w:rPr>
              <w:rFonts w:ascii="Times New Roman" w:hAnsi="Times New Roman" w:cs="Times New Roman" w:hint="eastAsia"/>
              <w:lang w:val="zh-CN"/>
            </w:rPr>
          </w:rPrChange>
        </w:rPr>
        <w:t>数据集上进行对比实验</w:t>
      </w:r>
      <w:r>
        <w:rPr>
          <w:rFonts w:ascii="Times New Roman" w:hAnsi="Times New Roman" w:cs="Times New Roman" w:hint="eastAsia"/>
          <w:color w:val="0000FF"/>
          <w:rPrChange w:id="42" w:author="cowry" w:date="2019-12-05T20:21:00Z">
            <w:rPr>
              <w:rFonts w:ascii="Times New Roman" w:hAnsi="Times New Roman" w:cs="Times New Roman" w:hint="eastAsia"/>
            </w:rPr>
          </w:rPrChange>
        </w:rPr>
        <w:t>并对该模型相关的参数进行对比分析</w:t>
      </w:r>
      <w:r>
        <w:rPr>
          <w:rFonts w:ascii="Times New Roman" w:hAnsi="Times New Roman" w:cs="Times New Roman" w:hint="eastAsia"/>
          <w:color w:val="0000FF"/>
          <w:lang w:val="zh-CN"/>
          <w:rPrChange w:id="43" w:author="cowry" w:date="2019-12-05T20:21:00Z">
            <w:rPr>
              <w:rFonts w:ascii="Times New Roman" w:hAnsi="Times New Roman" w:cs="Times New Roman" w:hint="eastAsia"/>
              <w:lang w:val="zh-CN"/>
            </w:rPr>
          </w:rPrChange>
        </w:rPr>
        <w:t>，实验结果表明</w:t>
      </w:r>
      <w:r>
        <w:rPr>
          <w:rFonts w:ascii="Times New Roman" w:hAnsi="Times New Roman" w:cs="Times New Roman" w:hint="eastAsia"/>
          <w:color w:val="0000FF"/>
          <w:rPrChange w:id="44" w:author="cowry" w:date="2019-12-05T20:21:00Z">
            <w:rPr>
              <w:rFonts w:ascii="Times New Roman" w:hAnsi="Times New Roman" w:cs="Times New Roman" w:hint="eastAsia"/>
            </w:rPr>
          </w:rPrChange>
        </w:rPr>
        <w:t>，所提出的</w:t>
      </w:r>
      <w:r>
        <w:rPr>
          <w:rFonts w:ascii="Times New Roman" w:hAnsi="Times New Roman" w:cs="Times New Roman" w:hint="eastAsia"/>
          <w:color w:val="0000FF"/>
          <w:lang w:val="zh-CN"/>
          <w:rPrChange w:id="45" w:author="cowry" w:date="2019-12-05T20:21:00Z">
            <w:rPr>
              <w:rFonts w:ascii="Times New Roman" w:hAnsi="Times New Roman" w:cs="Times New Roman" w:hint="eastAsia"/>
              <w:lang w:val="zh-CN"/>
            </w:rPr>
          </w:rPrChange>
        </w:rPr>
        <w:t>推荐模型能更准确地进行评分预测。</w:t>
      </w:r>
    </w:p>
    <w:p w14:paraId="3CA39E31" w14:textId="77777777" w:rsidR="00E07C41" w:rsidRPr="00E07C41" w:rsidRDefault="00514A19">
      <w:pPr>
        <w:autoSpaceDE w:val="0"/>
        <w:autoSpaceDN w:val="0"/>
        <w:adjustRightInd w:val="0"/>
        <w:spacing w:line="400" w:lineRule="exact"/>
        <w:ind w:firstLine="420"/>
        <w:rPr>
          <w:rFonts w:ascii="Times New Roman" w:hAnsi="Times New Roman" w:cs="Times New Roman"/>
          <w:color w:val="0000FF"/>
          <w:rPrChange w:id="46" w:author="cowry" w:date="2019-12-05T20:21:00Z">
            <w:rPr>
              <w:rFonts w:ascii="Times New Roman" w:hAnsi="Times New Roman" w:cs="Times New Roman"/>
            </w:rPr>
          </w:rPrChange>
        </w:rPr>
      </w:pPr>
      <w:r>
        <w:rPr>
          <w:rFonts w:ascii="Times New Roman" w:hAnsi="Times New Roman" w:cs="Times New Roman" w:hint="eastAsia"/>
          <w:color w:val="0000FF"/>
          <w:lang w:val="zh-CN"/>
          <w:rPrChange w:id="47" w:author="cowry" w:date="2019-12-05T20:21:00Z">
            <w:rPr>
              <w:rFonts w:ascii="Times New Roman" w:hAnsi="Times New Roman" w:cs="Times New Roman" w:hint="eastAsia"/>
              <w:lang w:val="zh-CN"/>
            </w:rPr>
          </w:rPrChange>
        </w:rPr>
        <w:t>（</w:t>
      </w:r>
      <w:r>
        <w:rPr>
          <w:rFonts w:ascii="Times New Roman" w:hAnsi="Times New Roman" w:cs="Times New Roman" w:hint="eastAsia"/>
          <w:color w:val="0000FF"/>
          <w:lang w:val="zh-CN"/>
          <w:rPrChange w:id="48" w:author="cowry" w:date="2019-12-05T20:21:00Z">
            <w:rPr>
              <w:rFonts w:ascii="Times New Roman" w:hAnsi="Times New Roman" w:cs="Times New Roman" w:hint="eastAsia"/>
              <w:lang w:val="zh-CN"/>
            </w:rPr>
          </w:rPrChange>
        </w:rPr>
        <w:t>2</w:t>
      </w:r>
      <w:r>
        <w:rPr>
          <w:rFonts w:ascii="Times New Roman" w:hAnsi="Times New Roman" w:cs="Times New Roman" w:hint="eastAsia"/>
          <w:color w:val="0000FF"/>
          <w:lang w:val="zh-CN"/>
          <w:rPrChange w:id="49" w:author="cowry" w:date="2019-12-05T20:21:00Z">
            <w:rPr>
              <w:rFonts w:ascii="Times New Roman" w:hAnsi="Times New Roman" w:cs="Times New Roman" w:hint="eastAsia"/>
              <w:lang w:val="zh-CN"/>
            </w:rPr>
          </w:rPrChange>
        </w:rPr>
        <w:t>）针对不同特征交互具有不同重要程度，结合浅层模型与深层模型进行推荐，</w:t>
      </w:r>
      <w:r>
        <w:rPr>
          <w:rFonts w:ascii="Times New Roman" w:hAnsi="Times New Roman" w:cs="Times New Roman" w:hint="eastAsia"/>
          <w:color w:val="0000FF"/>
          <w:rPrChange w:id="50" w:author="cowry" w:date="2019-12-05T20:21:00Z">
            <w:rPr>
              <w:rFonts w:ascii="Times New Roman" w:hAnsi="Times New Roman" w:cs="Times New Roman" w:hint="eastAsia"/>
            </w:rPr>
          </w:rPrChange>
        </w:rPr>
        <w:t>提出</w:t>
      </w:r>
      <w:r>
        <w:rPr>
          <w:rFonts w:hint="eastAsia"/>
          <w:color w:val="0000FF"/>
          <w:rPrChange w:id="51" w:author="cowry" w:date="2019-12-05T20:21:00Z">
            <w:rPr>
              <w:rFonts w:hint="eastAsia"/>
            </w:rPr>
          </w:rPrChange>
        </w:rPr>
        <w:t>融合注意力机制的多交互神经矩阵分解模型</w:t>
      </w:r>
      <w:r>
        <w:rPr>
          <w:rFonts w:ascii="Times New Roman" w:hAnsi="Times New Roman" w:cs="Times New Roman" w:hint="eastAsia"/>
          <w:color w:val="0000FF"/>
          <w:rPrChange w:id="52" w:author="cowry" w:date="2019-12-05T20:21:00Z">
            <w:rPr>
              <w:rFonts w:ascii="Times New Roman" w:hAnsi="Times New Roman" w:cs="Times New Roman" w:hint="eastAsia"/>
            </w:rPr>
          </w:rPrChange>
        </w:rPr>
        <w:t>。基于工作</w:t>
      </w:r>
      <w:r>
        <w:rPr>
          <w:rFonts w:ascii="Times New Roman" w:hAnsi="Times New Roman" w:cs="Times New Roman" w:hint="eastAsia"/>
          <w:color w:val="0000FF"/>
          <w:rPrChange w:id="53" w:author="cowry" w:date="2019-12-05T20:21:00Z">
            <w:rPr>
              <w:rFonts w:ascii="Times New Roman" w:hAnsi="Times New Roman" w:cs="Times New Roman" w:hint="eastAsia"/>
            </w:rPr>
          </w:rPrChange>
        </w:rPr>
        <w:t>(</w:t>
      </w:r>
      <w:r>
        <w:rPr>
          <w:rFonts w:ascii="Times New Roman" w:hAnsi="Times New Roman" w:cs="Times New Roman"/>
          <w:color w:val="0000FF"/>
          <w:rPrChange w:id="54" w:author="cowry" w:date="2019-12-05T20:21:00Z">
            <w:rPr>
              <w:rFonts w:ascii="Times New Roman" w:hAnsi="Times New Roman" w:cs="Times New Roman"/>
            </w:rPr>
          </w:rPrChange>
        </w:rPr>
        <w:t>1</w:t>
      </w:r>
      <w:r>
        <w:rPr>
          <w:rFonts w:ascii="Times New Roman" w:hAnsi="Times New Roman" w:cs="Times New Roman" w:hint="eastAsia"/>
          <w:color w:val="0000FF"/>
          <w:rPrChange w:id="55" w:author="cowry" w:date="2019-12-05T20:21:00Z">
            <w:rPr>
              <w:rFonts w:ascii="Times New Roman" w:hAnsi="Times New Roman" w:cs="Times New Roman" w:hint="eastAsia"/>
            </w:rPr>
          </w:rPrChange>
        </w:rPr>
        <w:t>)</w:t>
      </w:r>
      <w:r>
        <w:rPr>
          <w:rFonts w:ascii="Times New Roman" w:hAnsi="Times New Roman" w:cs="Times New Roman" w:hint="eastAsia"/>
          <w:color w:val="0000FF"/>
          <w:rPrChange w:id="56" w:author="cowry" w:date="2019-12-05T20:21:00Z">
            <w:rPr>
              <w:rFonts w:ascii="Times New Roman" w:hAnsi="Times New Roman" w:cs="Times New Roman" w:hint="eastAsia"/>
            </w:rPr>
          </w:rPrChange>
        </w:rPr>
        <w:t>所提出的多交互网络结构，获得每一层网络所学习到的用户和项目交互结果；将多层神经网络学习到的用户和项目隐表示作为输入，增加一个注意力网络（</w:t>
      </w:r>
      <w:r>
        <w:rPr>
          <w:rFonts w:ascii="Times New Roman" w:hAnsi="Times New Roman" w:cs="Times New Roman"/>
          <w:color w:val="0000FF"/>
          <w:rPrChange w:id="57" w:author="cowry" w:date="2019-12-05T20:21:00Z">
            <w:rPr>
              <w:rFonts w:ascii="Times New Roman" w:hAnsi="Times New Roman" w:cs="Times New Roman"/>
            </w:rPr>
          </w:rPrChange>
        </w:rPr>
        <w:t>Attention</w:t>
      </w:r>
      <w:r>
        <w:rPr>
          <w:rFonts w:ascii="Times New Roman" w:hAnsi="Times New Roman" w:cs="Times New Roman" w:hint="eastAsia"/>
          <w:color w:val="0000FF"/>
          <w:rPrChange w:id="58" w:author="cowry" w:date="2019-12-05T20:21:00Z">
            <w:rPr>
              <w:rFonts w:ascii="Times New Roman" w:hAnsi="Times New Roman" w:cs="Times New Roman" w:hint="eastAsia"/>
            </w:rPr>
          </w:rPrChange>
        </w:rPr>
        <w:t>）去学习一个注意力权重矩阵，用来判断用户和项目特征交互的重要程度，将多交互网络结构学习到的隐表示与注意力权重矩阵加权得到一个深层模型的推荐结果；然后基于浅层的矩阵分解模型思想，与上述的深层模型共享同一嵌入层，获得用户和项目的隐因子表示，直接采用点积操作得到一个浅层模型的推荐结果；最后结合线性的浅层模型与非线性的深层模型，对浅层推荐模型和深层推荐模型的结果进行加权得到所提模型最终结果并进行</w:t>
      </w:r>
      <w:r>
        <w:rPr>
          <w:rFonts w:ascii="Times New Roman" w:hAnsi="Times New Roman" w:cs="Times New Roman" w:hint="eastAsia"/>
          <w:color w:val="0000FF"/>
          <w:rPrChange w:id="59" w:author="cowry" w:date="2019-12-05T20:21:00Z">
            <w:rPr>
              <w:rFonts w:ascii="Times New Roman" w:hAnsi="Times New Roman" w:cs="Times New Roman" w:hint="eastAsia"/>
            </w:rPr>
          </w:rPrChange>
        </w:rPr>
        <w:t>Top_N</w:t>
      </w:r>
      <w:r>
        <w:rPr>
          <w:rFonts w:ascii="Times New Roman" w:hAnsi="Times New Roman" w:cs="Times New Roman" w:hint="eastAsia"/>
          <w:color w:val="0000FF"/>
          <w:rPrChange w:id="60" w:author="cowry" w:date="2019-12-05T20:21:00Z">
            <w:rPr>
              <w:rFonts w:ascii="Times New Roman" w:hAnsi="Times New Roman" w:cs="Times New Roman" w:hint="eastAsia"/>
            </w:rPr>
          </w:rPrChange>
        </w:rPr>
        <w:t>排序推荐。在</w:t>
      </w:r>
      <w:r>
        <w:rPr>
          <w:rFonts w:ascii="Times New Roman" w:hAnsi="Times New Roman" w:cs="Times New Roman"/>
          <w:color w:val="0000FF"/>
          <w:lang w:val="zh-CN"/>
          <w:rPrChange w:id="61" w:author="cowry" w:date="2019-12-05T20:21:00Z">
            <w:rPr>
              <w:rFonts w:ascii="Times New Roman" w:hAnsi="Times New Roman" w:cs="Times New Roman"/>
              <w:lang w:val="zh-CN"/>
            </w:rPr>
          </w:rPrChange>
        </w:rPr>
        <w:t>Movielens 1m</w:t>
      </w:r>
      <w:r>
        <w:rPr>
          <w:rFonts w:ascii="Times New Roman" w:hAnsi="Times New Roman" w:cs="Times New Roman" w:hint="eastAsia"/>
          <w:color w:val="0000FF"/>
          <w:lang w:val="zh-CN"/>
          <w:rPrChange w:id="62" w:author="cowry" w:date="2019-12-05T20:21:00Z">
            <w:rPr>
              <w:rFonts w:ascii="Times New Roman" w:hAnsi="Times New Roman" w:cs="Times New Roman" w:hint="eastAsia"/>
              <w:lang w:val="zh-CN"/>
            </w:rPr>
          </w:rPrChange>
        </w:rPr>
        <w:t>和</w:t>
      </w:r>
      <w:r>
        <w:rPr>
          <w:rFonts w:ascii="Times New Roman" w:hAnsi="Times New Roman" w:cs="Times New Roman"/>
          <w:color w:val="0000FF"/>
          <w:rPrChange w:id="63" w:author="cowry" w:date="2019-12-05T20:21:00Z">
            <w:rPr>
              <w:rFonts w:ascii="Times New Roman" w:hAnsi="Times New Roman" w:cs="Times New Roman"/>
            </w:rPr>
          </w:rPrChange>
        </w:rPr>
        <w:t>Pinterest</w:t>
      </w:r>
      <w:r>
        <w:rPr>
          <w:rFonts w:ascii="Times New Roman" w:hAnsi="Times New Roman" w:cs="Times New Roman" w:hint="eastAsia"/>
          <w:color w:val="0000FF"/>
          <w:lang w:val="zh-CN"/>
          <w:rPrChange w:id="64" w:author="cowry" w:date="2019-12-05T20:21:00Z">
            <w:rPr>
              <w:rFonts w:ascii="Times New Roman" w:hAnsi="Times New Roman" w:cs="Times New Roman" w:hint="eastAsia"/>
              <w:lang w:val="zh-CN"/>
            </w:rPr>
          </w:rPrChange>
        </w:rPr>
        <w:t>数据集上进行对比实验</w:t>
      </w:r>
      <w:r>
        <w:rPr>
          <w:rFonts w:ascii="Times New Roman" w:hAnsi="Times New Roman" w:cs="Times New Roman" w:hint="eastAsia"/>
          <w:color w:val="0000FF"/>
          <w:rPrChange w:id="65" w:author="cowry" w:date="2019-12-05T20:21:00Z">
            <w:rPr>
              <w:rFonts w:ascii="Times New Roman" w:hAnsi="Times New Roman" w:cs="Times New Roman" w:hint="eastAsia"/>
            </w:rPr>
          </w:rPrChange>
        </w:rPr>
        <w:t>并对该模型相关的参数进行对比分析</w:t>
      </w:r>
      <w:r>
        <w:rPr>
          <w:rFonts w:ascii="Times New Roman" w:hAnsi="Times New Roman" w:cs="Times New Roman" w:hint="eastAsia"/>
          <w:color w:val="0000FF"/>
          <w:lang w:val="zh-CN"/>
          <w:rPrChange w:id="66" w:author="cowry" w:date="2019-12-05T20:21:00Z">
            <w:rPr>
              <w:rFonts w:ascii="Times New Roman" w:hAnsi="Times New Roman" w:cs="Times New Roman" w:hint="eastAsia"/>
              <w:lang w:val="zh-CN"/>
            </w:rPr>
          </w:rPrChange>
        </w:rPr>
        <w:t>，实验结果表明，</w:t>
      </w:r>
      <w:r>
        <w:rPr>
          <w:rFonts w:ascii="Times New Roman" w:hAnsi="Times New Roman" w:cs="Times New Roman" w:hint="eastAsia"/>
          <w:color w:val="0000FF"/>
          <w:rPrChange w:id="67" w:author="cowry" w:date="2019-12-05T20:21:00Z">
            <w:rPr>
              <w:rFonts w:ascii="Times New Roman" w:hAnsi="Times New Roman" w:cs="Times New Roman" w:hint="eastAsia"/>
            </w:rPr>
          </w:rPrChange>
        </w:rPr>
        <w:t>所提出的</w:t>
      </w:r>
      <w:r>
        <w:rPr>
          <w:rFonts w:ascii="Times New Roman" w:hAnsi="Times New Roman" w:cs="Times New Roman" w:hint="eastAsia"/>
          <w:color w:val="0000FF"/>
          <w:lang w:val="zh-CN"/>
          <w:rPrChange w:id="68" w:author="cowry" w:date="2019-12-05T20:21:00Z">
            <w:rPr>
              <w:rFonts w:ascii="Times New Roman" w:hAnsi="Times New Roman" w:cs="Times New Roman" w:hint="eastAsia"/>
              <w:lang w:val="zh-CN"/>
            </w:rPr>
          </w:rPrChange>
        </w:rPr>
        <w:t>推荐模型能更精确地为用户进行合适的项目推荐。</w:t>
      </w:r>
    </w:p>
    <w:p w14:paraId="6BF890AB" w14:textId="77777777" w:rsidR="00E07C41" w:rsidRPr="00E07C41" w:rsidRDefault="00514A19">
      <w:pPr>
        <w:spacing w:beforeLines="50" w:before="120" w:afterLines="50" w:after="120" w:line="400" w:lineRule="exact"/>
        <w:rPr>
          <w:rFonts w:ascii="Times New Roman" w:hAnsi="Times New Roman" w:cs="Times New Roman"/>
          <w:b/>
          <w:color w:val="0000FF"/>
          <w:rPrChange w:id="69" w:author="cowry" w:date="2019-12-05T20:21:00Z">
            <w:rPr>
              <w:rFonts w:ascii="Times New Roman" w:hAnsi="Times New Roman" w:cs="Times New Roman"/>
              <w:b/>
            </w:rPr>
          </w:rPrChange>
        </w:rPr>
      </w:pPr>
      <w:r>
        <w:rPr>
          <w:rFonts w:ascii="Times New Roman" w:hAnsi="Times New Roman" w:cs="Times New Roman" w:hint="eastAsia"/>
          <w:b/>
          <w:color w:val="0000FF"/>
          <w:rPrChange w:id="70" w:author="cowry" w:date="2019-12-05T20:21:00Z">
            <w:rPr>
              <w:rFonts w:ascii="Times New Roman" w:hAnsi="Times New Roman" w:cs="Times New Roman" w:hint="eastAsia"/>
              <w:b/>
            </w:rPr>
          </w:rPrChange>
        </w:rPr>
        <w:t>关键词：深度学习；辅助信息；多层交互；矩阵分解；注意力机制</w:t>
      </w:r>
    </w:p>
    <w:p w14:paraId="276E3BDA" w14:textId="77777777" w:rsidR="00E07C41" w:rsidRDefault="00514A19">
      <w:pPr>
        <w:jc w:val="center"/>
        <w:rPr>
          <w:rFonts w:ascii="Times New Roman" w:hAnsi="Times New Roman" w:cs="Times New Roman"/>
        </w:rPr>
        <w:sectPr w:rsidR="00E07C41">
          <w:headerReference w:type="even" r:id="rId25"/>
          <w:headerReference w:type="default" r:id="rId26"/>
          <w:footerReference w:type="even" r:id="rId27"/>
          <w:footerReference w:type="default" r:id="rId28"/>
          <w:type w:val="oddPage"/>
          <w:pgSz w:w="11906" w:h="16838"/>
          <w:pgMar w:top="1701" w:right="1418" w:bottom="1418" w:left="1418" w:header="1304" w:footer="1021" w:gutter="567"/>
          <w:pgNumType w:fmt="upperRoman" w:start="1"/>
          <w:cols w:space="427"/>
          <w:docGrid w:linePitch="326"/>
        </w:sectPr>
      </w:pPr>
      <w:r>
        <w:rPr>
          <w:rFonts w:ascii="Times New Roman" w:hAnsi="Times New Roman" w:cs="Times New Roman"/>
        </w:rPr>
        <w:br w:type="page"/>
      </w:r>
    </w:p>
    <w:p w14:paraId="4AFAD23E" w14:textId="77777777" w:rsidR="00E07C41" w:rsidRDefault="00514A19">
      <w:pPr>
        <w:spacing w:line="400" w:lineRule="exact"/>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Research on Recommendation Model Based on </w:t>
      </w:r>
    </w:p>
    <w:p w14:paraId="13606945" w14:textId="77777777" w:rsidR="00E07C41" w:rsidRDefault="00514A19">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Deep Learning</w:t>
      </w:r>
    </w:p>
    <w:p w14:paraId="74B34040" w14:textId="77777777" w:rsidR="00E07C41" w:rsidRDefault="00514A19">
      <w:pPr>
        <w:jc w:val="center"/>
        <w:rPr>
          <w:rFonts w:ascii="Times New Roman" w:hAnsi="Times New Roman" w:cs="Times New Roman"/>
          <w:sz w:val="30"/>
          <w:szCs w:val="30"/>
        </w:rPr>
      </w:pPr>
      <w:r>
        <w:rPr>
          <w:rFonts w:ascii="Times New Roman" w:hAnsi="Times New Roman" w:cs="Times New Roman"/>
          <w:b/>
          <w:i/>
          <w:sz w:val="30"/>
          <w:szCs w:val="30"/>
        </w:rPr>
        <w:t>Major:</w:t>
      </w:r>
      <w:r>
        <w:rPr>
          <w:rFonts w:ascii="Times New Roman" w:hAnsi="Times New Roman" w:cs="Times New Roman"/>
          <w:b/>
          <w:sz w:val="30"/>
          <w:szCs w:val="30"/>
        </w:rPr>
        <w:t xml:space="preserve"> </w:t>
      </w:r>
      <w:r>
        <w:rPr>
          <w:rFonts w:ascii="Times New Roman" w:hAnsi="Times New Roman" w:cs="Times New Roman"/>
          <w:sz w:val="30"/>
          <w:szCs w:val="30"/>
        </w:rPr>
        <w:t>Technology of Computer Application</w:t>
      </w:r>
    </w:p>
    <w:p w14:paraId="1BB4BC55" w14:textId="77777777" w:rsidR="00E07C41" w:rsidRDefault="00514A19">
      <w:pPr>
        <w:jc w:val="center"/>
        <w:rPr>
          <w:rFonts w:ascii="Times New Roman" w:hAnsi="Times New Roman" w:cs="Times New Roman"/>
          <w:sz w:val="30"/>
          <w:szCs w:val="30"/>
        </w:rPr>
      </w:pPr>
      <w:r>
        <w:rPr>
          <w:rFonts w:ascii="Times New Roman" w:hAnsi="Times New Roman" w:cs="Times New Roman"/>
          <w:b/>
          <w:i/>
          <w:sz w:val="30"/>
          <w:szCs w:val="30"/>
        </w:rPr>
        <w:t>S</w:t>
      </w:r>
      <w:r>
        <w:rPr>
          <w:rFonts w:ascii="Times New Roman" w:hAnsi="Times New Roman" w:cs="Times New Roman" w:hint="eastAsia"/>
          <w:b/>
          <w:i/>
          <w:sz w:val="30"/>
          <w:szCs w:val="30"/>
        </w:rPr>
        <w:t>u</w:t>
      </w:r>
      <w:r>
        <w:rPr>
          <w:rFonts w:ascii="Times New Roman" w:hAnsi="Times New Roman" w:cs="Times New Roman"/>
          <w:b/>
          <w:i/>
          <w:sz w:val="30"/>
          <w:szCs w:val="30"/>
        </w:rPr>
        <w:t xml:space="preserve">pervisor: </w:t>
      </w:r>
      <w:r>
        <w:rPr>
          <w:rFonts w:ascii="Times New Roman" w:hAnsi="Times New Roman" w:cs="Times New Roman"/>
          <w:sz w:val="30"/>
          <w:szCs w:val="30"/>
        </w:rPr>
        <w:t>Prof. Yan Tang</w:t>
      </w:r>
    </w:p>
    <w:p w14:paraId="7FA9BDB3" w14:textId="77777777" w:rsidR="00E07C41" w:rsidRDefault="00514A19">
      <w:pPr>
        <w:jc w:val="center"/>
        <w:rPr>
          <w:rFonts w:ascii="Times New Roman" w:hAnsi="Times New Roman" w:cs="Times New Roman"/>
          <w:b/>
          <w:i/>
          <w:sz w:val="30"/>
          <w:szCs w:val="30"/>
        </w:rPr>
      </w:pPr>
      <w:r>
        <w:rPr>
          <w:rFonts w:ascii="Times New Roman" w:hAnsi="Times New Roman" w:cs="Times New Roman"/>
          <w:b/>
          <w:i/>
          <w:sz w:val="30"/>
          <w:szCs w:val="30"/>
        </w:rPr>
        <w:t xml:space="preserve">Author: </w:t>
      </w:r>
      <w:r>
        <w:rPr>
          <w:rFonts w:ascii="Times New Roman" w:hAnsi="Times New Roman" w:cs="Times New Roman"/>
          <w:sz w:val="30"/>
          <w:szCs w:val="30"/>
        </w:rPr>
        <w:t>Tonghuan Li</w:t>
      </w:r>
    </w:p>
    <w:p w14:paraId="2DDF7E67" w14:textId="77777777" w:rsidR="00E07C41" w:rsidRDefault="00E07C41">
      <w:pPr>
        <w:spacing w:line="400" w:lineRule="exact"/>
        <w:jc w:val="center"/>
        <w:rPr>
          <w:rFonts w:ascii="Times New Roman" w:hAnsi="Times New Roman" w:cs="Times New Roman"/>
          <w:b/>
          <w:sz w:val="36"/>
          <w:szCs w:val="36"/>
        </w:rPr>
      </w:pPr>
    </w:p>
    <w:p w14:paraId="7201115A" w14:textId="77777777" w:rsidR="00E07C41" w:rsidRDefault="00514A19">
      <w:pPr>
        <w:pStyle w:val="1"/>
        <w:spacing w:before="120" w:after="120"/>
        <w:rPr>
          <w:b w:val="0"/>
        </w:rPr>
      </w:pPr>
      <w:bookmarkStart w:id="71" w:name="_Toc9526665"/>
      <w:r>
        <w:rPr>
          <w:b w:val="0"/>
        </w:rPr>
        <w:t>Abstract</w:t>
      </w:r>
      <w:bookmarkEnd w:id="71"/>
    </w:p>
    <w:p w14:paraId="2E03A507" w14:textId="77777777" w:rsidR="00E07C41" w:rsidRDefault="00514A19">
      <w:pPr>
        <w:pStyle w:val="10"/>
        <w:spacing w:line="400" w:lineRule="exact"/>
        <w:ind w:firstLine="420"/>
      </w:pPr>
      <w:r>
        <w:t xml:space="preserve">The personalized recommendation </w:t>
      </w:r>
      <w:r>
        <w:rPr>
          <w:rFonts w:hint="eastAsia"/>
        </w:rPr>
        <w:t>t</w:t>
      </w:r>
      <w:r>
        <w:t>echnology mainly obtains the user's preference characteristics for items by recommendation algorithm and recommends items to users according to user's demands, preferences or other information. It plays an important role in alleviating the problem of "information overload". It has also applied to various fields and attracted much attention of researchers.</w:t>
      </w:r>
    </w:p>
    <w:p w14:paraId="5CDED6C8" w14:textId="77777777" w:rsidR="00E07C41" w:rsidRDefault="00514A19">
      <w:pPr>
        <w:pStyle w:val="10"/>
        <w:spacing w:line="400" w:lineRule="exact"/>
        <w:ind w:firstLine="420"/>
      </w:pPr>
      <w:r>
        <w:t>In personalized recommendation system, the recommendation model based on collaborative filtering was used widely, especially matrix factorization (MF), SVD++ have made many achievements in Netfix</w:t>
      </w:r>
      <w:r>
        <w:rPr>
          <w:color w:val="333333"/>
          <w:sz w:val="21"/>
          <w:szCs w:val="21"/>
          <w:shd w:val="clear" w:color="auto" w:fill="F9F9F9"/>
        </w:rPr>
        <w:t> </w:t>
      </w:r>
      <w:r>
        <w:t xml:space="preserve">competition, and pushed the research on collaborative filtering model based on matrix factorization to climax. However, the model just only considers the rating information between users and items, and </w:t>
      </w:r>
      <w:r>
        <w:rPr>
          <w:rFonts w:hint="eastAsia"/>
        </w:rPr>
        <w:t>t</w:t>
      </w:r>
      <w:r>
        <w:t>he</w:t>
      </w:r>
      <w:r>
        <w:rPr>
          <w:rFonts w:hint="eastAsia"/>
        </w:rPr>
        <w:t xml:space="preserve"> </w:t>
      </w:r>
      <w:r>
        <w:t>problem</w:t>
      </w:r>
      <w:r>
        <w:rPr>
          <w:rFonts w:hint="eastAsia"/>
        </w:rPr>
        <w:t xml:space="preserve"> of</w:t>
      </w:r>
      <w:r>
        <w:t xml:space="preserve"> data sparsely and cold start will greatly affect the recommendation performance of the model. In addition, as a shallow model, it can’t to learn the deeper features of users and items, and the interaction information between users and items </w:t>
      </w:r>
      <w:r>
        <w:rPr>
          <w:rFonts w:hint="eastAsia"/>
        </w:rPr>
        <w:t>t</w:t>
      </w:r>
      <w:r>
        <w:t>o make more accurate recommendation.</w:t>
      </w:r>
    </w:p>
    <w:p w14:paraId="6BE29D4E" w14:textId="77777777" w:rsidR="00E07C41" w:rsidRDefault="00514A19">
      <w:pPr>
        <w:pStyle w:val="10"/>
        <w:spacing w:line="400" w:lineRule="exact"/>
        <w:ind w:firstLine="420"/>
      </w:pPr>
      <w:r>
        <w:t>W</w:t>
      </w:r>
      <w:r>
        <w:rPr>
          <w:rFonts w:hint="eastAsia"/>
        </w:rPr>
        <w:t>ith</w:t>
      </w:r>
      <w:r>
        <w:t xml:space="preserve"> the development and breakthrough of deep learning technology, it has brought new opportunities and challenges for the research of recommendation model. The recommendation model based on </w:t>
      </w:r>
      <w:r>
        <w:rPr>
          <w:rFonts w:hint="eastAsia"/>
        </w:rPr>
        <w:t>de</w:t>
      </w:r>
      <w:r>
        <w:t>ep learning utilizes the structure of multi</w:t>
      </w:r>
      <w:r>
        <w:rPr>
          <w:rFonts w:hint="eastAsia"/>
        </w:rPr>
        <w:t>-</w:t>
      </w:r>
      <w:r>
        <w:t xml:space="preserve">layer neural network, which can learn the interactive information between users and </w:t>
      </w:r>
      <w:r>
        <w:rPr>
          <w:rFonts w:hint="eastAsia"/>
        </w:rPr>
        <w:t>item</w:t>
      </w:r>
      <w:r>
        <w:t>s non</w:t>
      </w:r>
      <w:r>
        <w:rPr>
          <w:rFonts w:hint="eastAsia"/>
        </w:rPr>
        <w:t>-</w:t>
      </w:r>
      <w:r>
        <w:t>linearly, obtain deeper and more abstract hidden feature representation</w:t>
      </w:r>
      <w:r>
        <w:rPr>
          <w:rFonts w:hint="eastAsia"/>
        </w:rPr>
        <w:t>s</w:t>
      </w:r>
      <w:r>
        <w:t xml:space="preserve">, and show better </w:t>
      </w:r>
      <w:r>
        <w:rPr>
          <w:rFonts w:hint="eastAsia"/>
        </w:rPr>
        <w:t>result</w:t>
      </w:r>
      <w:r>
        <w:t>. B</w:t>
      </w:r>
      <w:r>
        <w:rPr>
          <w:rFonts w:hint="eastAsia"/>
        </w:rPr>
        <w:t>ut</w:t>
      </w:r>
      <w:r>
        <w:t xml:space="preserve">, most of models are based on the idea of matrix factorization, using a single rating information will reduce the recommendation performance of the model when encountering </w:t>
      </w:r>
      <w:r>
        <w:rPr>
          <w:rFonts w:hint="eastAsia"/>
        </w:rPr>
        <w:t xml:space="preserve">the </w:t>
      </w:r>
      <w:r>
        <w:t>problem</w:t>
      </w:r>
      <w:r>
        <w:rPr>
          <w:rFonts w:hint="eastAsia"/>
        </w:rPr>
        <w:t xml:space="preserve"> of </w:t>
      </w:r>
      <w:r>
        <w:t xml:space="preserve">data sparsely; only the last latent representation of multi-layer neural networks </w:t>
      </w:r>
      <w:r>
        <w:rPr>
          <w:rFonts w:hint="eastAsia"/>
        </w:rPr>
        <w:t>is</w:t>
      </w:r>
      <w:r>
        <w:t xml:space="preserve"> interacted, without considering the feature representation learned by each network </w:t>
      </w:r>
      <w:r>
        <w:rPr>
          <w:rFonts w:hint="eastAsia"/>
        </w:rPr>
        <w:t>is</w:t>
      </w:r>
      <w:r>
        <w:t xml:space="preserve"> also important</w:t>
      </w:r>
      <w:r>
        <w:rPr>
          <w:rFonts w:hint="eastAsia"/>
        </w:rPr>
        <w:t>.</w:t>
      </w:r>
      <w:r>
        <w:t xml:space="preserve"> In model training, the same weight is applied to all feature interactions between users and </w:t>
      </w:r>
      <w:r>
        <w:rPr>
          <w:rFonts w:hint="eastAsia"/>
        </w:rPr>
        <w:t>item</w:t>
      </w:r>
      <w:r>
        <w:t xml:space="preserve">s, but for different feature interactions, the </w:t>
      </w:r>
      <w:r>
        <w:lastRenderedPageBreak/>
        <w:t>importance is different.</w:t>
      </w:r>
    </w:p>
    <w:p w14:paraId="6FB9B3B1" w14:textId="77777777" w:rsidR="00E07C41" w:rsidRDefault="00514A19">
      <w:pPr>
        <w:spacing w:line="400" w:lineRule="exact"/>
        <w:ind w:firstLine="420"/>
        <w:rPr>
          <w:rFonts w:ascii="Times New Roman" w:eastAsia="宋体" w:hAnsi="Times New Roman" w:cs="Times New Roman"/>
        </w:rPr>
      </w:pPr>
      <w:r>
        <w:rPr>
          <w:rFonts w:ascii="Times New Roman" w:eastAsia="宋体" w:hAnsi="Times New Roman" w:cs="Times New Roman"/>
        </w:rPr>
        <w:t xml:space="preserve">In this paper, research on the above problems, combines auxiliary information to alleviate the sparsely problem, constructs a new network structure to effectively utilize the </w:t>
      </w:r>
      <w:r>
        <w:rPr>
          <w:rFonts w:ascii="Times New Roman" w:eastAsia="宋体" w:hAnsi="Times New Roman" w:cs="Times New Roman" w:hint="eastAsia"/>
        </w:rPr>
        <w:t>latent</w:t>
      </w:r>
      <w:r>
        <w:rPr>
          <w:rFonts w:ascii="Times New Roman" w:eastAsia="宋体" w:hAnsi="Times New Roman" w:cs="Times New Roman"/>
        </w:rPr>
        <w:t xml:space="preserve"> representations learned by each layer of network, adding the attention mechanism to judge the importance of different feature interaction, and further improves the recommendation performance of the model by combining shallow model and deep model. The main work of this paper is as follows</w:t>
      </w:r>
      <w:r>
        <w:rPr>
          <w:rFonts w:ascii="Times New Roman" w:eastAsia="宋体" w:hAnsi="Times New Roman" w:cs="Times New Roman" w:hint="eastAsia"/>
        </w:rPr>
        <w:t>:</w:t>
      </w:r>
    </w:p>
    <w:p w14:paraId="422F7EF8" w14:textId="77777777" w:rsidR="00E07C41" w:rsidRDefault="00514A19">
      <w:pPr>
        <w:pStyle w:val="10"/>
        <w:spacing w:line="400" w:lineRule="exact"/>
        <w:ind w:firstLine="420"/>
      </w:pPr>
      <w:r>
        <w:t xml:space="preserve">(1) Considering the problem of the rating data sparsely and only using the last latent representation to recommend, we proposed a Multi-interactive Deep Matrix Factorization Model Based on Auxiliary Information. On the basis of deep learning recommendation model based on matrix factorization, we further utilize the rating data and fuse more auxiliary information </w:t>
      </w:r>
      <w:r>
        <w:rPr>
          <w:rFonts w:hint="eastAsia"/>
        </w:rPr>
        <w:t>(</w:t>
      </w:r>
      <w:r>
        <w:t>user/item attributes, comments, tags, etc.</w:t>
      </w:r>
      <w:r>
        <w:rPr>
          <w:rFonts w:hint="eastAsia"/>
        </w:rPr>
        <w:t>)</w:t>
      </w:r>
      <w:r>
        <w:t xml:space="preserve"> as the model input, which contains some hidden preference features of users and items</w:t>
      </w:r>
      <w:r>
        <w:rPr>
          <w:rFonts w:hint="eastAsia"/>
        </w:rPr>
        <w:t xml:space="preserve">, it can not only alleviate the problem of data </w:t>
      </w:r>
      <w:r>
        <w:t>sparsely</w:t>
      </w:r>
      <w:r>
        <w:rPr>
          <w:rFonts w:hint="eastAsia"/>
        </w:rPr>
        <w:t>, but also extract more attributes of users and items from auxiliary information.</w:t>
      </w:r>
      <w:r>
        <w:t xml:space="preserve"> Then, we construct parallel multi-layer non-linear network to learn latent representation of users and items respectively, and utilizing dot product operation for latent representation of users and items learned by each layer of network, considering different learning abilities of network layer to obtain interactive results of different layers. Finally, aggregate the interaction results of all layers as the model final result and predict the score. After compared the experiment on Movielens latest 100K dataset and analyzed the model related parameters, the experimental results have proved that the proposed recommendation model can accurately predict the score.</w:t>
      </w:r>
    </w:p>
    <w:p w14:paraId="3326B8B3" w14:textId="77777777" w:rsidR="00E07C41" w:rsidRDefault="00514A19">
      <w:pPr>
        <w:pStyle w:val="10"/>
        <w:spacing w:line="400" w:lineRule="exact"/>
        <w:ind w:firstLine="420"/>
      </w:pPr>
      <w:r>
        <w:t>(2) Considering the importance of different interaction features</w:t>
      </w:r>
      <w:r>
        <w:rPr>
          <w:rFonts w:hint="eastAsia"/>
        </w:rPr>
        <w:t>, and further</w:t>
      </w:r>
      <w:r>
        <w:t xml:space="preserve"> combine the shallow model and deep model to recommend, we proposed an attention multi-interacti</w:t>
      </w:r>
      <w:r>
        <w:rPr>
          <w:rFonts w:hint="eastAsia"/>
        </w:rPr>
        <w:t>ve</w:t>
      </w:r>
      <w:r>
        <w:t xml:space="preserve"> neural matrix factorization model. Firstly, based on the multi-interacti</w:t>
      </w:r>
      <w:r>
        <w:rPr>
          <w:rFonts w:hint="eastAsia"/>
        </w:rPr>
        <w:t>ve</w:t>
      </w:r>
      <w:r>
        <w:t xml:space="preserve"> network structure proposed by work (1), to obtain the interactive results of users and items learned by each layer of network; using the latent representations learned by multi-layer neural networks as input. A</w:t>
      </w:r>
      <w:r>
        <w:rPr>
          <w:rFonts w:hint="eastAsia"/>
        </w:rPr>
        <w:t>dd</w:t>
      </w:r>
      <w:r>
        <w:t>ing an attention network to learn an attention weight matrix, which is used to judge the importance of interaction between user and item features</w:t>
      </w:r>
      <w:r>
        <w:rPr>
          <w:rFonts w:hint="eastAsia"/>
        </w:rPr>
        <w:t>; u</w:t>
      </w:r>
      <w:r>
        <w:t>tilizing the latent representations that learned from the multi-interacti</w:t>
      </w:r>
      <w:r>
        <w:rPr>
          <w:rFonts w:hint="eastAsia"/>
        </w:rPr>
        <w:t>ve</w:t>
      </w:r>
      <w:r>
        <w:t xml:space="preserve"> network and the attention weight matrix, to obtain a result of deep model. Secondly, based on the idea of shallow matrix factorization model, we share the same embedding layer with the deep model mentioned above, obtain the latent factor representation of users and items, and </w:t>
      </w:r>
      <w:r>
        <w:lastRenderedPageBreak/>
        <w:t>directly use the dot product operation to obtain a result of shallow model. Finally, combine the linear shallow model and non-linear deep model, weighted the shallow result and the deep result to obtain the final results of the proposed model and make Top_N rank recommendation. After compared the experiment on Movielens 1m and Pinterest datasets, and analyzed the model related parameters. The experimental results have proved that the proposed recommendation model can more accurately to recommend items for users.</w:t>
      </w:r>
    </w:p>
    <w:p w14:paraId="6F88853D" w14:textId="77777777" w:rsidR="00E07C41" w:rsidRDefault="00514A19">
      <w:pPr>
        <w:pStyle w:val="10"/>
        <w:spacing w:beforeLines="50" w:before="120" w:afterLines="50" w:after="120" w:line="400" w:lineRule="exact"/>
        <w:rPr>
          <w:b/>
        </w:rPr>
      </w:pPr>
      <w:r>
        <w:rPr>
          <w:b/>
        </w:rPr>
        <w:t xml:space="preserve">Keywords: </w:t>
      </w:r>
      <w:r>
        <w:rPr>
          <w:rFonts w:hint="eastAsia"/>
          <w:b/>
        </w:rPr>
        <w:t>d</w:t>
      </w:r>
      <w:r>
        <w:rPr>
          <w:b/>
        </w:rPr>
        <w:t xml:space="preserve">eep learning; </w:t>
      </w:r>
      <w:r>
        <w:rPr>
          <w:rFonts w:hint="eastAsia"/>
          <w:b/>
        </w:rPr>
        <w:t>a</w:t>
      </w:r>
      <w:r>
        <w:rPr>
          <w:b/>
        </w:rPr>
        <w:t>uxiliary information; multi-interaction; matrix factorization; attention mechanism;</w:t>
      </w:r>
    </w:p>
    <w:p w14:paraId="69561A43" w14:textId="77777777" w:rsidR="00E07C41" w:rsidRDefault="00E07C41">
      <w:pPr>
        <w:pStyle w:val="1"/>
        <w:spacing w:before="120" w:after="120"/>
        <w:jc w:val="both"/>
        <w:sectPr w:rsidR="00E07C41">
          <w:headerReference w:type="even" r:id="rId29"/>
          <w:headerReference w:type="default" r:id="rId30"/>
          <w:footerReference w:type="even" r:id="rId31"/>
          <w:footerReference w:type="default" r:id="rId32"/>
          <w:pgSz w:w="11906" w:h="16838"/>
          <w:pgMar w:top="1701" w:right="1418" w:bottom="1418" w:left="1418" w:header="1304" w:footer="1020" w:gutter="567"/>
          <w:pgNumType w:fmt="upperRoman" w:start="3"/>
          <w:cols w:space="425"/>
          <w:docGrid w:linePitch="326"/>
        </w:sectPr>
      </w:pPr>
      <w:bookmarkStart w:id="72" w:name="_Toc479174276"/>
    </w:p>
    <w:p w14:paraId="273A76ED" w14:textId="77777777" w:rsidR="00E07C41" w:rsidRDefault="00514A19">
      <w:pPr>
        <w:pStyle w:val="1"/>
        <w:spacing w:before="120" w:after="120"/>
      </w:pPr>
      <w:bookmarkStart w:id="73" w:name="_Toc9526666"/>
      <w:r>
        <w:lastRenderedPageBreak/>
        <w:t>第</w:t>
      </w:r>
      <w:r>
        <w:t>1</w:t>
      </w:r>
      <w:r>
        <w:t>章</w:t>
      </w:r>
      <w:r>
        <w:rPr>
          <w:rFonts w:hint="eastAsia"/>
        </w:rPr>
        <w:t xml:space="preserve"> </w:t>
      </w:r>
      <w:r>
        <w:t>绪论</w:t>
      </w:r>
      <w:bookmarkEnd w:id="72"/>
      <w:bookmarkEnd w:id="73"/>
    </w:p>
    <w:p w14:paraId="08F11BDF" w14:textId="77777777" w:rsidR="00E07C41" w:rsidRDefault="00514A19">
      <w:pPr>
        <w:pStyle w:val="2"/>
        <w:spacing w:before="120" w:after="120"/>
        <w:rPr>
          <w:rFonts w:ascii="Times New Roman" w:hAnsi="Times New Roman" w:cs="Times New Roman"/>
        </w:rPr>
      </w:pPr>
      <w:bookmarkStart w:id="74" w:name="_Toc9526667"/>
      <w:bookmarkStart w:id="75" w:name="_Toc479174277"/>
      <w:r>
        <w:rPr>
          <w:rFonts w:ascii="Times New Roman" w:hAnsi="Times New Roman" w:cs="Times New Roman"/>
        </w:rPr>
        <w:t>1.1</w:t>
      </w:r>
      <w:r>
        <w:rPr>
          <w:rFonts w:ascii="Times New Roman" w:hAnsi="Times New Roman" w:cs="Times New Roman"/>
        </w:rPr>
        <w:t>研究背景</w:t>
      </w:r>
      <w:bookmarkEnd w:id="74"/>
      <w:bookmarkEnd w:id="75"/>
    </w:p>
    <w:p w14:paraId="24C6EF36" w14:textId="77777777" w:rsidR="00E07C41" w:rsidRDefault="00514A19">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hint="eastAsia"/>
        </w:rPr>
        <w:t>科学技术的迅猛发展以及互联网的日益普及，提高了人们信息交互的效率，而图像作为信息的重要载体，满足了人们获取信息的需求，为人们的生活提供了极大的方便</w:t>
      </w:r>
      <w:r>
        <w:rPr>
          <w:rFonts w:ascii="Times New Roman" w:hAnsi="Times New Roman" w:cs="Times New Roman" w:hint="eastAsia"/>
          <w:vertAlign w:val="superscript"/>
        </w:rPr>
        <w:t>[1]</w:t>
      </w:r>
      <w:r>
        <w:rPr>
          <w:rFonts w:ascii="Times New Roman" w:hAnsi="Times New Roman" w:cs="Times New Roman" w:hint="eastAsia"/>
        </w:rPr>
        <w:t>，例如，医学图像中的核磁共振图像</w:t>
      </w:r>
      <w:r>
        <w:rPr>
          <w:rFonts w:ascii="Times New Roman" w:hAnsi="Times New Roman" w:cs="Times New Roman" w:hint="eastAsia"/>
        </w:rPr>
        <w:t>(MRI)</w:t>
      </w:r>
      <w:r>
        <w:rPr>
          <w:rFonts w:ascii="Times New Roman" w:hAnsi="Times New Roman" w:cs="Times New Roman" w:hint="eastAsia"/>
        </w:rPr>
        <w:t>能够辅助医生找到病灶，人脸、指纹图像能够应用于安保联防以及智能支付，数字图像应用于车牌号码识别，视频图像跟踪应用于农业产业自动化以及社交媒体上传图片记录生活中美好瞬间</w:t>
      </w:r>
      <w:r>
        <w:rPr>
          <w:rFonts w:ascii="Times New Roman" w:hAnsi="Times New Roman" w:cs="Times New Roman" w:hint="eastAsia"/>
          <w:vertAlign w:val="superscript"/>
        </w:rPr>
        <w:t>[2]</w:t>
      </w:r>
      <w:r>
        <w:rPr>
          <w:rFonts w:ascii="Times New Roman" w:hAnsi="Times New Roman" w:cs="Times New Roman" w:hint="eastAsia"/>
        </w:rPr>
        <w:t>等等。从以上这些方面可以看出图像渗透到人们生活的方方面面，因此，如何通过图像处理技术得到我们所需的信息就显得尤为重要。</w:t>
      </w:r>
    </w:p>
    <w:p w14:paraId="7ED3C31B" w14:textId="77777777" w:rsidR="00E07C41" w:rsidRDefault="00514A19">
      <w:pPr>
        <w:spacing w:line="240" w:lineRule="auto"/>
        <w:jc w:val="center"/>
        <w:rPr>
          <w:rFonts w:ascii="Times New Roman" w:hAnsi="Times New Roman" w:cs="Times New Roman"/>
          <w:position w:val="-6"/>
        </w:rPr>
      </w:pPr>
      <w:r>
        <w:rPr>
          <w:rFonts w:ascii="Times New Roman" w:hAnsi="Times New Roman" w:cs="Times New Roman" w:hint="eastAsia"/>
          <w:noProof/>
          <w:position w:val="-6"/>
        </w:rPr>
        <w:drawing>
          <wp:inline distT="0" distB="0" distL="114300" distR="114300">
            <wp:extent cx="2223770" cy="2405380"/>
            <wp:effectExtent l="0" t="0" r="5080" b="1397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33"/>
                    <a:stretch>
                      <a:fillRect/>
                    </a:stretch>
                  </pic:blipFill>
                  <pic:spPr>
                    <a:xfrm>
                      <a:off x="0" y="0"/>
                      <a:ext cx="2223770" cy="2405380"/>
                    </a:xfrm>
                    <a:prstGeom prst="rect">
                      <a:avLst/>
                    </a:prstGeom>
                  </pic:spPr>
                </pic:pic>
              </a:graphicData>
            </a:graphic>
          </wp:inline>
        </w:drawing>
      </w:r>
    </w:p>
    <w:p w14:paraId="1CF0D082" w14:textId="77777777" w:rsidR="00E07C41" w:rsidRDefault="00E07C41">
      <w:pPr>
        <w:spacing w:line="240" w:lineRule="auto"/>
        <w:jc w:val="center"/>
        <w:rPr>
          <w:rFonts w:ascii="Times New Roman" w:hAnsi="Times New Roman" w:cs="Times New Roman"/>
          <w:position w:val="-6"/>
        </w:rPr>
      </w:pPr>
    </w:p>
    <w:p w14:paraId="5D7BBBB4" w14:textId="77777777" w:rsidR="00E07C41" w:rsidRDefault="00514A19">
      <w:pPr>
        <w:pStyle w:val="a4"/>
        <w:spacing w:line="240" w:lineRule="auto"/>
        <w:jc w:val="center"/>
        <w:rPr>
          <w:rFonts w:ascii="黑体" w:hAnsi="黑体" w:cs="Times New Roman"/>
          <w:sz w:val="21"/>
          <w:szCs w:val="22"/>
        </w:rPr>
      </w:pPr>
      <w:r>
        <w:rPr>
          <w:rFonts w:ascii="黑体" w:hAnsi="黑体" w:cs="Times New Roman" w:hint="eastAsia"/>
          <w:sz w:val="21"/>
          <w:szCs w:val="22"/>
        </w:rPr>
        <w:t>图1-1图像处理工程结构</w:t>
      </w:r>
    </w:p>
    <w:p w14:paraId="6EDCD63C" w14:textId="77777777" w:rsidR="00E07C41" w:rsidRDefault="00E07C41">
      <w:pPr>
        <w:spacing w:line="400" w:lineRule="exact"/>
        <w:rPr>
          <w:rFonts w:ascii="Times New Roman" w:hAnsi="Times New Roman" w:cs="Times New Roman"/>
        </w:rPr>
      </w:pPr>
    </w:p>
    <w:p w14:paraId="2913A094"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图像处理技术范围很广，是一门多学科交叉的技术，涉及到学科包括生物医学、数学、信息论、计算机科学等多种学科，其技术内容包含了图像分割、图像压缩、图像复原重建、图像分类识别、图像合成等。其中，图像分割是图像处理技术的一个重要环节，如图</w:t>
      </w:r>
      <w:r>
        <w:rPr>
          <w:rFonts w:ascii="Times New Roman" w:hAnsi="Times New Roman" w:cs="Times New Roman" w:hint="eastAsia"/>
        </w:rPr>
        <w:t>1-1</w:t>
      </w:r>
      <w:r>
        <w:rPr>
          <w:rFonts w:ascii="Times New Roman" w:hAnsi="Times New Roman" w:cs="Times New Roman" w:hint="eastAsia"/>
        </w:rPr>
        <w:t>所示，目的是将图像中目标区域提取出来，为后续的图像处理打下良好的基础。图像分割定义如下：</w:t>
      </w:r>
    </w:p>
    <w:p w14:paraId="71040D14" w14:textId="77777777" w:rsidR="00E07C41" w:rsidRDefault="00514A19">
      <w:pPr>
        <w:spacing w:line="400" w:lineRule="exact"/>
        <w:ind w:firstLine="420"/>
        <w:rPr>
          <w:rFonts w:ascii="Times New Roman" w:hAnsi="Times New Roman" w:cs="Times New Roman"/>
          <w:position w:val="-4"/>
        </w:rPr>
      </w:pPr>
      <w:r>
        <w:rPr>
          <w:rFonts w:ascii="Times New Roman" w:hAnsi="Times New Roman" w:cs="Times New Roman" w:hint="eastAsia"/>
        </w:rPr>
        <w:t>我们将图像看作各个不同的子区域</w:t>
      </w:r>
      <w:r>
        <w:rPr>
          <w:rFonts w:ascii="Times New Roman" w:hAnsi="Times New Roman" w:cs="Times New Roman" w:hint="eastAsia"/>
          <w:position w:val="-12"/>
          <w:vertAlign w:val="superscript"/>
        </w:rPr>
        <w:object w:dxaOrig="1320" w:dyaOrig="360" w14:anchorId="343BEE9F">
          <v:shape id="_x0000_i1027" type="#_x0000_t75" style="width:66.1pt;height:18.25pt" o:ole="">
            <v:imagedata r:id="rId34" o:title=""/>
            <o:lock v:ext="edit" aspectratio="f"/>
          </v:shape>
          <o:OLEObject Type="Embed" ProgID="Equation.DSMT4" ShapeID="_x0000_i1027" DrawAspect="Content" ObjectID="_1637412733" r:id="rId35"/>
        </w:object>
      </w:r>
      <w:r>
        <w:rPr>
          <w:rFonts w:ascii="Times New Roman" w:hAnsi="Times New Roman" w:cs="Times New Roman" w:hint="eastAsia"/>
          <w:position w:val="-4"/>
        </w:rPr>
        <w:t>的结合成的二维空间区域</w:t>
      </w:r>
      <w:r>
        <w:rPr>
          <w:rFonts w:ascii="Times New Roman" w:hAnsi="Times New Roman" w:cs="Times New Roman" w:hint="eastAsia"/>
          <w:position w:val="-4"/>
          <w:vertAlign w:val="superscript"/>
        </w:rPr>
        <w:t>[3]</w:t>
      </w:r>
      <w:r>
        <w:rPr>
          <w:rFonts w:ascii="Times New Roman" w:hAnsi="Times New Roman" w:cs="Times New Roman" w:hint="eastAsia"/>
          <w:position w:val="-4"/>
        </w:rPr>
        <w:t>，符合如下关系式：</w:t>
      </w:r>
    </w:p>
    <w:p w14:paraId="3C532358" w14:textId="77777777" w:rsidR="00E07C41" w:rsidRDefault="00514A19">
      <w:pPr>
        <w:numPr>
          <w:ilvl w:val="0"/>
          <w:numId w:val="1"/>
        </w:numPr>
        <w:spacing w:line="400" w:lineRule="exact"/>
        <w:ind w:firstLine="420"/>
        <w:rPr>
          <w:rFonts w:ascii="Times New Roman" w:hAnsi="Times New Roman" w:cs="Times New Roman"/>
          <w:position w:val="-4"/>
        </w:rPr>
      </w:pPr>
      <w:r>
        <w:rPr>
          <w:rFonts w:ascii="Times New Roman" w:hAnsi="Times New Roman" w:cs="Times New Roman"/>
          <w:position w:val="-12"/>
        </w:rPr>
        <w:object w:dxaOrig="2183" w:dyaOrig="1143" w14:anchorId="5C7FB09F">
          <v:shape id="_x0000_s1027" type="#_x0000_t75" style="position:absolute;left:0;text-align:left;margin-left:39pt;margin-top:3.75pt;width:49pt;height:19pt;z-index:251610624;mso-width-relative:page;mso-height-relative:page">
            <v:imagedata r:id="rId36" o:title=""/>
            <o:lock v:ext="edit" aspectratio="f"/>
          </v:shape>
          <o:OLEObject Type="Embed" ProgID="Equation.DSMT4" ShapeID="_x0000_s1027" DrawAspect="Content" ObjectID="_1637412945" r:id="rId37"/>
        </w:object>
      </w:r>
      <w:r>
        <w:rPr>
          <w:rFonts w:ascii="Times New Roman" w:hAnsi="Times New Roman" w:cs="Times New Roman" w:hint="eastAsia"/>
          <w:position w:val="-4"/>
        </w:rPr>
        <w:t xml:space="preserve">         </w:t>
      </w:r>
      <w:r>
        <w:rPr>
          <w:rFonts w:ascii="Times New Roman" w:hAnsi="Times New Roman" w:cs="Times New Roman" w:hint="eastAsia"/>
          <w:position w:val="-4"/>
        </w:rPr>
        <w:t>。</w:t>
      </w:r>
    </w:p>
    <w:p w14:paraId="46FDEB19" w14:textId="77777777" w:rsidR="00E07C41" w:rsidRDefault="00514A19">
      <w:pPr>
        <w:numPr>
          <w:ilvl w:val="0"/>
          <w:numId w:val="1"/>
        </w:numPr>
        <w:spacing w:line="400" w:lineRule="exact"/>
        <w:ind w:firstLine="420"/>
        <w:rPr>
          <w:rFonts w:ascii="Times New Roman" w:hAnsi="Times New Roman" w:cs="Times New Roman"/>
          <w:position w:val="-4"/>
        </w:rPr>
      </w:pPr>
      <w:r>
        <w:rPr>
          <w:rFonts w:ascii="Times New Roman" w:hAnsi="Times New Roman" w:cs="Times New Roman"/>
          <w:position w:val="-10"/>
        </w:rPr>
        <w:object w:dxaOrig="2183" w:dyaOrig="1143" w14:anchorId="1630F800">
          <v:shape id="_x0000_s1028" type="#_x0000_t75" style="position:absolute;left:0;text-align:left;margin-left:136.25pt;margin-top:6.15pt;width:56pt;height:16pt;z-index:251611648;mso-width-relative:page;mso-height-relative:page">
            <v:imagedata r:id="rId38" o:title=""/>
            <o:lock v:ext="edit" aspectratio="f"/>
          </v:shape>
          <o:OLEObject Type="Embed" ProgID="Equation.DSMT4" ShapeID="_x0000_s1028" DrawAspect="Content" ObjectID="_1637412946" r:id="rId39"/>
        </w:object>
      </w:r>
      <w:r>
        <w:rPr>
          <w:rFonts w:ascii="Times New Roman" w:hAnsi="Times New Roman" w:cs="Times New Roman" w:hint="eastAsia"/>
          <w:position w:val="-12"/>
        </w:rPr>
        <w:object w:dxaOrig="220" w:dyaOrig="360" w14:anchorId="00FB9DA0">
          <v:shape id="_x0000_i1028" type="#_x0000_t75" style="width:10.75pt;height:18.25pt" o:ole="">
            <v:imagedata r:id="rId40" o:title=""/>
            <o:lock v:ext="edit" aspectratio="f"/>
          </v:shape>
          <o:OLEObject Type="Embed" ProgID="Equation.DSMT4" ShapeID="_x0000_i1028" DrawAspect="Content" ObjectID="_1637412734" r:id="rId41"/>
        </w:object>
      </w:r>
      <w:r>
        <w:rPr>
          <w:rFonts w:ascii="Times New Roman" w:hAnsi="Times New Roman" w:cs="Times New Roman" w:hint="eastAsia"/>
          <w:position w:val="-4"/>
        </w:rPr>
        <w:t>是一个连通集，</w:t>
      </w:r>
      <w:r>
        <w:rPr>
          <w:rFonts w:ascii="Times New Roman" w:hAnsi="Times New Roman" w:cs="Times New Roman" w:hint="eastAsia"/>
          <w:position w:val="-4"/>
        </w:rPr>
        <w:tab/>
      </w:r>
      <w:r>
        <w:rPr>
          <w:rFonts w:ascii="Times New Roman" w:hAnsi="Times New Roman" w:cs="Times New Roman" w:hint="eastAsia"/>
          <w:position w:val="-4"/>
        </w:rPr>
        <w:tab/>
      </w:r>
      <w:r>
        <w:rPr>
          <w:rFonts w:ascii="Times New Roman" w:hAnsi="Times New Roman" w:cs="Times New Roman" w:hint="eastAsia"/>
          <w:position w:val="-4"/>
        </w:rPr>
        <w:tab/>
      </w:r>
      <w:r>
        <w:rPr>
          <w:rFonts w:ascii="Times New Roman" w:hAnsi="Times New Roman" w:cs="Times New Roman" w:hint="eastAsia"/>
          <w:position w:val="-4"/>
        </w:rPr>
        <w:t>。</w:t>
      </w:r>
    </w:p>
    <w:p w14:paraId="15D83565" w14:textId="77777777" w:rsidR="00E07C41" w:rsidRDefault="00514A19">
      <w:pPr>
        <w:numPr>
          <w:ilvl w:val="0"/>
          <w:numId w:val="1"/>
        </w:numPr>
        <w:spacing w:line="400" w:lineRule="exact"/>
        <w:ind w:firstLine="420"/>
        <w:rPr>
          <w:rFonts w:ascii="Times New Roman" w:hAnsi="Times New Roman" w:cs="Times New Roman"/>
          <w:position w:val="-4"/>
        </w:rPr>
      </w:pPr>
      <w:r>
        <w:rPr>
          <w:rFonts w:ascii="Times New Roman" w:hAnsi="Times New Roman" w:cs="Times New Roman"/>
          <w:position w:val="-14"/>
        </w:rPr>
        <w:object w:dxaOrig="2183" w:dyaOrig="1143" w14:anchorId="2285293A">
          <v:shape id="_x0000_s1029" type="#_x0000_t75" style="position:absolute;left:0;text-align:left;margin-left:40.95pt;margin-top:4pt;width:57pt;height:19pt;z-index:251612672;mso-width-relative:page;mso-height-relative:page">
            <v:imagedata r:id="rId42" o:title=""/>
            <o:lock v:ext="edit" aspectratio="f"/>
          </v:shape>
          <o:OLEObject Type="Embed" ProgID="Equation.DSMT4" ShapeID="_x0000_s1029" DrawAspect="Content" ObjectID="_1637412947" r:id="rId43"/>
        </w:object>
      </w:r>
      <w:r>
        <w:rPr>
          <w:rFonts w:ascii="Times New Roman" w:hAnsi="Times New Roman" w:cs="Times New Roman" w:hint="eastAsia"/>
          <w:position w:val="-4"/>
        </w:rPr>
        <w:t xml:space="preserve">          </w:t>
      </w:r>
      <w:r>
        <w:rPr>
          <w:rFonts w:ascii="Times New Roman" w:hAnsi="Times New Roman" w:cs="Times New Roman" w:hint="eastAsia"/>
          <w:position w:val="-4"/>
        </w:rPr>
        <w:t>，对于所有</w:t>
      </w:r>
      <w:r>
        <w:rPr>
          <w:rFonts w:ascii="Times New Roman" w:hAnsi="Times New Roman" w:cs="Times New Roman" w:hint="eastAsia"/>
          <w:position w:val="-6"/>
        </w:rPr>
        <w:object w:dxaOrig="139" w:dyaOrig="260" w14:anchorId="42E0AB3F">
          <v:shape id="_x0000_i1029" type="#_x0000_t75" style="width:7pt;height:12.9pt" o:ole="">
            <v:imagedata r:id="rId44" o:title=""/>
            <o:lock v:ext="edit" aspectratio="f"/>
          </v:shape>
          <o:OLEObject Type="Embed" ProgID="Equation.DSMT4" ShapeID="_x0000_i1029" DrawAspect="Content" ObjectID="_1637412735" r:id="rId45"/>
        </w:object>
      </w:r>
      <w:r>
        <w:rPr>
          <w:rFonts w:ascii="Times New Roman" w:hAnsi="Times New Roman" w:cs="Times New Roman" w:hint="eastAsia"/>
          <w:position w:val="-4"/>
        </w:rPr>
        <w:t>和</w:t>
      </w:r>
      <w:r>
        <w:rPr>
          <w:rFonts w:ascii="Times New Roman" w:hAnsi="Times New Roman" w:cs="Times New Roman" w:hint="eastAsia"/>
          <w:position w:val="-10"/>
        </w:rPr>
        <w:object w:dxaOrig="200" w:dyaOrig="300" w14:anchorId="4764C2D0">
          <v:shape id="_x0000_i1030" type="#_x0000_t75" style="width:10.2pt;height:15.05pt" o:ole="">
            <v:imagedata r:id="rId46" o:title=""/>
            <o:lock v:ext="edit" aspectratio="f"/>
          </v:shape>
          <o:OLEObject Type="Embed" ProgID="Equation.DSMT4" ShapeID="_x0000_i1030" DrawAspect="Content" ObjectID="_1637412736" r:id="rId47"/>
        </w:object>
      </w:r>
      <w:r>
        <w:rPr>
          <w:rFonts w:ascii="Times New Roman" w:hAnsi="Times New Roman" w:cs="Times New Roman" w:hint="eastAsia"/>
          <w:position w:val="-4"/>
        </w:rPr>
        <w:t>，</w:t>
      </w:r>
      <w:r>
        <w:rPr>
          <w:rFonts w:ascii="Times New Roman" w:hAnsi="Times New Roman" w:cs="Times New Roman" w:hint="eastAsia"/>
          <w:position w:val="-10"/>
        </w:rPr>
        <w:object w:dxaOrig="499" w:dyaOrig="300" w14:anchorId="32B91902">
          <v:shape id="_x0000_i1031" type="#_x0000_t75" style="width:24.7pt;height:15.05pt" o:ole="">
            <v:imagedata r:id="rId48" o:title=""/>
            <o:lock v:ext="edit" aspectratio="f"/>
          </v:shape>
          <o:OLEObject Type="Embed" ProgID="Equation.DSMT4" ShapeID="_x0000_i1031" DrawAspect="Content" ObjectID="_1637412737" r:id="rId49"/>
        </w:object>
      </w:r>
    </w:p>
    <w:p w14:paraId="020C95BC" w14:textId="77777777" w:rsidR="00E07C41" w:rsidRDefault="00514A19">
      <w:pPr>
        <w:numPr>
          <w:ilvl w:val="0"/>
          <w:numId w:val="1"/>
        </w:numPr>
        <w:spacing w:line="400" w:lineRule="exact"/>
        <w:ind w:firstLine="420"/>
        <w:rPr>
          <w:rFonts w:ascii="Times New Roman" w:hAnsi="Times New Roman" w:cs="Times New Roman"/>
          <w:position w:val="-4"/>
        </w:rPr>
      </w:pPr>
      <w:r>
        <w:rPr>
          <w:rFonts w:ascii="Times New Roman" w:hAnsi="Times New Roman" w:cs="Times New Roman"/>
          <w:position w:val="-10"/>
        </w:rPr>
        <w:object w:dxaOrig="2183" w:dyaOrig="1143" w14:anchorId="37D8FD08">
          <v:shape id="_x0000_s1031" type="#_x0000_t75" style="position:absolute;left:0;text-align:left;margin-left:122.85pt;margin-top:4.1pt;width:56pt;height:16pt;z-index:251614720;mso-width-relative:page;mso-height-relative:page">
            <v:imagedata r:id="rId38" o:title=""/>
            <o:lock v:ext="edit" aspectratio="f"/>
          </v:shape>
          <o:OLEObject Type="Embed" ProgID="Equation.DSMT4" ShapeID="_x0000_s1031" DrawAspect="Content" ObjectID="_1637412948" r:id="rId50"/>
        </w:object>
      </w:r>
      <w:r>
        <w:rPr>
          <w:rFonts w:ascii="Times New Roman" w:hAnsi="Times New Roman" w:cs="Times New Roman"/>
          <w:position w:val="-12"/>
        </w:rPr>
        <w:object w:dxaOrig="2183" w:dyaOrig="1143" w14:anchorId="2047ECEC">
          <v:shape id="_x0000_s1030" type="#_x0000_t75" style="position:absolute;left:0;text-align:left;margin-left:40.95pt;margin-top:4pt;width:73pt;height:18pt;z-index:251613696;mso-width-relative:page;mso-height-relative:page">
            <v:imagedata r:id="rId51" o:title=""/>
            <o:lock v:ext="edit" aspectratio="f"/>
          </v:shape>
          <o:OLEObject Type="Embed" ProgID="Equation.DSMT4" ShapeID="_x0000_s1030" DrawAspect="Content" ObjectID="_1637412949" r:id="rId52"/>
        </w:object>
      </w:r>
      <w:r>
        <w:rPr>
          <w:rFonts w:ascii="Times New Roman" w:hAnsi="Times New Roman" w:cs="Times New Roman" w:hint="eastAsia"/>
          <w:position w:val="-4"/>
        </w:rPr>
        <w:t xml:space="preserve">            </w:t>
      </w:r>
      <w:r>
        <w:rPr>
          <w:rFonts w:ascii="Times New Roman" w:hAnsi="Times New Roman" w:cs="Times New Roman" w:hint="eastAsia"/>
          <w:position w:val="-4"/>
        </w:rPr>
        <w:t>，</w:t>
      </w:r>
    </w:p>
    <w:p w14:paraId="3DEF3816" w14:textId="77777777" w:rsidR="00E07C41" w:rsidRDefault="00514A19">
      <w:pPr>
        <w:numPr>
          <w:ilvl w:val="0"/>
          <w:numId w:val="1"/>
        </w:numPr>
        <w:spacing w:line="400" w:lineRule="exact"/>
        <w:ind w:firstLine="420"/>
        <w:rPr>
          <w:rFonts w:ascii="Times New Roman" w:hAnsi="Times New Roman" w:cs="Times New Roman"/>
          <w:position w:val="-4"/>
        </w:rPr>
      </w:pPr>
      <w:r>
        <w:rPr>
          <w:rFonts w:ascii="Times New Roman" w:hAnsi="Times New Roman" w:cs="Times New Roman"/>
          <w:position w:val="-14"/>
        </w:rPr>
        <w:object w:dxaOrig="2183" w:dyaOrig="1143" w14:anchorId="1D476D93">
          <v:shape id="_x0000_s1032" type="#_x0000_t75" style="position:absolute;left:0;text-align:left;margin-left:40.95pt;margin-top:4pt;width:103.95pt;height:19pt;z-index:251615744;mso-width-relative:page;mso-height-relative:page">
            <v:imagedata r:id="rId53" o:title=""/>
            <o:lock v:ext="edit" aspectratio="f"/>
          </v:shape>
          <o:OLEObject Type="Embed" ProgID="Equation.DSMT4" ShapeID="_x0000_s1032" DrawAspect="Content" ObjectID="_1637412950" r:id="rId54"/>
        </w:object>
      </w:r>
      <w:r>
        <w:rPr>
          <w:rFonts w:ascii="Times New Roman" w:hAnsi="Times New Roman" w:cs="Times New Roman" w:hint="eastAsia"/>
          <w:position w:val="-4"/>
        </w:rPr>
        <w:tab/>
      </w:r>
      <w:r>
        <w:rPr>
          <w:rFonts w:ascii="Times New Roman" w:hAnsi="Times New Roman" w:cs="Times New Roman" w:hint="eastAsia"/>
          <w:position w:val="-4"/>
        </w:rPr>
        <w:tab/>
      </w:r>
      <w:r>
        <w:rPr>
          <w:rFonts w:ascii="Times New Roman" w:hAnsi="Times New Roman" w:cs="Times New Roman" w:hint="eastAsia"/>
          <w:position w:val="-4"/>
        </w:rPr>
        <w:tab/>
      </w:r>
      <w:r>
        <w:rPr>
          <w:rFonts w:ascii="Times New Roman" w:hAnsi="Times New Roman" w:cs="Times New Roman" w:hint="eastAsia"/>
          <w:position w:val="-4"/>
        </w:rPr>
        <w:tab/>
      </w:r>
      <w:r>
        <w:rPr>
          <w:rFonts w:ascii="Times New Roman" w:hAnsi="Times New Roman" w:cs="Times New Roman" w:hint="eastAsia"/>
          <w:position w:val="-4"/>
        </w:rPr>
        <w:tab/>
      </w:r>
      <w:r>
        <w:rPr>
          <w:rFonts w:ascii="Times New Roman" w:hAnsi="Times New Roman" w:cs="Times New Roman" w:hint="eastAsia"/>
          <w:position w:val="-4"/>
        </w:rPr>
        <w:tab/>
      </w:r>
      <w:r>
        <w:rPr>
          <w:rFonts w:ascii="Times New Roman" w:hAnsi="Times New Roman" w:cs="Times New Roman" w:hint="eastAsia"/>
          <w:position w:val="-4"/>
        </w:rPr>
        <w:t>，对于任何</w:t>
      </w:r>
      <w:r>
        <w:rPr>
          <w:rFonts w:ascii="Times New Roman" w:hAnsi="Times New Roman" w:cs="Times New Roman"/>
          <w:position w:val="-12"/>
        </w:rPr>
        <w:object w:dxaOrig="2183" w:dyaOrig="1143" w14:anchorId="360B2880">
          <v:shape id="_x0000_s1033" type="#_x0000_t75" style="position:absolute;left:0;text-align:left;margin-left:207pt;margin-top:4pt;width:13pt;height:18pt;z-index:251616768;mso-position-horizontal-relative:text;mso-position-vertical-relative:text;mso-width-relative:page;mso-height-relative:page">
            <v:imagedata r:id="rId55" o:title=""/>
            <o:lock v:ext="edit" aspectratio="f"/>
          </v:shape>
          <o:OLEObject Type="Embed" ProgID="Equation.DSMT4" ShapeID="_x0000_s1033" DrawAspect="Content" ObjectID="_1637412951" r:id="rId56"/>
        </w:object>
      </w:r>
      <w:r>
        <w:rPr>
          <w:rFonts w:ascii="Times New Roman" w:hAnsi="Times New Roman" w:cs="Times New Roman" w:hint="eastAsia"/>
          <w:position w:val="-4"/>
        </w:rPr>
        <w:tab/>
        <w:t xml:space="preserve">  </w:t>
      </w:r>
      <w:r>
        <w:rPr>
          <w:rFonts w:ascii="Times New Roman" w:hAnsi="Times New Roman" w:cs="Times New Roman" w:hint="eastAsia"/>
          <w:position w:val="-4"/>
        </w:rPr>
        <w:t>和</w:t>
      </w:r>
      <w:r>
        <w:rPr>
          <w:rFonts w:ascii="Times New Roman" w:hAnsi="Times New Roman" w:cs="Times New Roman"/>
          <w:position w:val="-14"/>
        </w:rPr>
        <w:object w:dxaOrig="2183" w:dyaOrig="1143" w14:anchorId="7A58A3DD">
          <v:shape id="_x0000_s1034" type="#_x0000_t75" style="position:absolute;left:0;text-align:left;margin-left:234pt;margin-top:4pt;width:15pt;height:19pt;z-index:251617792;mso-position-horizontal-relative:text;mso-position-vertical-relative:text;mso-width-relative:page;mso-height-relative:page">
            <v:imagedata r:id="rId57" o:title=""/>
            <o:lock v:ext="edit" aspectratio="f"/>
          </v:shape>
          <o:OLEObject Type="Embed" ProgID="Equation.DSMT4" ShapeID="_x0000_s1034" DrawAspect="Content" ObjectID="_1637412952" r:id="rId58"/>
        </w:object>
      </w:r>
      <w:r>
        <w:rPr>
          <w:rFonts w:ascii="Times New Roman" w:hAnsi="Times New Roman" w:cs="Times New Roman" w:hint="eastAsia"/>
          <w:position w:val="-4"/>
        </w:rPr>
        <w:t xml:space="preserve">  </w:t>
      </w:r>
      <w:r>
        <w:rPr>
          <w:rFonts w:ascii="Times New Roman" w:hAnsi="Times New Roman" w:cs="Times New Roman" w:hint="eastAsia"/>
          <w:position w:val="-4"/>
        </w:rPr>
        <w:t>的邻接区域</w:t>
      </w:r>
    </w:p>
    <w:p w14:paraId="6466FECA" w14:textId="77777777" w:rsidR="00E07C41" w:rsidRDefault="00514A19">
      <w:pPr>
        <w:spacing w:line="400" w:lineRule="exact"/>
        <w:ind w:left="420"/>
        <w:rPr>
          <w:rFonts w:ascii="Times New Roman" w:hAnsi="Times New Roman" w:cs="Times New Roman"/>
          <w:position w:val="-6"/>
        </w:rPr>
      </w:pPr>
      <w:r>
        <w:rPr>
          <w:rFonts w:ascii="Times New Roman" w:hAnsi="Times New Roman" w:cs="Times New Roman" w:hint="eastAsia"/>
          <w:position w:val="-4"/>
        </w:rPr>
        <w:lastRenderedPageBreak/>
        <w:t>其中</w:t>
      </w:r>
      <w:r>
        <w:rPr>
          <w:rFonts w:ascii="Times New Roman" w:hAnsi="Times New Roman" w:cs="Times New Roman"/>
          <w:position w:val="-4"/>
        </w:rPr>
        <w:object w:dxaOrig="260" w:dyaOrig="200" w14:anchorId="7CD1349A">
          <v:shape id="_x0000_i1032" type="#_x0000_t75" style="width:12.9pt;height:10.2pt" o:ole="">
            <v:imagedata r:id="rId59" o:title=""/>
            <o:lock v:ext="edit" aspectratio="f"/>
          </v:shape>
          <o:OLEObject Type="Embed" ProgID="Equation.DSMT4" ShapeID="_x0000_i1032" DrawAspect="Content" ObjectID="_1637412738" r:id="rId60"/>
        </w:object>
      </w:r>
      <w:r>
        <w:rPr>
          <w:rFonts w:ascii="Times New Roman" w:hAnsi="Times New Roman" w:cs="Times New Roman" w:hint="eastAsia"/>
          <w:position w:val="-4"/>
        </w:rPr>
        <w:t>和</w:t>
      </w:r>
      <w:r>
        <w:rPr>
          <w:rFonts w:ascii="Times New Roman" w:hAnsi="Times New Roman" w:cs="Times New Roman"/>
          <w:position w:val="-4"/>
        </w:rPr>
        <w:object w:dxaOrig="260" w:dyaOrig="200" w14:anchorId="30E895DD">
          <v:shape id="_x0000_i1033" type="#_x0000_t75" style="width:12.9pt;height:10.2pt" o:ole="">
            <v:imagedata r:id="rId61" o:title=""/>
            <o:lock v:ext="edit" aspectratio="f"/>
          </v:shape>
          <o:OLEObject Type="Embed" ProgID="Equation.DSMT4" ShapeID="_x0000_i1033" DrawAspect="Content" ObjectID="_1637412739" r:id="rId62"/>
        </w:object>
      </w:r>
      <w:r>
        <w:rPr>
          <w:rFonts w:ascii="Times New Roman" w:hAnsi="Times New Roman" w:cs="Times New Roman" w:hint="eastAsia"/>
          <w:position w:val="-4"/>
        </w:rPr>
        <w:t>表示并集和交集，</w:t>
      </w:r>
      <w:r>
        <w:rPr>
          <w:rFonts w:ascii="Times New Roman" w:hAnsi="Times New Roman" w:cs="Times New Roman"/>
          <w:position w:val="-6"/>
        </w:rPr>
        <w:object w:dxaOrig="260" w:dyaOrig="279" w14:anchorId="742EDE34">
          <v:shape id="_x0000_i1034" type="#_x0000_t75" style="width:12.9pt;height:13.95pt" o:ole="">
            <v:imagedata r:id="rId63" o:title=""/>
            <o:lock v:ext="edit" aspectratio="f"/>
          </v:shape>
          <o:OLEObject Type="Embed" ProgID="Equation.DSMT4" ShapeID="_x0000_i1034" DrawAspect="Content" ObjectID="_1637412740" r:id="rId64"/>
        </w:object>
      </w:r>
      <w:r>
        <w:rPr>
          <w:rFonts w:ascii="Times New Roman" w:hAnsi="Times New Roman" w:cs="Times New Roman" w:hint="eastAsia"/>
          <w:position w:val="-6"/>
        </w:rPr>
        <w:t>表示空集，</w:t>
      </w:r>
      <w:r>
        <w:rPr>
          <w:rFonts w:ascii="Times New Roman" w:hAnsi="Times New Roman" w:cs="Times New Roman"/>
          <w:position w:val="-12"/>
        </w:rPr>
        <w:object w:dxaOrig="2183" w:dyaOrig="1143" w14:anchorId="78CC4191">
          <v:shape id="_x0000_s1035" type="#_x0000_t75" style="position:absolute;left:0;text-align:left;margin-left:252pt;margin-top:4pt;width:31pt;height:18pt;z-index:251618816;mso-position-horizontal-relative:text;mso-position-vertical-relative:text;mso-width-relative:page;mso-height-relative:page">
            <v:imagedata r:id="rId65" o:title=""/>
            <o:lock v:ext="edit" aspectratio="f"/>
          </v:shape>
          <o:OLEObject Type="Embed" ProgID="Equation.DSMT4" ShapeID="_x0000_s1035" DrawAspect="Content" ObjectID="_1637412953" r:id="rId66"/>
        </w:object>
      </w:r>
      <w:r>
        <w:rPr>
          <w:rFonts w:ascii="Times New Roman" w:hAnsi="Times New Roman" w:cs="Times New Roman" w:hint="eastAsia"/>
          <w:position w:val="-6"/>
        </w:rPr>
        <w:t xml:space="preserve">     </w:t>
      </w:r>
      <w:r>
        <w:rPr>
          <w:rFonts w:ascii="Times New Roman" w:hAnsi="Times New Roman" w:cs="Times New Roman" w:hint="eastAsia"/>
          <w:position w:val="-6"/>
        </w:rPr>
        <w:t>表示</w:t>
      </w:r>
      <w:r>
        <w:rPr>
          <w:rFonts w:ascii="Times New Roman" w:hAnsi="Times New Roman" w:cs="Times New Roman"/>
          <w:position w:val="-12"/>
        </w:rPr>
        <w:object w:dxaOrig="2183" w:dyaOrig="1143" w14:anchorId="2DBDC79C">
          <v:shape id="_x0000_s1036" type="#_x0000_t75" style="position:absolute;left:0;text-align:left;margin-left:306pt;margin-top:4pt;width:13pt;height:18pt;z-index:251619840;mso-position-horizontal-relative:text;mso-position-vertical-relative:text;mso-width-relative:page;mso-height-relative:page">
            <v:imagedata r:id="rId67" o:title=""/>
            <o:lock v:ext="edit" aspectratio="f"/>
          </v:shape>
          <o:OLEObject Type="Embed" ProgID="Equation.DSMT4" ShapeID="_x0000_s1036" DrawAspect="Content" ObjectID="_1637412954" r:id="rId68"/>
        </w:object>
      </w:r>
      <w:r>
        <w:rPr>
          <w:rFonts w:ascii="Times New Roman" w:hAnsi="Times New Roman" w:cs="Times New Roman" w:hint="eastAsia"/>
          <w:position w:val="-6"/>
        </w:rPr>
        <w:t xml:space="preserve">  </w:t>
      </w:r>
      <w:r>
        <w:rPr>
          <w:rFonts w:ascii="Times New Roman" w:hAnsi="Times New Roman" w:cs="Times New Roman" w:hint="eastAsia"/>
          <w:position w:val="-6"/>
        </w:rPr>
        <w:t>集合像素点的属性。</w:t>
      </w:r>
    </w:p>
    <w:p w14:paraId="75907550" w14:textId="77777777" w:rsidR="00E07C41" w:rsidRDefault="00514A19">
      <w:pPr>
        <w:spacing w:line="240" w:lineRule="auto"/>
        <w:rPr>
          <w:rFonts w:ascii="Times New Roman" w:hAnsi="Times New Roman" w:cs="Times New Roman"/>
          <w:position w:val="-6"/>
        </w:rPr>
      </w:pPr>
      <w:r>
        <w:rPr>
          <w:rFonts w:ascii="Times New Roman" w:hAnsi="Times New Roman" w:cs="Times New Roman" w:hint="eastAsia"/>
          <w:position w:val="-6"/>
        </w:rPr>
        <w:t>图像分割理论上要完全满足上述五个条件，这极大增加了图像分割算法的难度和复杂性，如何攻克这些难题一直是图像分割研究方向的重点。</w:t>
      </w:r>
    </w:p>
    <w:p w14:paraId="41F171E7"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通过以上分析以及图</w:t>
      </w:r>
      <w:r>
        <w:rPr>
          <w:rFonts w:ascii="Times New Roman" w:hAnsi="Times New Roman" w:cs="Times New Roman" w:hint="eastAsia"/>
        </w:rPr>
        <w:t>1-1</w:t>
      </w:r>
      <w:r>
        <w:rPr>
          <w:rFonts w:ascii="Times New Roman" w:hAnsi="Times New Roman" w:cs="Times New Roman" w:hint="eastAsia"/>
        </w:rPr>
        <w:t>所展示的内容，可以看出图像分割是呈现目标区域的基础，对其它特征分析起着至关重要的作用，并且，排出了其它背景因素的干扰，为图像进一步分析提供了可能。</w:t>
      </w:r>
    </w:p>
    <w:p w14:paraId="66AB7DDD"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图像分割的应用范围非常广泛，例如，人脸识别过程中找出人像区域，医学影像中找到肿瘤、血管位置以及相应器官组织大小的测量，卫星遥感图像中找到道路、河流、森林路径区域，目标检测中定位追踪目标，交通控制系统中找到车牌等。图像分割应用范围之广、应用场景之复杂，也为图像分割的要求提出了严峻挑战，而图像采集以及传播过程中，难免会引入噪声、像素缺失等问题，使图像变得模糊、灰度不均匀，那么如何克服这些不利因素，更加精准快速的得到目标区域是图像分割领域亟待解决的问题。</w:t>
      </w:r>
    </w:p>
    <w:p w14:paraId="5C08640C" w14:textId="77777777" w:rsidR="00E07C41" w:rsidRDefault="00514A19">
      <w:pPr>
        <w:pStyle w:val="2"/>
        <w:spacing w:before="120" w:after="120"/>
        <w:rPr>
          <w:rFonts w:ascii="Times New Roman" w:hAnsi="Times New Roman" w:cs="Times New Roman"/>
        </w:rPr>
      </w:pPr>
      <w:bookmarkStart w:id="76" w:name="_Toc9526668"/>
      <w:bookmarkStart w:id="77" w:name="_Toc479174278"/>
      <w:r>
        <w:rPr>
          <w:rFonts w:ascii="Times New Roman" w:hAnsi="Times New Roman" w:cs="Times New Roman"/>
        </w:rPr>
        <w:t>1.2</w:t>
      </w:r>
      <w:r>
        <w:rPr>
          <w:rFonts w:ascii="Times New Roman" w:hAnsi="Times New Roman" w:cs="Times New Roman"/>
        </w:rPr>
        <w:t>国内外研究现状</w:t>
      </w:r>
      <w:bookmarkEnd w:id="76"/>
      <w:bookmarkEnd w:id="77"/>
    </w:p>
    <w:p w14:paraId="48F2F541" w14:textId="77777777" w:rsidR="00E07C41" w:rsidRDefault="00514A19">
      <w:pPr>
        <w:spacing w:line="400" w:lineRule="exact"/>
        <w:rPr>
          <w:rFonts w:ascii="Times New Roman" w:hAnsi="Times New Roman" w:cs="Times New Roman"/>
          <w:lang w:val="zh-CN"/>
        </w:rPr>
      </w:pPr>
      <w:r>
        <w:rPr>
          <w:rFonts w:ascii="Times New Roman" w:hAnsi="Times New Roman" w:cs="Times New Roman"/>
          <w:lang w:val="zh-CN"/>
        </w:rPr>
        <w:tab/>
      </w:r>
      <w:bookmarkStart w:id="78" w:name="_Toc479174279"/>
      <w:r>
        <w:rPr>
          <w:rFonts w:ascii="Times New Roman" w:hAnsi="Times New Roman" w:cs="Times New Roman" w:hint="eastAsia"/>
          <w:lang w:val="zh-CN"/>
        </w:rPr>
        <w:t>图像分割自成像技术出现以来就开始发展，计算机图像分割算法中最早出现在二十世纪七十年代</w:t>
      </w:r>
      <w:ins w:id="79" w:author="cowry" w:date="2019-12-05T20:22:00Z">
        <w:r>
          <w:rPr>
            <w:rFonts w:ascii="Times New Roman" w:hAnsi="Times New Roman" w:cs="Times New Roman" w:hint="eastAsia"/>
          </w:rPr>
          <w:t>引用？？</w:t>
        </w:r>
      </w:ins>
      <w:r>
        <w:rPr>
          <w:rFonts w:ascii="Times New Roman" w:hAnsi="Times New Roman" w:cs="Times New Roman" w:hint="eastAsia"/>
          <w:lang w:val="zh-CN"/>
        </w:rPr>
        <w:t>，多年来图像分割算法在国内外专家学者的研究下发展迅速，各种经典算法层出不穷，伴随着计算机硬件运算能力的改进、人工智能时代的来临，涌现出了大量优秀的研究成果，但众所周知，图像类别多样、场景复杂、图像中存在的干扰因素也多种多样，所以学界并没有一个万能的图像分割理论适用于所有类型的图像，</w:t>
      </w:r>
      <w:r>
        <w:rPr>
          <w:rFonts w:ascii="Times New Roman" w:hAnsi="Times New Roman" w:cs="Times New Roman" w:hint="eastAsia"/>
          <w:color w:val="0000FF"/>
          <w:lang w:val="zh-CN"/>
          <w:rPrChange w:id="80" w:author="cowry" w:date="2019-12-05T20:22:00Z">
            <w:rPr>
              <w:rFonts w:ascii="Times New Roman" w:hAnsi="Times New Roman" w:cs="Times New Roman" w:hint="eastAsia"/>
              <w:lang w:val="zh-CN"/>
            </w:rPr>
          </w:rPrChange>
        </w:rPr>
        <w:t>我们</w:t>
      </w:r>
      <w:r>
        <w:rPr>
          <w:rFonts w:ascii="Times New Roman" w:hAnsi="Times New Roman" w:cs="Times New Roman" w:hint="eastAsia"/>
          <w:lang w:val="zh-CN"/>
        </w:rPr>
        <w:t>按照公认的分类方式，将国内外经典的、效果显著的图像分割算法分为如下几类：</w:t>
      </w:r>
    </w:p>
    <w:p w14:paraId="2BB790BC"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基于阈值的分割方法</w:t>
      </w:r>
    </w:p>
    <w:p w14:paraId="3C385922"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lang w:val="zh-CN"/>
        </w:rPr>
        <w:t>阈值分割法</w:t>
      </w:r>
      <w:r>
        <w:rPr>
          <w:rFonts w:ascii="Times New Roman" w:hAnsi="Times New Roman" w:cs="Times New Roman" w:hint="eastAsia"/>
          <w:color w:val="0000FF"/>
          <w:lang w:val="zh-CN"/>
          <w:rPrChange w:id="81" w:author="cowry" w:date="2019-12-05T20:23:00Z">
            <w:rPr>
              <w:rFonts w:ascii="Times New Roman" w:hAnsi="Times New Roman" w:cs="Times New Roman" w:hint="eastAsia"/>
              <w:lang w:val="zh-CN"/>
            </w:rPr>
          </w:rPrChange>
        </w:rPr>
        <w:t>比较简单</w:t>
      </w:r>
      <w:r>
        <w:rPr>
          <w:rFonts w:ascii="Times New Roman" w:hAnsi="Times New Roman" w:cs="Times New Roman" w:hint="eastAsia"/>
          <w:lang w:val="zh-CN"/>
        </w:rPr>
        <w:t>，主要是利用灰度直方图达到分割目的</w:t>
      </w:r>
      <w:r>
        <w:rPr>
          <w:rFonts w:ascii="Times New Roman" w:hAnsi="Times New Roman" w:cs="Times New Roman" w:hint="eastAsia"/>
        </w:rPr>
        <w:t>[</w:t>
      </w:r>
      <w:r>
        <w:commentReference w:id="82"/>
      </w:r>
      <w:r>
        <w:rPr>
          <w:rFonts w:ascii="Times New Roman" w:hAnsi="Times New Roman" w:cs="Times New Roman" w:hint="eastAsia"/>
        </w:rPr>
        <w:t>]</w:t>
      </w:r>
      <w:r>
        <w:rPr>
          <w:rFonts w:ascii="Times New Roman" w:hAnsi="Times New Roman" w:cs="Times New Roman" w:hint="eastAsia"/>
          <w:lang w:val="zh-CN"/>
        </w:rPr>
        <w:t>，其基本原理是统计出待处理图像每个灰度值的分布规律映射到灰度直方图上，之后，选取其中的某几个阈值来划定图像不同的区域，从而将图像中的目标区域确定下来，达到分割的作用。可见，如何找到最优阈值是该算法性能提升的关键所在。阈值分割法的研究思路主要是从全局阈值和局部阈值两个方向展开。全局阈值法利用待处理图像全局信息统计灰度直方图，然后选出一个或几个阈值进行切分；局部阈值法是先将大图切分成小图，再对小图进行全局阈值法选取最优阈值。总的来说，阈值分割法简单高效，但在应对灰度不均匀、场景复杂的图像时，该方法分割效果较差。常见的阈值分割法有：最大熵统计阈值法、最小误差法等</w:t>
      </w:r>
      <w:r>
        <w:rPr>
          <w:rFonts w:ascii="Times New Roman" w:hAnsi="Times New Roman" w:cs="Times New Roman" w:hint="eastAsia"/>
        </w:rPr>
        <w:t>[</w:t>
      </w:r>
      <w:r>
        <w:commentReference w:id="83"/>
      </w:r>
      <w:r>
        <w:rPr>
          <w:rFonts w:ascii="Times New Roman" w:hAnsi="Times New Roman" w:cs="Times New Roman" w:hint="eastAsia"/>
        </w:rPr>
        <w:t>]</w:t>
      </w:r>
      <w:r>
        <w:rPr>
          <w:rFonts w:ascii="Times New Roman" w:hAnsi="Times New Roman" w:cs="Times New Roman" w:hint="eastAsia"/>
        </w:rPr>
        <w:t>。</w:t>
      </w:r>
    </w:p>
    <w:p w14:paraId="1BFC5D09"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基于边缘检测的分割方法</w:t>
      </w:r>
    </w:p>
    <w:p w14:paraId="3B89DBAA"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lang w:val="zh-CN"/>
        </w:rPr>
        <w:t>边缘检测法也是图像分割领域经典的分割方法。观察图像，我们</w:t>
      </w:r>
      <w:r>
        <w:rPr>
          <w:rFonts w:ascii="Times New Roman" w:hAnsi="Times New Roman" w:cs="Times New Roman" w:hint="eastAsia"/>
        </w:rPr>
        <w:t>可以发现在图</w:t>
      </w:r>
      <w:r>
        <w:rPr>
          <w:rFonts w:ascii="Times New Roman" w:hAnsi="Times New Roman" w:cs="Times New Roman" w:hint="eastAsia"/>
        </w:rPr>
        <w:lastRenderedPageBreak/>
        <w:t>像不同区域的交界处会发生灰度值的突变，这就表明图像像素区域已从背景区域进入目标区域。边缘检测法就是采用这样的思想，找到灰度不连续的地方，这种图像灰度值的阶跃性可以通过导数来检测，因此，常用如下微分算子边缘位置进行检测</w:t>
      </w:r>
      <w:r>
        <w:rPr>
          <w:rFonts w:ascii="Times New Roman" w:hAnsi="Times New Roman" w:cs="Times New Roman" w:hint="eastAsia"/>
        </w:rPr>
        <w:t>[</w:t>
      </w:r>
      <w:r>
        <w:commentReference w:id="84"/>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Roberts</w:t>
      </w:r>
      <w:r>
        <w:rPr>
          <w:rFonts w:ascii="Times New Roman" w:hAnsi="Times New Roman" w:cs="Times New Roman" w:hint="eastAsia"/>
        </w:rPr>
        <w:t>算子、</w:t>
      </w:r>
      <w:r>
        <w:rPr>
          <w:rFonts w:ascii="Times New Roman" w:hAnsi="Times New Roman" w:cs="Times New Roman" w:hint="eastAsia"/>
        </w:rPr>
        <w:t>Sobel</w:t>
      </w:r>
      <w:r>
        <w:rPr>
          <w:rFonts w:ascii="Times New Roman" w:hAnsi="Times New Roman" w:cs="Times New Roman" w:hint="eastAsia"/>
        </w:rPr>
        <w:t>算子、</w:t>
      </w:r>
      <w:r>
        <w:rPr>
          <w:rFonts w:ascii="Times New Roman" w:hAnsi="Times New Roman" w:cs="Times New Roman" w:hint="eastAsia"/>
        </w:rPr>
        <w:t>Laplace</w:t>
      </w:r>
      <w:r>
        <w:rPr>
          <w:rFonts w:ascii="Times New Roman" w:hAnsi="Times New Roman" w:cs="Times New Roman" w:hint="eastAsia"/>
        </w:rPr>
        <w:t>算子以及</w:t>
      </w:r>
      <w:r>
        <w:rPr>
          <w:rFonts w:ascii="Times New Roman" w:hAnsi="Times New Roman" w:cs="Times New Roman" w:hint="eastAsia"/>
        </w:rPr>
        <w:t>Kirsh</w:t>
      </w:r>
      <w:r>
        <w:rPr>
          <w:rFonts w:ascii="Times New Roman" w:hAnsi="Times New Roman" w:cs="Times New Roman" w:hint="eastAsia"/>
        </w:rPr>
        <w:t>算子等。每个算子各具特点，针对一定类型图像的处理效果较好，</w:t>
      </w:r>
      <w:r>
        <w:rPr>
          <w:rFonts w:ascii="Times New Roman" w:hAnsi="Times New Roman" w:cs="Times New Roman" w:hint="eastAsia"/>
        </w:rPr>
        <w:t>Laplace</w:t>
      </w:r>
      <w:r>
        <w:rPr>
          <w:rFonts w:ascii="Times New Roman" w:hAnsi="Times New Roman" w:cs="Times New Roman" w:hint="eastAsia"/>
        </w:rPr>
        <w:t>算子的特点是各向同性；</w:t>
      </w:r>
      <w:r>
        <w:rPr>
          <w:rFonts w:ascii="Times New Roman" w:hAnsi="Times New Roman" w:cs="Times New Roman" w:hint="eastAsia"/>
        </w:rPr>
        <w:t>Prewitt</w:t>
      </w:r>
      <w:r>
        <w:rPr>
          <w:rFonts w:ascii="Times New Roman" w:hAnsi="Times New Roman" w:cs="Times New Roman" w:hint="eastAsia"/>
        </w:rPr>
        <w:t>算子、</w:t>
      </w:r>
      <w:r>
        <w:rPr>
          <w:rFonts w:ascii="Times New Roman" w:hAnsi="Times New Roman" w:cs="Times New Roman" w:hint="eastAsia"/>
        </w:rPr>
        <w:t>Sobel</w:t>
      </w:r>
      <w:r>
        <w:rPr>
          <w:rFonts w:ascii="Times New Roman" w:hAnsi="Times New Roman" w:cs="Times New Roman" w:hint="eastAsia"/>
        </w:rPr>
        <w:t>算子等对噪声图像以及灰度较均匀的图像分割效果较好；</w:t>
      </w:r>
      <w:r>
        <w:rPr>
          <w:rFonts w:ascii="Times New Roman" w:hAnsi="Times New Roman" w:cs="Times New Roman" w:hint="eastAsia"/>
        </w:rPr>
        <w:t>Roberts</w:t>
      </w:r>
      <w:r>
        <w:rPr>
          <w:rFonts w:ascii="Times New Roman" w:hAnsi="Times New Roman" w:cs="Times New Roman" w:hint="eastAsia"/>
        </w:rPr>
        <w:t>算子适用于前景背景灰度像素差别大并且噪声较少的图片。总的来说，边缘检测法的优势在于检测速度快、准确，但是对图像的要求比较高，噪声以及灰度不均匀等因素会严重影响该类型算法的准确度。</w:t>
      </w:r>
    </w:p>
    <w:p w14:paraId="14171034"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基于区域的分割方法</w:t>
      </w:r>
    </w:p>
    <w:p w14:paraId="53D56059"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区域分割法的主要思路是依据图片的特征划将图片划分为不同的子图，其主要的算法是：区域生长法，区域分裂法以及区域合并法。区域生长法</w:t>
      </w:r>
      <w:r>
        <w:rPr>
          <w:rFonts w:ascii="Times New Roman" w:hAnsi="Times New Roman" w:cs="Times New Roman" w:hint="eastAsia"/>
        </w:rPr>
        <w:t>[</w:t>
      </w:r>
      <w:r>
        <w:commentReference w:id="85"/>
      </w:r>
      <w:r>
        <w:rPr>
          <w:rFonts w:ascii="Times New Roman" w:hAnsi="Times New Roman" w:cs="Times New Roman" w:hint="eastAsia"/>
        </w:rPr>
        <w:t>]</w:t>
      </w:r>
      <w:r>
        <w:rPr>
          <w:rFonts w:ascii="Times New Roman" w:hAnsi="Times New Roman" w:cs="Times New Roman" w:hint="eastAsia"/>
        </w:rPr>
        <w:t>的思想是将大图切成小图，找到各个其中相似性较高的子图进行合并，合并完成后便得到不同特征的区域达到了分割的目的。区域生长法的关键点在于切分成多少子图，依据怎样的特征来合并这些区域以及这些特征相似性的准则。该算法的优势在于简单易行，而缺点是需要手工调整种子数。区域分裂合并法的主要思想仿照了四叉树数据结构，将原始图像定义为</w:t>
      </w:r>
      <w:r>
        <w:rPr>
          <w:rFonts w:ascii="Times New Roman" w:hAnsi="Times New Roman" w:cs="Times New Roman" w:hint="eastAsia"/>
        </w:rPr>
        <w:t>TreeRoot</w:t>
      </w:r>
      <w:r>
        <w:rPr>
          <w:rFonts w:ascii="Times New Roman" w:hAnsi="Times New Roman" w:cs="Times New Roman" w:hint="eastAsia"/>
        </w:rPr>
        <w:t>，将大图切分成四个子图作为四叉树的第一层，然后再对这四个子图进行细分，若其中的子图满足一致性条件则不再细分，若不满足，则进一步将其划分为四个子图，若子图中存在某几块具有一致性特点，则可以讲它们合并，直到所有子图都满足灰度一致性的条件。该方法对复杂图片的分割效果较好，但是计算量大，可能会对前景背景分界区造成破坏。</w:t>
      </w:r>
    </w:p>
    <w:p w14:paraId="534FC070"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(4)</w:t>
      </w:r>
      <w:r>
        <w:rPr>
          <w:rFonts w:ascii="Times New Roman" w:hAnsi="Times New Roman" w:cs="Times New Roman" w:hint="eastAsia"/>
        </w:rPr>
        <w:t>基于多学科交叉的分割方法</w:t>
      </w:r>
    </w:p>
    <w:p w14:paraId="3596641A"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正如</w:t>
      </w:r>
      <w:r>
        <w:rPr>
          <w:rFonts w:ascii="Times New Roman" w:hAnsi="Times New Roman" w:cs="Times New Roman" w:hint="eastAsia"/>
        </w:rPr>
        <w:t>1.1</w:t>
      </w:r>
      <w:r>
        <w:rPr>
          <w:rFonts w:ascii="Times New Roman" w:hAnsi="Times New Roman" w:cs="Times New Roman" w:hint="eastAsia"/>
        </w:rPr>
        <w:t>小节所论述的内容，图像分割技术是多学科交叉的技术，在图像分割中融合其它学科思想也是提高分割性能的一种思路，随着计算机硬件算力的提升，越来越多的新型算法涌现了出来，例如，基于数学形态学的分割方法，基于人工神经网络的分割方法，基于模糊集理论的分割方法等等，方法不一而足。这些算法各有利弊，例如，数学形态学的方法对噪声比较敏感</w:t>
      </w:r>
      <w:r>
        <w:rPr>
          <w:rFonts w:ascii="Times New Roman" w:hAnsi="Times New Roman" w:cs="Times New Roman" w:hint="eastAsia"/>
        </w:rPr>
        <w:t>[</w:t>
      </w:r>
      <w:r>
        <w:commentReference w:id="86"/>
      </w:r>
      <w:r>
        <w:rPr>
          <w:rFonts w:ascii="Times New Roman" w:hAnsi="Times New Roman" w:cs="Times New Roman" w:hint="eastAsia"/>
        </w:rPr>
        <w:t>]</w:t>
      </w:r>
      <w:r>
        <w:rPr>
          <w:rFonts w:ascii="Times New Roman" w:hAnsi="Times New Roman" w:cs="Times New Roman" w:hint="eastAsia"/>
        </w:rPr>
        <w:t>，人工神经网络分割方法比较准确，但运算周期长、依赖硬件设备。总的来说，我们很难找到一种普适性的图像分割算法适用于所有图像。</w:t>
      </w:r>
    </w:p>
    <w:p w14:paraId="21254393"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(5)</w:t>
      </w:r>
      <w:r>
        <w:rPr>
          <w:rFonts w:ascii="Times New Roman" w:hAnsi="Times New Roman" w:cs="Times New Roman" w:hint="eastAsia"/>
        </w:rPr>
        <w:t>基于主动轮廓模型的图像分割方法</w:t>
      </w:r>
    </w:p>
    <w:p w14:paraId="2D9E347F"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lang w:val="zh-CN"/>
        </w:rPr>
        <w:t>基于主动轮廓模型的方法是对传统计算机视觉分层模型理论的一种颠覆式创新，通过构建能量函数，利用局部极值点与模型的交互，并不断迭代其中的能量项来达到满足图像处理成果的目的。在这种思想的引导下，</w:t>
      </w:r>
      <w:r>
        <w:rPr>
          <w:rFonts w:ascii="Times New Roman" w:hAnsi="Times New Roman" w:cs="Times New Roman" w:hint="eastAsia"/>
        </w:rPr>
        <w:t>Kass</w:t>
      </w:r>
      <w:r>
        <w:rPr>
          <w:rFonts w:ascii="Times New Roman" w:hAnsi="Times New Roman" w:cs="Times New Roman" w:hint="eastAsia"/>
        </w:rPr>
        <w:t>等</w:t>
      </w:r>
      <w:r>
        <w:rPr>
          <w:rFonts w:ascii="Times New Roman" w:hAnsi="Times New Roman" w:cs="Times New Roman" w:hint="eastAsia"/>
        </w:rPr>
        <w:t>[</w:t>
      </w:r>
      <w:r>
        <w:commentReference w:id="87"/>
      </w:r>
      <w:r>
        <w:rPr>
          <w:rFonts w:ascii="Times New Roman" w:hAnsi="Times New Roman" w:cs="Times New Roman" w:hint="eastAsia"/>
        </w:rPr>
        <w:t>]</w:t>
      </w:r>
      <w:r>
        <w:rPr>
          <w:rFonts w:ascii="Times New Roman" w:hAnsi="Times New Roman" w:cs="Times New Roman" w:hint="eastAsia"/>
        </w:rPr>
        <w:t>于</w:t>
      </w:r>
      <w:r>
        <w:rPr>
          <w:rFonts w:ascii="Times New Roman" w:hAnsi="Times New Roman" w:cs="Times New Roman" w:hint="eastAsia"/>
        </w:rPr>
        <w:t>1987</w:t>
      </w:r>
      <w:r>
        <w:rPr>
          <w:rFonts w:ascii="Times New Roman" w:hAnsi="Times New Roman" w:cs="Times New Roman" w:hint="eastAsia"/>
        </w:rPr>
        <w:t>年提出</w:t>
      </w:r>
      <w:r>
        <w:rPr>
          <w:rFonts w:ascii="Times New Roman" w:hAnsi="Times New Roman" w:cs="Times New Roman" w:hint="eastAsia"/>
        </w:rPr>
        <w:lastRenderedPageBreak/>
        <w:t>了</w:t>
      </w:r>
      <w:r>
        <w:rPr>
          <w:rFonts w:ascii="Times New Roman" w:hAnsi="Times New Roman" w:cs="Times New Roman" w:hint="eastAsia"/>
        </w:rPr>
        <w:t>Active Contour Model</w:t>
      </w:r>
      <w:r>
        <w:rPr>
          <w:rFonts w:ascii="Times New Roman" w:hAnsi="Times New Roman" w:cs="Times New Roman" w:hint="eastAsia"/>
        </w:rPr>
        <w:t>，即主动轮廓模型，又称</w:t>
      </w:r>
      <w:r>
        <w:rPr>
          <w:rFonts w:ascii="Times New Roman" w:hAnsi="Times New Roman" w:cs="Times New Roman" w:hint="eastAsia"/>
        </w:rPr>
        <w:t>Snake</w:t>
      </w:r>
      <w:r>
        <w:rPr>
          <w:rFonts w:ascii="Times New Roman" w:hAnsi="Times New Roman" w:cs="Times New Roman" w:hint="eastAsia"/>
        </w:rPr>
        <w:t>模型。多年来，学者们对其进行研究和创新，提出了各种改进方法，主要分为两类：参数主动轮廓模型和几何主动轮廓模型。</w:t>
      </w:r>
    </w:p>
    <w:p w14:paraId="1915CD06"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参数主动轮廓模型主要是通过调整和变化曲线表达式的参数改变曲线形状的目的，其主要形变推动力是依靠图像数据得到的能量泛函偏微分方程以及图像的先验模型。但是，该模型的缺点也显而易见，曲线的拓扑结构变化难以处理，参数变化的计算极其复杂</w:t>
      </w:r>
      <w:r>
        <w:rPr>
          <w:rFonts w:ascii="Times New Roman" w:hAnsi="Times New Roman" w:cs="Times New Roman" w:hint="eastAsia"/>
        </w:rPr>
        <w:t>[]</w:t>
      </w:r>
      <w:r>
        <w:rPr>
          <w:rFonts w:ascii="Times New Roman" w:hAnsi="Times New Roman" w:cs="Times New Roman" w:hint="eastAsia"/>
        </w:rPr>
        <w:t>，按照这样的思路进行优化就更加难以推进。</w:t>
      </w:r>
    </w:p>
    <w:p w14:paraId="74671AAB" w14:textId="77777777" w:rsidR="00E07C41" w:rsidRDefault="00514A19">
      <w:pPr>
        <w:spacing w:line="400" w:lineRule="exact"/>
        <w:ind w:firstLine="420"/>
        <w:rPr>
          <w:rFonts w:ascii="Times New Roman" w:hAnsi="Times New Roman" w:cs="Times New Roman"/>
          <w:lang w:val="zh-CN"/>
        </w:rPr>
      </w:pPr>
      <w:r>
        <w:rPr>
          <w:rFonts w:ascii="Times New Roman" w:hAnsi="Times New Roman" w:cs="Times New Roman" w:hint="eastAsia"/>
          <w:lang w:val="zh-CN"/>
        </w:rPr>
        <w:t>为了有效解决了上述问题，几何主动轮廓模型应运而生</w:t>
      </w:r>
      <w:r>
        <w:rPr>
          <w:rFonts w:ascii="Times New Roman" w:hAnsi="Times New Roman" w:cs="Times New Roman" w:hint="eastAsia"/>
        </w:rPr>
        <w:t>,</w:t>
      </w:r>
      <w:r>
        <w:rPr>
          <w:rFonts w:ascii="Times New Roman" w:hAnsi="Times New Roman" w:cs="Times New Roman" w:hint="eastAsia"/>
        </w:rPr>
        <w:t>它与</w:t>
      </w:r>
      <w:r>
        <w:rPr>
          <w:rFonts w:ascii="Times New Roman" w:hAnsi="Times New Roman" w:cs="Times New Roman" w:hint="eastAsia"/>
          <w:color w:val="0000FF"/>
          <w:lang w:val="zh-CN"/>
          <w:rPrChange w:id="88" w:author="cowry" w:date="2019-12-05T20:24:00Z">
            <w:rPr>
              <w:rFonts w:ascii="Times New Roman" w:hAnsi="Times New Roman" w:cs="Times New Roman" w:hint="eastAsia"/>
              <w:lang w:val="zh-CN"/>
            </w:rPr>
          </w:rPrChange>
        </w:rPr>
        <w:t>水平集方法</w:t>
      </w:r>
      <w:r>
        <w:rPr>
          <w:rFonts w:ascii="Times New Roman" w:hAnsi="Times New Roman" w:cs="Times New Roman" w:hint="eastAsia"/>
          <w:lang w:val="zh-CN"/>
        </w:rPr>
        <w:t>相结合，将高维曲面的零水平集作为分割曲线，不断演化得到最终的目标区域分割线，其曲线拓扑结构的变化也非常的简单自然，可以说，</w:t>
      </w:r>
      <w:r>
        <w:rPr>
          <w:rFonts w:ascii="Times New Roman" w:hAnsi="Times New Roman" w:cs="Times New Roman" w:hint="eastAsia"/>
          <w:color w:val="0000FF"/>
          <w:lang w:val="zh-CN"/>
          <w:rPrChange w:id="89" w:author="cowry" w:date="2019-12-05T20:23:00Z">
            <w:rPr>
              <w:rFonts w:ascii="Times New Roman" w:hAnsi="Times New Roman" w:cs="Times New Roman" w:hint="eastAsia"/>
              <w:lang w:val="zh-CN"/>
            </w:rPr>
          </w:rPrChange>
        </w:rPr>
        <w:t>水平集方法</w:t>
      </w:r>
      <w:r>
        <w:rPr>
          <w:rFonts w:ascii="Times New Roman" w:hAnsi="Times New Roman" w:cs="Times New Roman" w:hint="eastAsia"/>
          <w:lang w:val="zh-CN"/>
        </w:rPr>
        <w:t>有效推动了无参数几何主动轮廓模型的发展。</w:t>
      </w:r>
      <w:r>
        <w:rPr>
          <w:rFonts w:ascii="Times New Roman" w:hAnsi="Times New Roman" w:cs="Times New Roman" w:hint="eastAsia"/>
          <w:color w:val="0000FF"/>
          <w:lang w:val="zh-CN"/>
          <w:rPrChange w:id="90" w:author="cowry" w:date="2019-12-05T20:24:00Z">
            <w:rPr>
              <w:rFonts w:ascii="Times New Roman" w:hAnsi="Times New Roman" w:cs="Times New Roman" w:hint="eastAsia"/>
              <w:lang w:val="zh-CN"/>
            </w:rPr>
          </w:rPrChange>
        </w:rPr>
        <w:t>水平集方法创始于</w:t>
      </w:r>
      <w:r>
        <w:rPr>
          <w:rFonts w:ascii="Times New Roman" w:hAnsi="Times New Roman" w:cs="Times New Roman" w:hint="eastAsia"/>
          <w:color w:val="0000FF"/>
          <w:rPrChange w:id="91" w:author="cowry" w:date="2019-12-05T20:24:00Z">
            <w:rPr>
              <w:rFonts w:ascii="Times New Roman" w:hAnsi="Times New Roman" w:cs="Times New Roman" w:hint="eastAsia"/>
            </w:rPr>
          </w:rPrChange>
        </w:rPr>
        <w:t>1988</w:t>
      </w:r>
      <w:r>
        <w:rPr>
          <w:rFonts w:ascii="Times New Roman" w:hAnsi="Times New Roman" w:cs="Times New Roman" w:hint="eastAsia"/>
          <w:color w:val="0000FF"/>
          <w:rPrChange w:id="92" w:author="cowry" w:date="2019-12-05T20:24:00Z">
            <w:rPr>
              <w:rFonts w:ascii="Times New Roman" w:hAnsi="Times New Roman" w:cs="Times New Roman" w:hint="eastAsia"/>
            </w:rPr>
          </w:rPrChange>
        </w:rPr>
        <w:t>年，</w:t>
      </w:r>
      <w:r>
        <w:rPr>
          <w:rFonts w:ascii="Times New Roman" w:hAnsi="Times New Roman" w:cs="Times New Roman" w:hint="eastAsia"/>
        </w:rPr>
        <w:t>由美国加州大学</w:t>
      </w:r>
      <w:r>
        <w:rPr>
          <w:rFonts w:ascii="Times New Roman" w:hAnsi="Times New Roman" w:cs="Times New Roman" w:hint="eastAsia"/>
        </w:rPr>
        <w:t>Osher</w:t>
      </w:r>
      <w:r>
        <w:rPr>
          <w:rFonts w:ascii="Times New Roman" w:hAnsi="Times New Roman" w:cs="Times New Roman" w:hint="eastAsia"/>
        </w:rPr>
        <w:t>教授和</w:t>
      </w:r>
      <w:r>
        <w:rPr>
          <w:rFonts w:ascii="Times New Roman" w:hAnsi="Times New Roman" w:cs="Times New Roman" w:hint="eastAsia"/>
        </w:rPr>
        <w:t>Sethian</w:t>
      </w:r>
      <w:r>
        <w:rPr>
          <w:rFonts w:ascii="Times New Roman" w:hAnsi="Times New Roman" w:cs="Times New Roman" w:hint="eastAsia"/>
        </w:rPr>
        <w:t>教授首次提出</w:t>
      </w:r>
      <w:r>
        <w:rPr>
          <w:rFonts w:ascii="Times New Roman" w:hAnsi="Times New Roman" w:cs="Times New Roman" w:hint="eastAsia"/>
        </w:rPr>
        <w:t>[</w:t>
      </w:r>
      <w:r>
        <w:commentReference w:id="93"/>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lang w:val="zh-CN"/>
        </w:rPr>
        <w:t>该方法的主要思想是构建出高维的函数曲面，通过该曲面不断的演化找到低维的目标区域，其演化的主要方式是通过水平集函数的偏微分方程对其进行数值上的实现，这样就可以避免通过调参这样繁琐复杂的方式对曲面方程进行调整。</w:t>
      </w:r>
      <w:r>
        <w:rPr>
          <w:rFonts w:ascii="Times New Roman" w:hAnsi="Times New Roman" w:cs="Times New Roman" w:hint="eastAsia"/>
        </w:rPr>
        <w:t>水平集方法创立之后便由</w:t>
      </w:r>
      <w:r>
        <w:rPr>
          <w:rFonts w:ascii="Times New Roman" w:hAnsi="Times New Roman" w:cs="Times New Roman" w:hint="eastAsia"/>
        </w:rPr>
        <w:t>Caselle[</w:t>
      </w:r>
      <w:r>
        <w:commentReference w:id="94"/>
      </w:r>
      <w:r>
        <w:rPr>
          <w:rFonts w:ascii="Times New Roman" w:hAnsi="Times New Roman" w:cs="Times New Roman" w:hint="eastAsia"/>
        </w:rPr>
        <w:t>]</w:t>
      </w:r>
      <w:r>
        <w:rPr>
          <w:rFonts w:ascii="Times New Roman" w:hAnsi="Times New Roman" w:cs="Times New Roman" w:hint="eastAsia"/>
        </w:rPr>
        <w:t>等人应用到了活动轮廓模型当中，两者结合共同构成了基于水平集的几何活动轮廓模型，该方法集成了水平集算法的优点，摒弃了分割曲线在演化过程中繁琐的调参计算，通过高维曲面向低维曲面映射的思路，巧妙的处理了分割曲线拓扑结构变化的问题。该思想于</w:t>
      </w:r>
      <w:r>
        <w:rPr>
          <w:rFonts w:ascii="Times New Roman" w:hAnsi="Times New Roman" w:cs="Times New Roman" w:hint="eastAsia"/>
        </w:rPr>
        <w:t>1993</w:t>
      </w:r>
      <w:r>
        <w:rPr>
          <w:rFonts w:ascii="Times New Roman" w:hAnsi="Times New Roman" w:cs="Times New Roman" w:hint="eastAsia"/>
        </w:rPr>
        <w:t>年提出并延续发展至今</w:t>
      </w:r>
      <w:r>
        <w:rPr>
          <w:rFonts w:ascii="Times New Roman" w:hAnsi="Times New Roman" w:cs="Times New Roman" w:hint="eastAsia"/>
          <w:lang w:val="zh-CN"/>
        </w:rPr>
        <w:t>，它以强大的数学理论、良好的信息包容性、平滑灵活的分割曲线等优势，逐渐超越参数活动轮廓模型成为活动轮廓模型研究热点，同时，也成为了图像分割理论中非常重要的一个分支。近年来，基于水平集方法的研究理论层出不穷，是图像分割领域热门研究课题。学界对于基于水平集的分割方法分为如下</w:t>
      </w:r>
      <w:r>
        <w:rPr>
          <w:rFonts w:ascii="Times New Roman" w:hAnsi="Times New Roman" w:cs="Times New Roman" w:hint="eastAsia"/>
          <w:color w:val="0000FF"/>
          <w:lang w:val="zh-CN"/>
          <w:rPrChange w:id="95" w:author="cowry" w:date="2019-12-05T20:24:00Z">
            <w:rPr>
              <w:rFonts w:ascii="Times New Roman" w:hAnsi="Times New Roman" w:cs="Times New Roman" w:hint="eastAsia"/>
              <w:lang w:val="zh-CN"/>
            </w:rPr>
          </w:rPrChange>
        </w:rPr>
        <w:t>两类</w:t>
      </w:r>
      <w:r>
        <w:rPr>
          <w:rFonts w:ascii="Times New Roman" w:hAnsi="Times New Roman" w:cs="Times New Roman" w:hint="eastAsia"/>
          <w:lang w:val="zh-CN"/>
        </w:rPr>
        <w:t>：</w:t>
      </w:r>
    </w:p>
    <w:p w14:paraId="44243E73"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(a)</w:t>
      </w:r>
      <w:r>
        <w:rPr>
          <w:rFonts w:ascii="Times New Roman" w:hAnsi="Times New Roman" w:cs="Times New Roman" w:hint="eastAsia"/>
        </w:rPr>
        <w:t>基于边界的轮廓模型</w:t>
      </w:r>
    </w:p>
    <w:p w14:paraId="3D7C903A"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color w:val="0000FF"/>
          <w:lang w:val="zh-CN"/>
          <w:rPrChange w:id="96" w:author="cowry" w:date="2019-12-05T20:24:00Z">
            <w:rPr>
              <w:rFonts w:ascii="Times New Roman" w:hAnsi="Times New Roman" w:cs="Times New Roman" w:hint="eastAsia"/>
              <w:lang w:val="zh-CN"/>
            </w:rPr>
          </w:rPrChange>
        </w:rPr>
        <w:t>该模型</w:t>
      </w:r>
      <w:r>
        <w:rPr>
          <w:rFonts w:ascii="Times New Roman" w:hAnsi="Times New Roman" w:cs="Times New Roman" w:hint="eastAsia"/>
          <w:lang w:val="zh-CN"/>
        </w:rPr>
        <w:t>的主要根据边界区域的陡峭程度来调整曲线的演化速度，当图像边界区域灰度变化较小，曲线演化速度就非常快，当图像边界区域的灰度变化处于突变状态时，曲线演化速度就变慢甚至停止演化。</w:t>
      </w:r>
      <w:r>
        <w:rPr>
          <w:rFonts w:ascii="Times New Roman" w:hAnsi="Times New Roman" w:cs="Times New Roman" w:hint="eastAsia"/>
        </w:rPr>
        <w:t>Caselles</w:t>
      </w:r>
      <w:r>
        <w:rPr>
          <w:rFonts w:ascii="Times New Roman" w:hAnsi="Times New Roman" w:cs="Times New Roman" w:hint="eastAsia"/>
        </w:rPr>
        <w:t>和</w:t>
      </w:r>
      <w:r>
        <w:rPr>
          <w:rFonts w:ascii="Times New Roman" w:hAnsi="Times New Roman" w:cs="Times New Roman" w:hint="eastAsia"/>
        </w:rPr>
        <w:t>Kimmel[</w:t>
      </w:r>
      <w:r>
        <w:commentReference w:id="97"/>
      </w:r>
      <w:r>
        <w:rPr>
          <w:rFonts w:ascii="Times New Roman" w:hAnsi="Times New Roman" w:cs="Times New Roman" w:hint="eastAsia"/>
        </w:rPr>
        <w:t>]</w:t>
      </w:r>
      <w:r>
        <w:rPr>
          <w:rFonts w:ascii="Times New Roman" w:hAnsi="Times New Roman" w:cs="Times New Roman" w:hint="eastAsia"/>
        </w:rPr>
        <w:t>依据能量最小化的思路，创造性的将水平集方法首次引入活动轮廓模型，提出了</w:t>
      </w:r>
      <w:r>
        <w:rPr>
          <w:rFonts w:ascii="Times New Roman" w:hAnsi="Times New Roman" w:cs="Times New Roman" w:hint="eastAsia"/>
        </w:rPr>
        <w:t>Geometric Active Contour Model</w:t>
      </w:r>
      <w:r>
        <w:rPr>
          <w:rFonts w:ascii="Times New Roman" w:hAnsi="Times New Roman" w:cs="Times New Roman" w:hint="eastAsia"/>
        </w:rPr>
        <w:t>，成为了边界轮廓模型的经典。但该模型针对边界清晰的图像分割效果较好，如果图像灰度不均匀、目标区域不是特别明显的话，会出现误分割的现象。</w:t>
      </w:r>
      <w:r>
        <w:rPr>
          <w:rFonts w:ascii="Times New Roman" w:hAnsi="Times New Roman" w:cs="Times New Roman" w:hint="eastAsia"/>
        </w:rPr>
        <w:t>Siddiqi</w:t>
      </w:r>
      <w:r>
        <w:rPr>
          <w:rFonts w:ascii="Times New Roman" w:hAnsi="Times New Roman" w:cs="Times New Roman" w:hint="eastAsia"/>
        </w:rPr>
        <w:t>等人</w:t>
      </w:r>
      <w:r>
        <w:rPr>
          <w:rFonts w:ascii="Times New Roman" w:hAnsi="Times New Roman" w:cs="Times New Roman" w:hint="eastAsia"/>
        </w:rPr>
        <w:t>[</w:t>
      </w:r>
      <w:r>
        <w:commentReference w:id="98"/>
      </w:r>
      <w:r>
        <w:rPr>
          <w:rFonts w:ascii="Times New Roman" w:hAnsi="Times New Roman" w:cs="Times New Roman" w:hint="eastAsia"/>
        </w:rPr>
        <w:t>]</w:t>
      </w:r>
      <w:r>
        <w:rPr>
          <w:rFonts w:ascii="Times New Roman" w:hAnsi="Times New Roman" w:cs="Times New Roman" w:hint="eastAsia"/>
        </w:rPr>
        <w:t>在上述模型的基础上进行调整，增加了面积约束项，能够有效解决图像边界存在的较小缝隙，但如果图像目标区域边界缝隙较大，也会造成该模型分割失败。</w:t>
      </w:r>
      <w:r>
        <w:rPr>
          <w:rFonts w:ascii="Times New Roman" w:hAnsi="Times New Roman" w:cs="Times New Roman" w:hint="eastAsia"/>
        </w:rPr>
        <w:t>Liu[</w:t>
      </w:r>
      <w:r>
        <w:commentReference w:id="99"/>
      </w:r>
      <w:r>
        <w:rPr>
          <w:rFonts w:ascii="Times New Roman" w:hAnsi="Times New Roman" w:cs="Times New Roman" w:hint="eastAsia"/>
        </w:rPr>
        <w:t>]</w:t>
      </w:r>
      <w:r>
        <w:rPr>
          <w:rFonts w:ascii="Times New Roman" w:hAnsi="Times New Roman" w:cs="Times New Roman" w:hint="eastAsia"/>
        </w:rPr>
        <w:t>等人将</w:t>
      </w:r>
      <w:r>
        <w:rPr>
          <w:rFonts w:ascii="Times New Roman" w:hAnsi="Times New Roman" w:cs="Times New Roman" w:hint="eastAsia"/>
        </w:rPr>
        <w:t>GAC</w:t>
      </w:r>
      <w:r>
        <w:rPr>
          <w:rFonts w:ascii="Times New Roman" w:hAnsi="Times New Roman" w:cs="Times New Roman" w:hint="eastAsia"/>
        </w:rPr>
        <w:t>模型与图像的局部区域信息相结合，并重构边界停止</w:t>
      </w:r>
      <w:r>
        <w:rPr>
          <w:rFonts w:ascii="Times New Roman" w:hAnsi="Times New Roman" w:cs="Times New Roman" w:hint="eastAsia"/>
        </w:rPr>
        <w:lastRenderedPageBreak/>
        <w:t>函数因子，提高了对目标区域边界的识别能力以及抗躁能力。</w:t>
      </w:r>
    </w:p>
    <w:p w14:paraId="18EEEC7A"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总的来说，基于边界的轮廓模型依然是水平集分割方法研究的热门方向，近年来还是有很多好的改进方法被提出，其分割效果优劣的关键在于目标区域的边界是否清晰，如果没有明确的目标区域边界，会严重影响分割效果，而且如果图像中存在噪声，对该模型的分割效果影响也较大。</w:t>
      </w:r>
    </w:p>
    <w:p w14:paraId="20F2BE64"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(b)</w:t>
      </w:r>
      <w:r>
        <w:rPr>
          <w:rFonts w:ascii="Times New Roman" w:hAnsi="Times New Roman" w:cs="Times New Roman" w:hint="eastAsia"/>
        </w:rPr>
        <w:t>基于区域的轮廓模型</w:t>
      </w:r>
    </w:p>
    <w:p w14:paraId="1B7ED367"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lang w:val="zh-CN"/>
        </w:rPr>
        <w:t>区域轮廓模型结合了图像的区域统计信息以及边界梯度信息，避免过度依赖目标区域边界而引起的上述问题。区域轮廓模型又可以细分为两类：全局区域和局部区域</w:t>
      </w:r>
      <w:r>
        <w:rPr>
          <w:rFonts w:ascii="Times New Roman" w:hAnsi="Times New Roman" w:cs="Times New Roman" w:hint="eastAsia"/>
        </w:rPr>
        <w:t>[</w:t>
      </w:r>
      <w:r>
        <w:commentReference w:id="100"/>
      </w:r>
      <w:r>
        <w:rPr>
          <w:rFonts w:ascii="Times New Roman" w:hAnsi="Times New Roman" w:cs="Times New Roman" w:hint="eastAsia"/>
        </w:rPr>
        <w:t>]</w:t>
      </w:r>
      <w:r>
        <w:rPr>
          <w:rFonts w:ascii="Times New Roman" w:hAnsi="Times New Roman" w:cs="Times New Roman" w:hint="eastAsia"/>
          <w:lang w:val="zh-CN"/>
        </w:rPr>
        <w:t>。全局区域轮廓模型中最著名的当属由</w:t>
      </w:r>
      <w:r>
        <w:rPr>
          <w:rFonts w:ascii="Times New Roman" w:hAnsi="Times New Roman" w:cs="Times New Roman" w:hint="eastAsia"/>
        </w:rPr>
        <w:t>Mumford</w:t>
      </w:r>
      <w:r>
        <w:rPr>
          <w:rFonts w:ascii="Times New Roman" w:hAnsi="Times New Roman" w:cs="Times New Roman" w:hint="eastAsia"/>
        </w:rPr>
        <w:t>和</w:t>
      </w:r>
      <w:r>
        <w:rPr>
          <w:rFonts w:ascii="Times New Roman" w:hAnsi="Times New Roman" w:cs="Times New Roman" w:hint="eastAsia"/>
        </w:rPr>
        <w:t>Shah</w:t>
      </w:r>
      <w:r>
        <w:rPr>
          <w:rFonts w:ascii="Times New Roman" w:hAnsi="Times New Roman" w:cs="Times New Roman" w:hint="eastAsia"/>
        </w:rPr>
        <w:t>两人提出的</w:t>
      </w:r>
      <w:r>
        <w:rPr>
          <w:rFonts w:ascii="Times New Roman" w:hAnsi="Times New Roman" w:cs="Times New Roman" w:hint="eastAsia"/>
        </w:rPr>
        <w:t>Mumford-Shah</w:t>
      </w:r>
      <w:r>
        <w:rPr>
          <w:rFonts w:ascii="Times New Roman" w:hAnsi="Times New Roman" w:cs="Times New Roman" w:hint="eastAsia"/>
        </w:rPr>
        <w:t>模型</w:t>
      </w:r>
      <w:r>
        <w:rPr>
          <w:rFonts w:ascii="Times New Roman" w:hAnsi="Times New Roman" w:cs="Times New Roman" w:hint="eastAsia"/>
        </w:rPr>
        <w:t>[</w:t>
      </w:r>
      <w:r>
        <w:commentReference w:id="101"/>
      </w:r>
      <w:r>
        <w:rPr>
          <w:rFonts w:ascii="Times New Roman" w:hAnsi="Times New Roman" w:cs="Times New Roman" w:hint="eastAsia"/>
        </w:rPr>
        <w:t>]</w:t>
      </w:r>
      <w:r>
        <w:rPr>
          <w:rFonts w:ascii="Times New Roman" w:hAnsi="Times New Roman" w:cs="Times New Roman" w:hint="eastAsia"/>
        </w:rPr>
        <w:t>，该模型最大的缺陷就是计算复杂度太高，数值求解非常繁琐。为了解决这个问题，</w:t>
      </w:r>
      <w:r>
        <w:rPr>
          <w:rFonts w:ascii="Times New Roman" w:hAnsi="Times New Roman" w:cs="Times New Roman" w:hint="eastAsia"/>
        </w:rPr>
        <w:t>Chan</w:t>
      </w:r>
      <w:r>
        <w:rPr>
          <w:rFonts w:ascii="Times New Roman" w:hAnsi="Times New Roman" w:cs="Times New Roman" w:hint="eastAsia"/>
        </w:rPr>
        <w:t>和</w:t>
      </w:r>
      <w:r>
        <w:rPr>
          <w:rFonts w:ascii="Times New Roman" w:hAnsi="Times New Roman" w:cs="Times New Roman" w:hint="eastAsia"/>
        </w:rPr>
        <w:t>Vese</w:t>
      </w:r>
      <w:r>
        <w:rPr>
          <w:rFonts w:ascii="Times New Roman" w:hAnsi="Times New Roman" w:cs="Times New Roman" w:hint="eastAsia"/>
        </w:rPr>
        <w:t>两人在</w:t>
      </w:r>
      <w:r>
        <w:rPr>
          <w:rFonts w:ascii="Times New Roman" w:hAnsi="Times New Roman" w:cs="Times New Roman" w:hint="eastAsia"/>
        </w:rPr>
        <w:t>2001</w:t>
      </w:r>
      <w:r>
        <w:rPr>
          <w:rFonts w:ascii="Times New Roman" w:hAnsi="Times New Roman" w:cs="Times New Roman" w:hint="eastAsia"/>
        </w:rPr>
        <w:t>年提出了</w:t>
      </w:r>
      <w:r>
        <w:rPr>
          <w:rFonts w:ascii="Times New Roman" w:hAnsi="Times New Roman" w:cs="Times New Roman" w:hint="eastAsia"/>
        </w:rPr>
        <w:t>C-V</w:t>
      </w:r>
      <w:r>
        <w:rPr>
          <w:rFonts w:ascii="Times New Roman" w:hAnsi="Times New Roman" w:cs="Times New Roman" w:hint="eastAsia"/>
        </w:rPr>
        <w:t>模型</w:t>
      </w:r>
      <w:r>
        <w:rPr>
          <w:rFonts w:ascii="Times New Roman" w:hAnsi="Times New Roman" w:cs="Times New Roman" w:hint="eastAsia"/>
        </w:rPr>
        <w:t>[</w:t>
      </w:r>
      <w:r>
        <w:commentReference w:id="102"/>
      </w:r>
      <w:r>
        <w:rPr>
          <w:rFonts w:ascii="Times New Roman" w:hAnsi="Times New Roman" w:cs="Times New Roman" w:hint="eastAsia"/>
        </w:rPr>
        <w:t>]</w:t>
      </w:r>
      <w:r>
        <w:rPr>
          <w:rFonts w:ascii="Times New Roman" w:hAnsi="Times New Roman" w:cs="Times New Roman" w:hint="eastAsia"/>
        </w:rPr>
        <w:t>，相当于简化版的</w:t>
      </w:r>
      <w:r>
        <w:rPr>
          <w:rFonts w:ascii="Times New Roman" w:hAnsi="Times New Roman" w:cs="Times New Roman" w:hint="eastAsia"/>
        </w:rPr>
        <w:t>M-S</w:t>
      </w:r>
      <w:r>
        <w:rPr>
          <w:rFonts w:ascii="Times New Roman" w:hAnsi="Times New Roman" w:cs="Times New Roman" w:hint="eastAsia"/>
        </w:rPr>
        <w:t>模型，它计算简单、复杂度低，曲线收敛速度快、效果好，充分利用了图像局部梯度以及同质区域的全局信息，堪称最经典的全局模型。但该模型非常依赖初始轮廓曲线位置，若初始轮廓线选择的区域不好，将会影响分割结果。并且，待检测的图像往往前景背景灰度不均匀，这也会造成分割的失败。为了解决这样的问题，研究者采取了将图像局部信息引入模型的思路。</w:t>
      </w:r>
      <w:r>
        <w:rPr>
          <w:rFonts w:ascii="Times New Roman" w:hAnsi="Times New Roman" w:cs="Times New Roman" w:hint="eastAsia"/>
        </w:rPr>
        <w:t>Li[</w:t>
      </w:r>
      <w:r>
        <w:commentReference w:id="103"/>
      </w:r>
      <w:r>
        <w:rPr>
          <w:rFonts w:ascii="Times New Roman" w:hAnsi="Times New Roman" w:cs="Times New Roman" w:hint="eastAsia"/>
        </w:rPr>
        <w:t>]</w:t>
      </w:r>
      <w:r>
        <w:rPr>
          <w:rFonts w:ascii="Times New Roman" w:hAnsi="Times New Roman" w:cs="Times New Roman" w:hint="eastAsia"/>
        </w:rPr>
        <w:t>等人将活动轮廓模型与局部邻域思想相结合，提出了</w:t>
      </w:r>
      <w:r>
        <w:rPr>
          <w:rFonts w:ascii="Times New Roman" w:hAnsi="Times New Roman" w:cs="Times New Roman" w:hint="eastAsia"/>
        </w:rPr>
        <w:t>Local Binary Fitting Model</w:t>
      </w:r>
      <w:r>
        <w:rPr>
          <w:rFonts w:ascii="Times New Roman" w:hAnsi="Times New Roman" w:cs="Times New Roman" w:hint="eastAsia"/>
        </w:rPr>
        <w:t>，即</w:t>
      </w:r>
      <w:r>
        <w:rPr>
          <w:rFonts w:ascii="Times New Roman" w:hAnsi="Times New Roman" w:cs="Times New Roman" w:hint="eastAsia"/>
        </w:rPr>
        <w:t>LBF</w:t>
      </w:r>
      <w:r>
        <w:rPr>
          <w:rFonts w:ascii="Times New Roman" w:hAnsi="Times New Roman" w:cs="Times New Roman" w:hint="eastAsia"/>
        </w:rPr>
        <w:t>模型。该模型较好的处理了灰度不均匀图像的分割问题，之后进一步改进提出了</w:t>
      </w:r>
      <w:r>
        <w:rPr>
          <w:rFonts w:ascii="Times New Roman" w:hAnsi="Times New Roman" w:cs="Times New Roman" w:hint="eastAsia"/>
        </w:rPr>
        <w:t>RSF</w:t>
      </w:r>
      <w:r>
        <w:rPr>
          <w:rFonts w:ascii="Times New Roman" w:hAnsi="Times New Roman" w:cs="Times New Roman" w:hint="eastAsia"/>
        </w:rPr>
        <w:t>模型。</w:t>
      </w:r>
      <w:r>
        <w:rPr>
          <w:rFonts w:ascii="Times New Roman" w:hAnsi="Times New Roman" w:cs="Times New Roman" w:hint="eastAsia"/>
        </w:rPr>
        <w:t>Li</w:t>
      </w:r>
      <w:r>
        <w:rPr>
          <w:rFonts w:ascii="Times New Roman" w:hAnsi="Times New Roman" w:cs="Times New Roman" w:hint="eastAsia"/>
        </w:rPr>
        <w:t>提出的模型运用核函数进行卷积运算，使得计算非常复杂，且没有很好的解决初始轮廓曲线对分割结果带来的影响。</w:t>
      </w:r>
      <w:r>
        <w:rPr>
          <w:rFonts w:ascii="Times New Roman" w:hAnsi="Times New Roman" w:cs="Times New Roman" w:hint="eastAsia"/>
        </w:rPr>
        <w:t>Zhang[</w:t>
      </w:r>
      <w:r>
        <w:commentReference w:id="104"/>
      </w:r>
      <w:r>
        <w:rPr>
          <w:rFonts w:ascii="Times New Roman" w:hAnsi="Times New Roman" w:cs="Times New Roman" w:hint="eastAsia"/>
        </w:rPr>
        <w:t>]</w:t>
      </w:r>
      <w:r>
        <w:rPr>
          <w:rFonts w:ascii="Times New Roman" w:hAnsi="Times New Roman" w:cs="Times New Roman" w:hint="eastAsia"/>
        </w:rPr>
        <w:t>等人提出了</w:t>
      </w:r>
      <w:r>
        <w:rPr>
          <w:rFonts w:ascii="Times New Roman" w:hAnsi="Times New Roman" w:cs="Times New Roman" w:hint="eastAsia"/>
        </w:rPr>
        <w:t>Local Image Fitting Model</w:t>
      </w:r>
      <w:r>
        <w:rPr>
          <w:rFonts w:ascii="Times New Roman" w:hAnsi="Times New Roman" w:cs="Times New Roman" w:hint="eastAsia"/>
        </w:rPr>
        <w:t>，即</w:t>
      </w:r>
      <w:r>
        <w:rPr>
          <w:rFonts w:ascii="Times New Roman" w:hAnsi="Times New Roman" w:cs="Times New Roman" w:hint="eastAsia"/>
        </w:rPr>
        <w:t>LIF</w:t>
      </w:r>
      <w:r>
        <w:rPr>
          <w:rFonts w:ascii="Times New Roman" w:hAnsi="Times New Roman" w:cs="Times New Roman" w:hint="eastAsia"/>
        </w:rPr>
        <w:t>模型，克服了计算复杂度高的问题，但曲线演化速度仍待提升，还需要解决初始轮廓线的问题。</w:t>
      </w:r>
      <w:r>
        <w:rPr>
          <w:rFonts w:ascii="Times New Roman" w:hAnsi="Times New Roman" w:cs="Times New Roman" w:hint="eastAsia"/>
        </w:rPr>
        <w:t>Wang[</w:t>
      </w:r>
      <w:r>
        <w:commentReference w:id="105"/>
      </w:r>
      <w:r>
        <w:rPr>
          <w:rFonts w:ascii="Times New Roman" w:hAnsi="Times New Roman" w:cs="Times New Roman" w:hint="eastAsia"/>
        </w:rPr>
        <w:t>]</w:t>
      </w:r>
      <w:r>
        <w:rPr>
          <w:rFonts w:ascii="Times New Roman" w:hAnsi="Times New Roman" w:cs="Times New Roman" w:hint="eastAsia"/>
        </w:rPr>
        <w:t>等人提出了</w:t>
      </w:r>
      <w:r>
        <w:rPr>
          <w:rFonts w:ascii="Times New Roman" w:hAnsi="Times New Roman" w:cs="Times New Roman" w:hint="eastAsia"/>
        </w:rPr>
        <w:t>Local Gaussian Distribution Fitting Energy Model</w:t>
      </w:r>
      <w:r>
        <w:rPr>
          <w:rFonts w:ascii="Times New Roman" w:hAnsi="Times New Roman" w:cs="Times New Roman" w:hint="eastAsia"/>
        </w:rPr>
        <w:t>，即</w:t>
      </w:r>
      <w:r>
        <w:rPr>
          <w:rFonts w:ascii="Times New Roman" w:hAnsi="Times New Roman" w:cs="Times New Roman" w:hint="eastAsia"/>
        </w:rPr>
        <w:t>LGDF</w:t>
      </w:r>
      <w:r>
        <w:rPr>
          <w:rFonts w:ascii="Times New Roman" w:hAnsi="Times New Roman" w:cs="Times New Roman" w:hint="eastAsia"/>
        </w:rPr>
        <w:t>模型，该模型利用高斯分布来表示图像局部灰度值，同时定义了局部高斯适应能量项与水平集函数相结合。该方法计算量较大，对初始轮廓线敏感。袁建军等人</w:t>
      </w:r>
      <w:r>
        <w:rPr>
          <w:rFonts w:ascii="Times New Roman" w:hAnsi="Times New Roman" w:cs="Times New Roman" w:hint="eastAsia"/>
        </w:rPr>
        <w:t>[</w:t>
      </w:r>
      <w:r>
        <w:commentReference w:id="106"/>
      </w:r>
      <w:r>
        <w:rPr>
          <w:rFonts w:ascii="Times New Roman" w:hAnsi="Times New Roman" w:cs="Times New Roman" w:hint="eastAsia"/>
        </w:rPr>
        <w:t>]</w:t>
      </w:r>
      <w:r>
        <w:rPr>
          <w:rFonts w:ascii="Times New Roman" w:hAnsi="Times New Roman" w:cs="Times New Roman" w:hint="eastAsia"/>
        </w:rPr>
        <w:t>提出了亮度信息和梯度信息相结合的活动轮廓模型，贾迪野等人</w:t>
      </w:r>
      <w:r>
        <w:rPr>
          <w:rFonts w:ascii="Times New Roman" w:hAnsi="Times New Roman" w:cs="Times New Roman" w:hint="eastAsia"/>
        </w:rPr>
        <w:t>[</w:t>
      </w:r>
      <w:r>
        <w:commentReference w:id="107"/>
      </w:r>
      <w:r>
        <w:rPr>
          <w:rFonts w:ascii="Times New Roman" w:hAnsi="Times New Roman" w:cs="Times New Roman" w:hint="eastAsia"/>
        </w:rPr>
        <w:t>]</w:t>
      </w:r>
      <w:r>
        <w:rPr>
          <w:rFonts w:ascii="Times New Roman" w:hAnsi="Times New Roman" w:cs="Times New Roman" w:hint="eastAsia"/>
        </w:rPr>
        <w:t>对邻域像素点进行扫描处理，优化</w:t>
      </w:r>
      <w:r>
        <w:rPr>
          <w:rFonts w:ascii="Times New Roman" w:hAnsi="Times New Roman" w:cs="Times New Roman" w:hint="eastAsia"/>
        </w:rPr>
        <w:t>Mumford-Shah</w:t>
      </w:r>
      <w:r>
        <w:rPr>
          <w:rFonts w:ascii="Times New Roman" w:hAnsi="Times New Roman" w:cs="Times New Roman" w:hint="eastAsia"/>
        </w:rPr>
        <w:t>模型，减少了演化方程计算复杂度。王慧斌等人</w:t>
      </w:r>
      <w:r>
        <w:rPr>
          <w:rFonts w:ascii="Times New Roman" w:hAnsi="Times New Roman" w:cs="Times New Roman" w:hint="eastAsia"/>
        </w:rPr>
        <w:t>[</w:t>
      </w:r>
      <w:r>
        <w:commentReference w:id="108"/>
      </w:r>
      <w:r>
        <w:rPr>
          <w:rFonts w:ascii="Times New Roman" w:hAnsi="Times New Roman" w:cs="Times New Roman" w:hint="eastAsia"/>
        </w:rPr>
        <w:t>]</w:t>
      </w:r>
      <w:r>
        <w:rPr>
          <w:rFonts w:ascii="Times New Roman" w:hAnsi="Times New Roman" w:cs="Times New Roman" w:hint="eastAsia"/>
        </w:rPr>
        <w:t>引入了图像纹理特征信息，提出多区域活动轮廓模型，有效提高了分割效率。</w:t>
      </w:r>
    </w:p>
    <w:p w14:paraId="321DE1F9"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当前，国内外主要研究水平集图像分割方法的团队有：</w:t>
      </w:r>
      <w:r>
        <w:rPr>
          <w:rFonts w:ascii="Times New Roman" w:hAnsi="Times New Roman" w:cs="Times New Roman" w:hint="eastAsia"/>
        </w:rPr>
        <w:t>Stanley Osher</w:t>
      </w:r>
      <w:r>
        <w:rPr>
          <w:rFonts w:ascii="Times New Roman" w:hAnsi="Times New Roman" w:cs="Times New Roman" w:hint="eastAsia"/>
        </w:rPr>
        <w:t>教授和</w:t>
      </w:r>
      <w:r>
        <w:rPr>
          <w:rFonts w:ascii="Times New Roman" w:hAnsi="Times New Roman" w:cs="Times New Roman" w:hint="eastAsia"/>
        </w:rPr>
        <w:t>James A.Sethian</w:t>
      </w:r>
      <w:r>
        <w:rPr>
          <w:rFonts w:ascii="Times New Roman" w:hAnsi="Times New Roman" w:cs="Times New Roman" w:hint="eastAsia"/>
        </w:rPr>
        <w:t>教授领导的加州大学伯克利分校团队；</w:t>
      </w:r>
      <w:r>
        <w:rPr>
          <w:rFonts w:ascii="Times New Roman" w:hAnsi="Times New Roman" w:cs="Times New Roman" w:hint="eastAsia"/>
        </w:rPr>
        <w:t>Tony Chan</w:t>
      </w:r>
      <w:r>
        <w:rPr>
          <w:rFonts w:ascii="Times New Roman" w:hAnsi="Times New Roman" w:cs="Times New Roman" w:hint="eastAsia"/>
        </w:rPr>
        <w:t>教授领导的加州大学洛杉矶分校的团队，李纯明教授所在的美国</w:t>
      </w:r>
      <w:r>
        <w:rPr>
          <w:rFonts w:ascii="Times New Roman" w:hAnsi="Times New Roman" w:cs="Times New Roman" w:hint="eastAsia"/>
        </w:rPr>
        <w:t>Vanderbilt University</w:t>
      </w:r>
      <w:r>
        <w:rPr>
          <w:rFonts w:ascii="Times New Roman" w:hAnsi="Times New Roman" w:cs="Times New Roman" w:hint="eastAsia"/>
        </w:rPr>
        <w:t>图像科学部，以及上海交通大学图像处理与模式识别研究所，重庆大学光电技术及系统教育部重点实验室等</w:t>
      </w:r>
    </w:p>
    <w:p w14:paraId="3F72EB7E" w14:textId="77777777" w:rsidR="00E07C41" w:rsidRDefault="00514A19">
      <w:pPr>
        <w:pStyle w:val="2"/>
        <w:spacing w:before="120" w:after="120"/>
        <w:rPr>
          <w:rFonts w:ascii="Times New Roman" w:hAnsi="Times New Roman" w:cs="Times New Roman"/>
        </w:rPr>
      </w:pPr>
      <w:bookmarkStart w:id="109" w:name="_Toc9526669"/>
      <w:r>
        <w:rPr>
          <w:rFonts w:ascii="Times New Roman" w:hAnsi="Times New Roman" w:cs="Times New Roman"/>
        </w:rPr>
        <w:lastRenderedPageBreak/>
        <w:t>1.3</w:t>
      </w:r>
      <w:r>
        <w:rPr>
          <w:rFonts w:ascii="Times New Roman" w:hAnsi="Times New Roman" w:cs="Times New Roman"/>
        </w:rPr>
        <w:t>主要工作</w:t>
      </w:r>
      <w:bookmarkEnd w:id="78"/>
      <w:bookmarkEnd w:id="109"/>
    </w:p>
    <w:p w14:paraId="36C1190A" w14:textId="77777777" w:rsidR="00E07C41" w:rsidRDefault="00514A19">
      <w:pPr>
        <w:autoSpaceDE w:val="0"/>
        <w:autoSpaceDN w:val="0"/>
        <w:adjustRightInd w:val="0"/>
        <w:spacing w:line="400" w:lineRule="exact"/>
        <w:ind w:firstLine="420"/>
        <w:rPr>
          <w:rFonts w:ascii="Times New Roman" w:hAnsi="Times New Roman" w:cs="Times New Roman"/>
        </w:rPr>
      </w:pPr>
      <w:r>
        <w:rPr>
          <w:rFonts w:ascii="Times New Roman" w:hAnsi="Times New Roman" w:cs="Times New Roman" w:hint="eastAsia"/>
          <w:lang w:val="zh-CN"/>
        </w:rPr>
        <w:t>目前，广大学者对于基于</w:t>
      </w:r>
      <w:r>
        <w:rPr>
          <w:rFonts w:ascii="Times New Roman" w:hAnsi="Times New Roman" w:cs="Times New Roman" w:hint="eastAsia"/>
        </w:rPr>
        <w:t>CV</w:t>
      </w:r>
      <w:r>
        <w:rPr>
          <w:rFonts w:ascii="Times New Roman" w:hAnsi="Times New Roman" w:cs="Times New Roman" w:hint="eastAsia"/>
        </w:rPr>
        <w:t>模型的水平集图像分割算法进行了大量研究，提出的各种改进算法也各具成效，但总体来说，依然面临如下几点不足之处：</w:t>
      </w:r>
      <w:r>
        <w:rPr>
          <w:rFonts w:ascii="Times New Roman" w:hAnsi="Times New Roman" w:cs="Times New Roman" w:hint="eastAsia"/>
        </w:rPr>
        <w:t>(1)</w:t>
      </w:r>
      <w:r>
        <w:rPr>
          <w:rFonts w:ascii="Times New Roman" w:hAnsi="Times New Roman" w:cs="Times New Roman" w:hint="eastAsia"/>
        </w:rPr>
        <w:t>初始轮廓线问题一直都是影响水平集图像分割效果的重大问题，根据大量的实验研究发现同样的模型，如果初始轮廓线不同，会造成分割出的结果千差万别。</w:t>
      </w:r>
      <w:r>
        <w:rPr>
          <w:rFonts w:ascii="Times New Roman" w:hAnsi="Times New Roman" w:cs="Times New Roman" w:hint="eastAsia"/>
        </w:rPr>
        <w:t>(2)</w:t>
      </w:r>
      <w:r>
        <w:rPr>
          <w:rFonts w:ascii="Times New Roman" w:hAnsi="Times New Roman" w:cs="Times New Roman" w:hint="eastAsia"/>
        </w:rPr>
        <w:t>算法复杂度高、计算过程时间长，尤其是结合图像局部信息的一类算法，计算过于复杂，算法迭代次数较多。</w:t>
      </w:r>
      <w:r>
        <w:rPr>
          <w:rFonts w:ascii="Times New Roman" w:hAnsi="Times New Roman" w:cs="Times New Roman" w:hint="eastAsia"/>
        </w:rPr>
        <w:t>(3)</w:t>
      </w:r>
      <w:r>
        <w:rPr>
          <w:rFonts w:ascii="Times New Roman" w:hAnsi="Times New Roman" w:cs="Times New Roman" w:hint="eastAsia"/>
        </w:rPr>
        <w:t>大部分模型只是对能量函数进行改进，往往只能解决某一种问题，如果考虑了局部信息，分割结果容易陷入局部极小值，如果考虑全局信息则容易受到图像灰度不均匀的影响。</w:t>
      </w:r>
      <w:r>
        <w:rPr>
          <w:rFonts w:ascii="Times New Roman" w:hAnsi="Times New Roman" w:cs="Times New Roman" w:hint="eastAsia"/>
        </w:rPr>
        <w:t>(4)</w:t>
      </w:r>
      <w:r>
        <w:rPr>
          <w:rFonts w:ascii="Times New Roman" w:hAnsi="Times New Roman" w:cs="Times New Roman" w:hint="eastAsia"/>
        </w:rPr>
        <w:t>图像灰度不均匀以及噪声问题会影响分割的准确度。针对上述问题，</w:t>
      </w:r>
      <w:r>
        <w:rPr>
          <w:rFonts w:ascii="Times New Roman" w:hAnsi="Times New Roman" w:cs="Times New Roman" w:hint="eastAsia"/>
          <w:color w:val="0000FF"/>
          <w:rPrChange w:id="110" w:author="cowry" w:date="2019-12-05T20:24:00Z">
            <w:rPr>
              <w:rFonts w:ascii="Times New Roman" w:hAnsi="Times New Roman" w:cs="Times New Roman" w:hint="eastAsia"/>
            </w:rPr>
          </w:rPrChange>
        </w:rPr>
        <w:t>本文做了如下两点工作：</w:t>
      </w:r>
    </w:p>
    <w:p w14:paraId="28EA6D6D" w14:textId="77777777" w:rsidR="00E07C41" w:rsidRDefault="00514A19">
      <w:pPr>
        <w:autoSpaceDE w:val="0"/>
        <w:autoSpaceDN w:val="0"/>
        <w:adjustRightInd w:val="0"/>
        <w:spacing w:line="400" w:lineRule="exact"/>
        <w:ind w:firstLine="420"/>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提出</w:t>
      </w:r>
      <w:r>
        <w:rPr>
          <w:rFonts w:ascii="Times New Roman" w:hAnsi="Times New Roman" w:cs="Times New Roman" w:hint="eastAsia"/>
          <w:color w:val="0000FF"/>
          <w:rPrChange w:id="111" w:author="cowry" w:date="2019-12-05T20:25:00Z">
            <w:rPr>
              <w:rFonts w:ascii="Times New Roman" w:hAnsi="Times New Roman" w:cs="Times New Roman" w:hint="eastAsia"/>
            </w:rPr>
          </w:rPrChange>
        </w:rPr>
        <w:t>了</w:t>
      </w:r>
      <w:r>
        <w:rPr>
          <w:rFonts w:ascii="Times New Roman" w:hAnsi="Times New Roman" w:cs="Times New Roman" w:hint="eastAsia"/>
        </w:rPr>
        <w:t>高斯混合模型与</w:t>
      </w:r>
      <w:r>
        <w:rPr>
          <w:rFonts w:ascii="Times New Roman" w:hAnsi="Times New Roman" w:cs="Times New Roman" w:hint="eastAsia"/>
        </w:rPr>
        <w:t>CV</w:t>
      </w:r>
      <w:r>
        <w:rPr>
          <w:rFonts w:ascii="Times New Roman" w:hAnsi="Times New Roman" w:cs="Times New Roman" w:hint="eastAsia"/>
        </w:rPr>
        <w:t>模型相结合的</w:t>
      </w:r>
      <w:r>
        <w:rPr>
          <w:rFonts w:ascii="Times New Roman" w:hAnsi="Times New Roman" w:cs="Times New Roman" w:hint="eastAsia"/>
        </w:rPr>
        <w:t>GMM-CV</w:t>
      </w:r>
      <w:r>
        <w:rPr>
          <w:rFonts w:ascii="Times New Roman" w:hAnsi="Times New Roman" w:cs="Times New Roman" w:hint="eastAsia"/>
        </w:rPr>
        <w:t>模型，利用高斯混合模型稳定快速的像素识别能力对图像进行目标前景和背景的检测，得到初始轮廓区域，然后通过该先验信息计算出目标前景灰度均值</w:t>
      </w:r>
      <w:r>
        <w:rPr>
          <w:rFonts w:ascii="Sabon" w:hAnsi="Sabon"/>
          <w:position w:val="-12"/>
          <w:szCs w:val="20"/>
        </w:rPr>
        <w:object w:dxaOrig="2183" w:dyaOrig="1143" w14:anchorId="4474AB71">
          <v:shape id="_x0000_s1037" type="#_x0000_t75" style="position:absolute;left:0;text-align:left;margin-left:240pt;margin-top:42pt;width:29pt;height:20pt;z-index:251620864;mso-position-horizontal-relative:text;mso-position-vertical-relative:text;mso-width-relative:page;mso-height-relative:page">
            <v:imagedata r:id="rId71" o:title=""/>
            <o:lock v:ext="edit" aspectratio="f"/>
          </v:shape>
          <o:OLEObject Type="Embed" ProgID="Equation.DSMT4" ShapeID="_x0000_s1037" DrawAspect="Content" ObjectID="_1637412955" r:id="rId72"/>
        </w:object>
      </w:r>
      <w:r>
        <w:rPr>
          <w:rFonts w:ascii="Sabon" w:hAnsi="Sabon" w:hint="eastAsia"/>
          <w:position w:val="-12"/>
          <w:szCs w:val="20"/>
        </w:rPr>
        <w:tab/>
      </w:r>
      <w:r>
        <w:rPr>
          <w:rFonts w:ascii="Sabon" w:hAnsi="Sabon" w:hint="eastAsia"/>
          <w:position w:val="-12"/>
          <w:szCs w:val="20"/>
        </w:rPr>
        <w:tab/>
      </w:r>
      <w:r>
        <w:rPr>
          <w:rFonts w:ascii="Times New Roman" w:hAnsi="Times New Roman" w:cs="Times New Roman" w:hint="eastAsia"/>
        </w:rPr>
        <w:t>和背景灰度均值</w:t>
      </w:r>
      <w:r>
        <w:rPr>
          <w:rFonts w:ascii="Sabon" w:hAnsi="Sabon"/>
          <w:position w:val="-12"/>
          <w:szCs w:val="20"/>
        </w:rPr>
        <w:object w:dxaOrig="660" w:dyaOrig="400" w14:anchorId="1DB09762">
          <v:shape id="_x0000_i1035" type="#_x0000_t75" style="width:32.8pt;height:19.9pt" o:ole="">
            <v:imagedata r:id="rId73" o:title=""/>
            <o:lock v:ext="edit" aspectratio="f"/>
          </v:shape>
          <o:OLEObject Type="Embed" ProgID="Equation.DSMT4" ShapeID="_x0000_i1035" DrawAspect="Content" ObjectID="_1637412741" r:id="rId74"/>
        </w:object>
      </w:r>
      <w:r>
        <w:rPr>
          <w:rFonts w:ascii="Times New Roman" w:hAnsi="Times New Roman" w:cs="Times New Roman" w:hint="eastAsia"/>
        </w:rPr>
        <w:t>融入到能量泛函公式中，与原始的</w:t>
      </w:r>
      <w:r>
        <w:rPr>
          <w:rFonts w:ascii="Times New Roman" w:hAnsi="Times New Roman" w:cs="Times New Roman" w:hint="eastAsia"/>
        </w:rPr>
        <w:t>CV</w:t>
      </w:r>
      <w:r>
        <w:rPr>
          <w:rFonts w:ascii="Times New Roman" w:hAnsi="Times New Roman" w:cs="Times New Roman" w:hint="eastAsia"/>
        </w:rPr>
        <w:t>能量项进行权重分配，并引入距离惩罚项和长度惩罚项，共同构成全新能量函数</w:t>
      </w:r>
      <w:r>
        <w:rPr>
          <w:position w:val="-12"/>
        </w:rPr>
        <w:object w:dxaOrig="2183" w:dyaOrig="1143" w14:anchorId="5DA54DA0">
          <v:shape id="_x0000_s1038" type="#_x0000_t75" style="position:absolute;left:0;text-align:left;margin-left:168pt;margin-top:83pt;width:206pt;height:19pt;z-index:251621888;mso-position-horizontal-relative:text;mso-position-vertical-relative:text;mso-width-relative:page;mso-height-relative:page">
            <v:imagedata r:id="rId75" o:title=""/>
            <o:lock v:ext="edit" aspectratio="f"/>
          </v:shape>
          <o:OLEObject Type="Embed" ProgID="Equation.DSMT4" ShapeID="_x0000_s1038" DrawAspect="Content" ObjectID="_1637412956" r:id="rId76"/>
        </w:objec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。该方法克服了初始轮廓曲线选择不当对分割结果的影响，并将高斯混合模型处理得到的先验信息融入到能量泛函中，进一步优化了分割的准确程度。我</w:t>
      </w:r>
      <w:r>
        <w:rPr>
          <w:rFonts w:ascii="Times New Roman" w:hAnsi="Times New Roman" w:cs="Times New Roman" w:hint="eastAsia"/>
          <w:color w:val="0000FF"/>
          <w:rPrChange w:id="112" w:author="cowry" w:date="2019-12-05T20:25:00Z">
            <w:rPr>
              <w:rFonts w:ascii="Times New Roman" w:hAnsi="Times New Roman" w:cs="Times New Roman" w:hint="eastAsia"/>
            </w:rPr>
          </w:rPrChange>
        </w:rPr>
        <w:t>们利用数据集</w:t>
      </w:r>
      <w:r>
        <w:rPr>
          <w:rFonts w:ascii="Times New Roman" w:hAnsi="Times New Roman" w:cs="Times New Roman" w:hint="eastAsia"/>
          <w:color w:val="0000FF"/>
          <w:rPrChange w:id="113" w:author="cowry" w:date="2019-12-05T20:25:00Z">
            <w:rPr>
              <w:rFonts w:ascii="Times New Roman" w:hAnsi="Times New Roman" w:cs="Times New Roman" w:hint="eastAsia"/>
            </w:rPr>
          </w:rPrChange>
        </w:rPr>
        <w:t>BSDS500</w:t>
      </w:r>
      <w:r>
        <w:rPr>
          <w:rFonts w:ascii="Times New Roman" w:hAnsi="Times New Roman" w:cs="Times New Roman" w:hint="eastAsia"/>
          <w:color w:val="0000FF"/>
          <w:rPrChange w:id="114" w:author="cowry" w:date="2019-12-05T20:25:00Z">
            <w:rPr>
              <w:rFonts w:ascii="Times New Roman" w:hAnsi="Times New Roman" w:cs="Times New Roman" w:hint="eastAsia"/>
            </w:rPr>
          </w:rPrChange>
        </w:rPr>
        <w:t>数据集对</w:t>
      </w:r>
      <w:r>
        <w:rPr>
          <w:rFonts w:ascii="Times New Roman" w:hAnsi="Times New Roman" w:cs="Times New Roman" w:hint="eastAsia"/>
          <w:color w:val="0000FF"/>
          <w:rPrChange w:id="115" w:author="cowry" w:date="2019-12-05T20:25:00Z">
            <w:rPr>
              <w:rFonts w:ascii="Times New Roman" w:hAnsi="Times New Roman" w:cs="Times New Roman" w:hint="eastAsia"/>
            </w:rPr>
          </w:rPrChange>
        </w:rPr>
        <w:t>GMM-CV</w:t>
      </w:r>
      <w:r>
        <w:rPr>
          <w:rFonts w:ascii="Times New Roman" w:hAnsi="Times New Roman" w:cs="Times New Roman" w:hint="eastAsia"/>
          <w:color w:val="0000FF"/>
          <w:rPrChange w:id="116" w:author="cowry" w:date="2019-12-05T20:25:00Z">
            <w:rPr>
              <w:rFonts w:ascii="Times New Roman" w:hAnsi="Times New Roman" w:cs="Times New Roman" w:hint="eastAsia"/>
            </w:rPr>
          </w:rPrChange>
        </w:rPr>
        <w:t>模型进行了测试，</w:t>
      </w:r>
      <w:r>
        <w:rPr>
          <w:rFonts w:ascii="Times New Roman" w:hAnsi="Times New Roman" w:cs="Times New Roman" w:hint="eastAsia"/>
        </w:rPr>
        <w:t>实验结果表明</w:t>
      </w:r>
      <w:r>
        <w:rPr>
          <w:rFonts w:ascii="Times New Roman" w:hAnsi="Times New Roman" w:cs="Times New Roman" w:hint="eastAsia"/>
        </w:rPr>
        <w:t>GMM-CV</w:t>
      </w:r>
      <w:r>
        <w:rPr>
          <w:rFonts w:ascii="Times New Roman" w:hAnsi="Times New Roman" w:cs="Times New Roman" w:hint="eastAsia"/>
        </w:rPr>
        <w:t>模型取得了良好的实验成果。</w:t>
      </w:r>
    </w:p>
    <w:p w14:paraId="07524332" w14:textId="77777777" w:rsidR="00E07C41" w:rsidRDefault="00514A19">
      <w:pPr>
        <w:autoSpaceDE w:val="0"/>
        <w:autoSpaceDN w:val="0"/>
        <w:adjustRightInd w:val="0"/>
        <w:spacing w:line="400" w:lineRule="exact"/>
        <w:ind w:firstLine="420"/>
        <w:rPr>
          <w:rFonts w:ascii="Times New Roman" w:hAnsi="Times New Roman" w:cs="Times New Roman"/>
          <w:lang w:val="zh-CN"/>
        </w:rPr>
      </w:pPr>
      <w:r>
        <w:rPr>
          <w:rFonts w:ascii="Sabon" w:hAnsi="Sabon"/>
          <w:position w:val="-12"/>
          <w:szCs w:val="20"/>
        </w:rPr>
        <w:object w:dxaOrig="2183" w:dyaOrig="1143" w14:anchorId="79E87D66">
          <v:shape id="_x0000_s1043" type="#_x0000_t75" style="position:absolute;left:0;text-align:left;margin-left:111.6pt;margin-top:141.85pt;width:270pt;height:19pt;z-index:251624960;mso-width-relative:page;mso-height-relative:page">
            <v:imagedata r:id="rId77" o:title=""/>
            <o:lock v:ext="edit" aspectratio="f"/>
          </v:shape>
          <o:OLEObject Type="Embed" ProgID="Equation.DSMT4" ShapeID="_x0000_s1043" DrawAspect="Content" ObjectID="_1637412957" r:id="rId78"/>
        </w:object>
      </w:r>
      <w:r>
        <w:rPr>
          <w:rFonts w:ascii="Sabon" w:hAnsi="Sabon"/>
          <w:position w:val="-12"/>
          <w:szCs w:val="20"/>
        </w:rPr>
        <w:object w:dxaOrig="2183" w:dyaOrig="1143" w14:anchorId="1587B0DF">
          <v:shape id="_x0000_s1042" type="#_x0000_t75" style="position:absolute;left:0;text-align:left;margin-left:258.35pt;margin-top:61.7pt;width:39pt;height:18pt;z-index:251623936;mso-width-relative:page;mso-height-relative:page">
            <v:imagedata r:id="rId79" o:title=""/>
            <o:lock v:ext="edit" aspectratio="f"/>
          </v:shape>
          <o:OLEObject Type="Embed" ProgID="Equation.DSMT4" ShapeID="_x0000_s1042" DrawAspect="Content" ObjectID="_1637412958" r:id="rId80"/>
        </w:object>
      </w:r>
      <w:r>
        <w:rPr>
          <w:rFonts w:ascii="Sabon" w:hAnsi="Sabon"/>
          <w:position w:val="-12"/>
          <w:szCs w:val="20"/>
        </w:rPr>
        <w:object w:dxaOrig="2183" w:dyaOrig="1143" w14:anchorId="7C00DB2D">
          <v:shape id="_x0000_s1041" type="#_x0000_t75" style="position:absolute;left:0;text-align:left;margin-left:207.4pt;margin-top:62.25pt;width:38pt;height:18pt;z-index:251622912;mso-width-relative:page;mso-height-relative:page">
            <v:imagedata r:id="rId81" o:title=""/>
            <o:lock v:ext="edit" aspectratio="f"/>
          </v:shape>
          <o:OLEObject Type="Embed" ProgID="Equation.DSMT4" ShapeID="_x0000_s1041" DrawAspect="Content" ObjectID="_1637412959" r:id="rId82"/>
        </w:object>
      </w:r>
      <w:r>
        <w:rPr>
          <w:rFonts w:ascii="Times New Roman" w:hAnsi="Times New Roman" w:cs="Times New Roman" w:hint="eastAsia"/>
        </w:rPr>
        <w:t>(2)</w:t>
      </w:r>
      <w:r>
        <w:rPr>
          <w:rFonts w:ascii="Times New Roman" w:hAnsi="Times New Roman" w:cs="Times New Roman" w:hint="eastAsia"/>
          <w:color w:val="0000FF"/>
          <w:rPrChange w:id="117" w:author="cowry" w:date="2019-12-05T20:25:00Z">
            <w:rPr>
              <w:rFonts w:ascii="Times New Roman" w:hAnsi="Times New Roman" w:cs="Times New Roman" w:hint="eastAsia"/>
            </w:rPr>
          </w:rPrChange>
        </w:rPr>
        <w:t>本文在</w:t>
      </w:r>
      <w:r>
        <w:rPr>
          <w:rFonts w:ascii="Times New Roman" w:hAnsi="Times New Roman" w:cs="Times New Roman" w:hint="eastAsia"/>
          <w:color w:val="0000FF"/>
          <w:rPrChange w:id="118" w:author="cowry" w:date="2019-12-05T20:25:00Z">
            <w:rPr>
              <w:rFonts w:ascii="Times New Roman" w:hAnsi="Times New Roman" w:cs="Times New Roman" w:hint="eastAsia"/>
            </w:rPr>
          </w:rPrChange>
        </w:rPr>
        <w:t>(1)</w:t>
      </w:r>
      <w:r>
        <w:rPr>
          <w:rFonts w:ascii="Times New Roman" w:hAnsi="Times New Roman" w:cs="Times New Roman" w:hint="eastAsia"/>
          <w:color w:val="0000FF"/>
          <w:rPrChange w:id="119" w:author="cowry" w:date="2019-12-05T20:25:00Z">
            <w:rPr>
              <w:rFonts w:ascii="Times New Roman" w:hAnsi="Times New Roman" w:cs="Times New Roman" w:hint="eastAsia"/>
            </w:rPr>
          </w:rPrChange>
        </w:rPr>
        <w:t>的基础上做了大幅度改进，综合了</w:t>
      </w:r>
      <w:r>
        <w:rPr>
          <w:rFonts w:ascii="Times New Roman" w:hAnsi="Times New Roman" w:cs="Times New Roman" w:hint="eastAsia"/>
        </w:rPr>
        <w:t>图像全局信息和局部信息提出了多尺度</w:t>
      </w:r>
      <w:r>
        <w:rPr>
          <w:rFonts w:ascii="Times New Roman" w:hAnsi="Times New Roman" w:cs="Times New Roman" w:hint="eastAsia"/>
        </w:rPr>
        <w:t>RSF-CV</w:t>
      </w:r>
      <w:r>
        <w:rPr>
          <w:rFonts w:ascii="Times New Roman" w:hAnsi="Times New Roman" w:cs="Times New Roman" w:hint="eastAsia"/>
        </w:rPr>
        <w:t>模型，首先考虑到噪声因素对图像分割的影响，将</w:t>
      </w:r>
      <w:r>
        <w:rPr>
          <w:rFonts w:ascii="Times New Roman" w:hAnsi="Times New Roman" w:cs="Times New Roman" w:hint="eastAsia"/>
        </w:rPr>
        <w:t>KMeans</w:t>
      </w:r>
      <w:r>
        <w:rPr>
          <w:rFonts w:ascii="Times New Roman" w:hAnsi="Times New Roman" w:cs="Times New Roman" w:hint="eastAsia"/>
        </w:rPr>
        <w:t>聚类方法引入到模型中对图像进行前景和背景检测，替换掉之前的高斯混合模型，因为</w:t>
      </w:r>
      <w:r>
        <w:rPr>
          <w:rFonts w:ascii="Times New Roman" w:hAnsi="Times New Roman" w:cs="Times New Roman" w:hint="eastAsia"/>
        </w:rPr>
        <w:t>KMeans</w:t>
      </w:r>
      <w:r>
        <w:rPr>
          <w:rFonts w:ascii="Times New Roman" w:hAnsi="Times New Roman" w:cs="Times New Roman" w:hint="eastAsia"/>
        </w:rPr>
        <w:t>算法的优势可以得到两个聚簇值</w:t>
      </w:r>
      <w:r>
        <w:rPr>
          <w:rFonts w:ascii="Times New Roman" w:hAnsi="Times New Roman" w:cs="Times New Roman" w:hint="eastAsia"/>
        </w:rPr>
        <w:t xml:space="preserve">      </w:t>
      </w:r>
      <w:r>
        <w:rPr>
          <w:rFonts w:ascii="Times New Roman" w:hAnsi="Times New Roman" w:cs="Times New Roman" w:hint="eastAsia"/>
        </w:rPr>
        <w:t>和</w:t>
      </w:r>
      <w:r>
        <w:rPr>
          <w:rFonts w:ascii="Times New Roman" w:hAnsi="Times New Roman" w:cs="Times New Roman" w:hint="eastAsia"/>
        </w:rPr>
        <w:t xml:space="preserve">       </w:t>
      </w:r>
      <w:r>
        <w:rPr>
          <w:rFonts w:ascii="Times New Roman" w:hAnsi="Times New Roman" w:cs="Times New Roman" w:hint="eastAsia"/>
        </w:rPr>
        <w:t>，更加精准求出了前景和背景平均灰度值。能量泛函公式采用改进的</w:t>
      </w:r>
      <w:r>
        <w:rPr>
          <w:rFonts w:ascii="Times New Roman" w:hAnsi="Times New Roman" w:cs="Times New Roman" w:hint="eastAsia"/>
        </w:rPr>
        <w:t>CV</w:t>
      </w:r>
      <w:r>
        <w:rPr>
          <w:rFonts w:ascii="Times New Roman" w:hAnsi="Times New Roman" w:cs="Times New Roman" w:hint="eastAsia"/>
        </w:rPr>
        <w:t>模型</w:t>
      </w:r>
      <w:r>
        <w:rPr>
          <w:rFonts w:ascii="Times New Roman" w:hAnsi="Times New Roman" w:cs="Times New Roman" w:hint="eastAsia"/>
        </w:rPr>
        <w:t>Region-Scaling Fitting Model</w:t>
      </w:r>
      <w:r>
        <w:rPr>
          <w:rFonts w:ascii="Times New Roman" w:hAnsi="Times New Roman" w:cs="Times New Roman" w:hint="eastAsia"/>
        </w:rPr>
        <w:t>，简称</w:t>
      </w:r>
      <w:r>
        <w:rPr>
          <w:rFonts w:ascii="Times New Roman" w:hAnsi="Times New Roman" w:cs="Times New Roman" w:hint="eastAsia"/>
        </w:rPr>
        <w:t>RSF</w:t>
      </w:r>
      <w:r>
        <w:rPr>
          <w:rFonts w:ascii="Times New Roman" w:hAnsi="Times New Roman" w:cs="Times New Roman" w:hint="eastAsia"/>
        </w:rPr>
        <w:t>模型，将图像的局部信息考虑在内以降低图像灰度不均匀、噪声因素带来的影响，然后再加入</w:t>
      </w:r>
      <w:r>
        <w:rPr>
          <w:rFonts w:ascii="Times New Roman" w:hAnsi="Times New Roman" w:cs="Times New Roman" w:hint="eastAsia"/>
        </w:rPr>
        <w:t>CV</w:t>
      </w:r>
      <w:r>
        <w:rPr>
          <w:rFonts w:ascii="Times New Roman" w:hAnsi="Times New Roman" w:cs="Times New Roman" w:hint="eastAsia"/>
        </w:rPr>
        <w:t>能量项将图像全局信息纳入公式中以防止分割曲线陷入局部极小值，共同构成</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 xml:space="preserve"> </w:t>
      </w:r>
      <w:r>
        <w:rPr>
          <w:rFonts w:ascii="Times New Roman" w:hAnsi="Times New Roman" w:cs="Times New Roman" w:hint="eastAsia"/>
        </w:rPr>
        <w:t>能量泛函公式。为了能够在图像的不同区域有效调节</w:t>
      </w:r>
      <w:r>
        <w:rPr>
          <w:rFonts w:ascii="Times New Roman" w:hAnsi="Times New Roman" w:cs="Times New Roman" w:hint="eastAsia"/>
        </w:rPr>
        <w:t>CV</w:t>
      </w:r>
      <w:r>
        <w:rPr>
          <w:rFonts w:ascii="Times New Roman" w:hAnsi="Times New Roman" w:cs="Times New Roman" w:hint="eastAsia"/>
        </w:rPr>
        <w:t>全局能量项和</w:t>
      </w:r>
      <w:r>
        <w:rPr>
          <w:rFonts w:ascii="Times New Roman" w:hAnsi="Times New Roman" w:cs="Times New Roman" w:hint="eastAsia"/>
        </w:rPr>
        <w:t>RSF</w:t>
      </w:r>
      <w:r>
        <w:rPr>
          <w:rFonts w:ascii="Times New Roman" w:hAnsi="Times New Roman" w:cs="Times New Roman" w:hint="eastAsia"/>
        </w:rPr>
        <w:t>局部能量项的比重，也就是</w:t>
      </w:r>
      <w:r>
        <w:rPr>
          <w:rFonts w:ascii="Sabon" w:hAnsi="Sabon"/>
          <w:position w:val="-6"/>
          <w:szCs w:val="20"/>
        </w:rPr>
        <w:object w:dxaOrig="240" w:dyaOrig="220" w14:anchorId="5F8695CD">
          <v:shape id="_x0000_i1036" type="#_x0000_t75" style="width:11.8pt;height:10.75pt" o:ole="">
            <v:imagedata r:id="rId83" o:title=""/>
            <o:lock v:ext="edit" aspectratio="f"/>
          </v:shape>
          <o:OLEObject Type="Embed" ProgID="Equation.DSMT4" ShapeID="_x0000_i1036" DrawAspect="Content" ObjectID="_1637412742" r:id="rId84"/>
        </w:object>
      </w:r>
      <w:r>
        <w:rPr>
          <w:rFonts w:ascii="Times New Roman" w:hAnsi="Times New Roman" w:cs="Times New Roman" w:hint="eastAsia"/>
        </w:rPr>
        <w:t>和</w:t>
      </w:r>
      <w:r>
        <w:rPr>
          <w:rFonts w:ascii="Sabon" w:hAnsi="Sabon"/>
          <w:position w:val="-10"/>
          <w:szCs w:val="20"/>
        </w:rPr>
        <w:object w:dxaOrig="240" w:dyaOrig="320" w14:anchorId="57C87CF6">
          <v:shape id="_x0000_i1037" type="#_x0000_t75" style="width:11.8pt;height:16.1pt" o:ole="">
            <v:imagedata r:id="rId85" o:title=""/>
            <o:lock v:ext="edit" aspectratio="f"/>
          </v:shape>
          <o:OLEObject Type="Embed" ProgID="Equation.DSMT4" ShapeID="_x0000_i1037" DrawAspect="Content" ObjectID="_1637412743" r:id="rId86"/>
        </w:object>
      </w:r>
      <w:r>
        <w:rPr>
          <w:rFonts w:ascii="Times New Roman" w:hAnsi="Times New Roman" w:cs="Times New Roman" w:hint="eastAsia"/>
        </w:rPr>
        <w:t>的值，本文参考了</w:t>
      </w:r>
      <w:r>
        <w:rPr>
          <w:rFonts w:ascii="Times New Roman" w:hAnsi="Times New Roman" w:cs="Times New Roman" w:hint="eastAsia"/>
        </w:rPr>
        <w:t>LBP</w:t>
      </w:r>
      <w:r>
        <w:rPr>
          <w:rFonts w:ascii="Times New Roman" w:hAnsi="Times New Roman" w:cs="Times New Roman" w:hint="eastAsia"/>
        </w:rPr>
        <w:t>算法的思想，当分割曲线处在背景区域时，曲线的演化以全局能量项为主，当分割曲线处在目标区域附近时，曲线的演化以局部能量项为主。最后，再加入长度惩罚项和距离惩罚项来保证分割曲线拓扑结构的平滑自然。</w:t>
      </w:r>
      <w:r>
        <w:rPr>
          <w:rFonts w:ascii="Times New Roman" w:hAnsi="Times New Roman" w:cs="Times New Roman" w:hint="eastAsia"/>
          <w:color w:val="0000FF"/>
          <w:rPrChange w:id="120" w:author="cowry" w:date="2019-12-05T20:25:00Z">
            <w:rPr>
              <w:rFonts w:ascii="Times New Roman" w:hAnsi="Times New Roman" w:cs="Times New Roman" w:hint="eastAsia"/>
            </w:rPr>
          </w:rPrChange>
        </w:rPr>
        <w:t>我们用</w:t>
      </w:r>
      <w:r>
        <w:rPr>
          <w:rFonts w:ascii="Times New Roman" w:hAnsi="Times New Roman" w:cs="Times New Roman" w:hint="eastAsia"/>
          <w:color w:val="0000FF"/>
          <w:rPrChange w:id="121" w:author="cowry" w:date="2019-12-05T20:25:00Z">
            <w:rPr>
              <w:rFonts w:ascii="Times New Roman" w:hAnsi="Times New Roman" w:cs="Times New Roman" w:hint="eastAsia"/>
            </w:rPr>
          </w:rPrChange>
        </w:rPr>
        <w:t>BSDS500</w:t>
      </w:r>
      <w:r>
        <w:rPr>
          <w:rFonts w:ascii="Times New Roman" w:hAnsi="Times New Roman" w:cs="Times New Roman" w:hint="eastAsia"/>
          <w:color w:val="0000FF"/>
          <w:rPrChange w:id="122" w:author="cowry" w:date="2019-12-05T20:25:00Z">
            <w:rPr>
              <w:rFonts w:ascii="Times New Roman" w:hAnsi="Times New Roman" w:cs="Times New Roman" w:hint="eastAsia"/>
            </w:rPr>
          </w:rPrChange>
        </w:rPr>
        <w:t>数据集和</w:t>
      </w:r>
      <w:r>
        <w:rPr>
          <w:rFonts w:ascii="Times New Roman" w:hAnsi="Times New Roman" w:cs="Times New Roman" w:hint="eastAsia"/>
          <w:color w:val="0000FF"/>
          <w:rPrChange w:id="123" w:author="cowry" w:date="2019-12-05T20:25:00Z">
            <w:rPr>
              <w:rFonts w:ascii="Times New Roman" w:hAnsi="Times New Roman" w:cs="Times New Roman" w:hint="eastAsia"/>
            </w:rPr>
          </w:rPrChange>
        </w:rPr>
        <w:t>STARE</w:t>
      </w:r>
      <w:r>
        <w:rPr>
          <w:rFonts w:ascii="Times New Roman" w:hAnsi="Times New Roman" w:cs="Times New Roman" w:hint="eastAsia"/>
          <w:color w:val="0000FF"/>
          <w:rPrChange w:id="124" w:author="cowry" w:date="2019-12-05T20:25:00Z">
            <w:rPr>
              <w:rFonts w:ascii="Times New Roman" w:hAnsi="Times New Roman" w:cs="Times New Roman" w:hint="eastAsia"/>
            </w:rPr>
          </w:rPrChange>
        </w:rPr>
        <w:t>数据集对新模型进行测试，</w:t>
      </w:r>
      <w:r>
        <w:rPr>
          <w:rFonts w:ascii="Times New Roman" w:hAnsi="Times New Roman" w:cs="Times New Roman" w:hint="eastAsia"/>
        </w:rPr>
        <w:t>结果显示该模型的分割效果良好，实验结果优于其它模型。</w:t>
      </w:r>
    </w:p>
    <w:p w14:paraId="559C07E0" w14:textId="77777777" w:rsidR="00E07C41" w:rsidRDefault="00514A19">
      <w:pPr>
        <w:pStyle w:val="2"/>
        <w:spacing w:before="120" w:after="120"/>
        <w:rPr>
          <w:rFonts w:ascii="Times New Roman" w:hAnsi="Times New Roman" w:cs="Times New Roman"/>
          <w:lang w:val="zh-CN"/>
        </w:rPr>
      </w:pPr>
      <w:bookmarkStart w:id="125" w:name="_Toc479174280"/>
      <w:bookmarkStart w:id="126" w:name="_Toc9526670"/>
      <w:r>
        <w:rPr>
          <w:rFonts w:ascii="Times New Roman" w:hAnsi="Times New Roman" w:cs="Times New Roman"/>
          <w:lang w:val="zh-CN"/>
        </w:rPr>
        <w:lastRenderedPageBreak/>
        <w:t>1.4</w:t>
      </w:r>
      <w:r>
        <w:rPr>
          <w:rFonts w:ascii="Times New Roman" w:hAnsi="Times New Roman" w:cs="Times New Roman"/>
        </w:rPr>
        <w:t>论文结构</w:t>
      </w:r>
      <w:bookmarkEnd w:id="125"/>
      <w:bookmarkEnd w:id="126"/>
    </w:p>
    <w:p w14:paraId="5DE7062C" w14:textId="77777777" w:rsidR="00E07C41" w:rsidRDefault="00514A19">
      <w:pPr>
        <w:spacing w:line="400" w:lineRule="exact"/>
        <w:rPr>
          <w:rFonts w:ascii="Times New Roman" w:hAnsi="Times New Roman" w:cs="Times New Roman"/>
          <w:lang w:val="zh-CN"/>
        </w:rPr>
      </w:pPr>
      <w:r>
        <w:rPr>
          <w:rFonts w:ascii="Times New Roman" w:hAnsi="Times New Roman" w:cs="Times New Roman"/>
          <w:lang w:val="zh-CN"/>
        </w:rPr>
        <w:t>本文共分成五个章节，每个章节内容如下：</w:t>
      </w:r>
    </w:p>
    <w:p w14:paraId="02E4B21C" w14:textId="77777777" w:rsidR="00E07C41" w:rsidRDefault="00514A19">
      <w:pPr>
        <w:spacing w:line="400" w:lineRule="exact"/>
        <w:rPr>
          <w:rFonts w:ascii="Times New Roman" w:hAnsi="Times New Roman" w:cs="Times New Roman"/>
          <w:lang w:val="zh-CN"/>
        </w:rPr>
      </w:pPr>
      <w:r>
        <w:rPr>
          <w:rFonts w:ascii="Times New Roman" w:hAnsi="Times New Roman" w:cs="Times New Roman"/>
          <w:b/>
          <w:lang w:val="zh-CN"/>
        </w:rPr>
        <w:t>第</w:t>
      </w:r>
      <w:r>
        <w:rPr>
          <w:rFonts w:ascii="Times New Roman" w:hAnsi="Times New Roman" w:cs="Times New Roman"/>
          <w:b/>
          <w:lang w:val="zh-CN"/>
        </w:rPr>
        <w:t>1</w:t>
      </w:r>
      <w:r>
        <w:rPr>
          <w:rFonts w:ascii="Times New Roman" w:hAnsi="Times New Roman" w:cs="Times New Roman"/>
          <w:b/>
          <w:lang w:val="zh-CN"/>
        </w:rPr>
        <w:t>章</w:t>
      </w:r>
      <w:r>
        <w:rPr>
          <w:rFonts w:ascii="Times New Roman" w:hAnsi="Times New Roman" w:cs="Times New Roman"/>
          <w:lang w:val="zh-CN"/>
        </w:rPr>
        <w:t>：绪论。主要</w:t>
      </w:r>
      <w:r>
        <w:rPr>
          <w:rFonts w:ascii="Times New Roman" w:hAnsi="Times New Roman" w:cs="Times New Roman" w:hint="eastAsia"/>
          <w:lang w:val="zh-CN"/>
        </w:rPr>
        <w:t>概述了图像分割的</w:t>
      </w:r>
      <w:r>
        <w:rPr>
          <w:rFonts w:ascii="Times New Roman" w:hAnsi="Times New Roman" w:cs="Times New Roman"/>
          <w:lang w:val="zh-CN"/>
        </w:rPr>
        <w:t>研究背景</w:t>
      </w:r>
      <w:r>
        <w:rPr>
          <w:rFonts w:ascii="Times New Roman" w:hAnsi="Times New Roman" w:cs="Times New Roman" w:hint="eastAsia"/>
          <w:lang w:val="zh-CN"/>
        </w:rPr>
        <w:t>及意义，总结并归纳</w:t>
      </w:r>
      <w:r>
        <w:rPr>
          <w:rFonts w:ascii="Times New Roman" w:hAnsi="Times New Roman" w:cs="Times New Roman"/>
          <w:lang w:val="zh-CN"/>
        </w:rPr>
        <w:t>国内外研究</w:t>
      </w:r>
      <w:r>
        <w:rPr>
          <w:rFonts w:ascii="Times New Roman" w:hAnsi="Times New Roman" w:cs="Times New Roman" w:hint="eastAsia"/>
          <w:lang w:val="zh-CN"/>
        </w:rPr>
        <w:t>进展并主要分析了水平集图像分割算法的研究成果</w:t>
      </w:r>
      <w:r>
        <w:rPr>
          <w:rFonts w:ascii="Times New Roman" w:hAnsi="Times New Roman" w:cs="Times New Roman"/>
          <w:lang w:val="zh-CN"/>
        </w:rPr>
        <w:t>，</w:t>
      </w:r>
      <w:r>
        <w:rPr>
          <w:rFonts w:ascii="Times New Roman" w:hAnsi="Times New Roman" w:cs="Times New Roman" w:hint="eastAsia"/>
          <w:lang w:val="zh-CN"/>
        </w:rPr>
        <w:t>介绍了</w:t>
      </w:r>
      <w:r>
        <w:rPr>
          <w:rFonts w:ascii="Times New Roman" w:hAnsi="Times New Roman" w:cs="Times New Roman"/>
          <w:lang w:val="zh-CN"/>
        </w:rPr>
        <w:t>本文</w:t>
      </w:r>
      <w:r>
        <w:rPr>
          <w:rFonts w:ascii="Times New Roman" w:hAnsi="Times New Roman" w:cs="Times New Roman" w:hint="eastAsia"/>
          <w:lang w:val="zh-CN"/>
        </w:rPr>
        <w:t>所做的主要工作</w:t>
      </w:r>
      <w:r>
        <w:rPr>
          <w:rFonts w:ascii="Times New Roman" w:hAnsi="Times New Roman" w:cs="Times New Roman"/>
          <w:lang w:val="zh-CN"/>
        </w:rPr>
        <w:t>内容，</w:t>
      </w:r>
      <w:r>
        <w:rPr>
          <w:rFonts w:ascii="Times New Roman" w:hAnsi="Times New Roman" w:cs="Times New Roman" w:hint="eastAsia"/>
          <w:lang w:val="zh-CN"/>
        </w:rPr>
        <w:t>最后简单阐明了全文架构</w:t>
      </w:r>
      <w:r>
        <w:rPr>
          <w:rFonts w:ascii="Times New Roman" w:hAnsi="Times New Roman" w:cs="Times New Roman"/>
          <w:lang w:val="zh-CN"/>
        </w:rPr>
        <w:t>。</w:t>
      </w:r>
    </w:p>
    <w:p w14:paraId="1A9193C5" w14:textId="77777777" w:rsidR="00E07C41" w:rsidRDefault="00514A19">
      <w:pPr>
        <w:spacing w:line="400" w:lineRule="exact"/>
        <w:rPr>
          <w:rFonts w:ascii="Times New Roman" w:hAnsi="Times New Roman" w:cs="Times New Roman"/>
          <w:lang w:val="zh-CN"/>
        </w:rPr>
      </w:pPr>
      <w:r>
        <w:rPr>
          <w:rFonts w:ascii="Times New Roman" w:hAnsi="Times New Roman" w:cs="Times New Roman"/>
          <w:b/>
          <w:lang w:val="zh-CN"/>
        </w:rPr>
        <w:t>第</w:t>
      </w:r>
      <w:r>
        <w:rPr>
          <w:rFonts w:ascii="Times New Roman" w:hAnsi="Times New Roman" w:cs="Times New Roman"/>
          <w:b/>
          <w:lang w:val="zh-CN"/>
        </w:rPr>
        <w:t>2</w:t>
      </w:r>
      <w:r>
        <w:rPr>
          <w:rFonts w:ascii="Times New Roman" w:hAnsi="Times New Roman" w:cs="Times New Roman"/>
          <w:b/>
          <w:lang w:val="zh-CN"/>
        </w:rPr>
        <w:t>章：</w:t>
      </w:r>
      <w:r>
        <w:rPr>
          <w:rFonts w:ascii="Times New Roman" w:hAnsi="Times New Roman" w:cs="Times New Roman"/>
          <w:lang w:val="zh-CN"/>
        </w:rPr>
        <w:t>相关理论及技术。</w:t>
      </w:r>
      <w:r>
        <w:rPr>
          <w:rFonts w:ascii="Times New Roman" w:hAnsi="Times New Roman" w:cs="Times New Roman" w:hint="eastAsia"/>
          <w:lang w:val="zh-CN"/>
        </w:rPr>
        <w:t>主要是对本文所涉及到的模型算法以及理论思想进行介绍，主要包括水平集理论以及经典的</w:t>
      </w:r>
      <w:r>
        <w:rPr>
          <w:rFonts w:ascii="Times New Roman" w:hAnsi="Times New Roman" w:cs="Times New Roman" w:hint="eastAsia"/>
        </w:rPr>
        <w:t>CV</w:t>
      </w:r>
      <w:r>
        <w:rPr>
          <w:rFonts w:ascii="Times New Roman" w:hAnsi="Times New Roman" w:cs="Times New Roman" w:hint="eastAsia"/>
        </w:rPr>
        <w:t>模型和</w:t>
      </w:r>
      <w:r>
        <w:rPr>
          <w:rFonts w:ascii="Times New Roman" w:hAnsi="Times New Roman" w:cs="Times New Roman" w:hint="eastAsia"/>
        </w:rPr>
        <w:t>RSF</w:t>
      </w:r>
      <w:r>
        <w:rPr>
          <w:rFonts w:ascii="Times New Roman" w:hAnsi="Times New Roman" w:cs="Times New Roman" w:hint="eastAsia"/>
        </w:rPr>
        <w:t>模型，图像前景区域检测的高斯混合模型、</w:t>
      </w:r>
      <w:r>
        <w:rPr>
          <w:rFonts w:ascii="Times New Roman" w:hAnsi="Times New Roman" w:cs="Times New Roman" w:hint="eastAsia"/>
        </w:rPr>
        <w:t>KMeans</w:t>
      </w:r>
      <w:r>
        <w:rPr>
          <w:rFonts w:ascii="Times New Roman" w:hAnsi="Times New Roman" w:cs="Times New Roman" w:hint="eastAsia"/>
        </w:rPr>
        <w:t>聚类算法，权重调整用到的</w:t>
      </w:r>
      <w:r>
        <w:rPr>
          <w:rFonts w:ascii="Times New Roman" w:hAnsi="Times New Roman" w:cs="Times New Roman" w:hint="eastAsia"/>
        </w:rPr>
        <w:t>LBP</w:t>
      </w:r>
      <w:r>
        <w:rPr>
          <w:rFonts w:ascii="Times New Roman" w:hAnsi="Times New Roman" w:cs="Times New Roman" w:hint="eastAsia"/>
        </w:rPr>
        <w:t>算法。</w:t>
      </w:r>
    </w:p>
    <w:p w14:paraId="5DDEBDDD" w14:textId="77777777" w:rsidR="00E07C41" w:rsidRDefault="00514A19">
      <w:pPr>
        <w:spacing w:line="400" w:lineRule="exact"/>
        <w:rPr>
          <w:rFonts w:ascii="Times New Roman" w:hAnsi="Times New Roman" w:cs="Times New Roman"/>
        </w:rPr>
      </w:pPr>
      <w:r>
        <w:rPr>
          <w:rFonts w:ascii="Times New Roman" w:hAnsi="Times New Roman" w:cs="Times New Roman"/>
          <w:b/>
          <w:lang w:val="zh-CN"/>
        </w:rPr>
        <w:t>第</w:t>
      </w:r>
      <w:r>
        <w:rPr>
          <w:rFonts w:ascii="Times New Roman" w:hAnsi="Times New Roman" w:cs="Times New Roman"/>
          <w:b/>
          <w:lang w:val="zh-CN"/>
        </w:rPr>
        <w:t>3</w:t>
      </w:r>
      <w:r>
        <w:rPr>
          <w:rFonts w:ascii="Times New Roman" w:hAnsi="Times New Roman" w:cs="Times New Roman"/>
          <w:b/>
          <w:lang w:val="zh-CN"/>
        </w:rPr>
        <w:t>章</w:t>
      </w:r>
      <w:r>
        <w:rPr>
          <w:rFonts w:ascii="Times New Roman" w:hAnsi="Times New Roman" w:cs="Times New Roman"/>
          <w:lang w:val="zh-CN"/>
        </w:rPr>
        <w:t>：</w:t>
      </w:r>
      <w:r>
        <w:rPr>
          <w:rFonts w:ascii="Times New Roman" w:hAnsi="Times New Roman" w:cs="Times New Roman" w:hint="eastAsia"/>
          <w:lang w:val="zh-CN"/>
        </w:rPr>
        <w:t>提出</w:t>
      </w:r>
      <w:r>
        <w:rPr>
          <w:rFonts w:ascii="Times New Roman" w:hAnsi="Times New Roman" w:cs="Times New Roman" w:hint="eastAsia"/>
        </w:rPr>
        <w:t>GMM-CV</w:t>
      </w:r>
      <w:r>
        <w:rPr>
          <w:rFonts w:ascii="Times New Roman" w:hAnsi="Times New Roman" w:cs="Times New Roman" w:hint="eastAsia"/>
        </w:rPr>
        <w:t>模型。对该模型的整体结构和算法思想进行了详细说明，并展示了算法流程以及图像分割的结果，在公开数据集上进行了测试，并对比了其它水平集图像分割模型。</w:t>
      </w:r>
    </w:p>
    <w:p w14:paraId="4526BB33" w14:textId="77777777" w:rsidR="00E07C41" w:rsidRDefault="00514A19">
      <w:pPr>
        <w:spacing w:line="400" w:lineRule="exact"/>
        <w:rPr>
          <w:rFonts w:ascii="Times New Roman" w:hAnsi="Times New Roman" w:cs="Times New Roman"/>
        </w:rPr>
      </w:pPr>
      <w:r>
        <w:rPr>
          <w:rFonts w:ascii="Times New Roman" w:hAnsi="Times New Roman" w:cs="Times New Roman"/>
          <w:b/>
          <w:lang w:val="zh-CN"/>
        </w:rPr>
        <w:t>第</w:t>
      </w:r>
      <w:r w:rsidRPr="00514A19">
        <w:rPr>
          <w:rFonts w:ascii="Times New Roman" w:hAnsi="Times New Roman" w:cs="Times New Roman"/>
          <w:b/>
          <w:rPrChange w:id="127" w:author="Windows 用户" w:date="2019-12-09T14:44:00Z">
            <w:rPr>
              <w:rFonts w:ascii="Times New Roman" w:hAnsi="Times New Roman" w:cs="Times New Roman"/>
              <w:b/>
              <w:lang w:val="zh-CN"/>
            </w:rPr>
          </w:rPrChange>
        </w:rPr>
        <w:t>4</w:t>
      </w:r>
      <w:r>
        <w:rPr>
          <w:rFonts w:ascii="Times New Roman" w:hAnsi="Times New Roman" w:cs="Times New Roman"/>
          <w:b/>
          <w:lang w:val="zh-CN"/>
        </w:rPr>
        <w:t>章</w:t>
      </w:r>
      <w:r w:rsidRPr="00514A19">
        <w:rPr>
          <w:rFonts w:ascii="Times New Roman" w:hAnsi="Times New Roman" w:cs="Times New Roman"/>
          <w:rPrChange w:id="128" w:author="Windows 用户" w:date="2019-12-09T14:44:00Z">
            <w:rPr>
              <w:rFonts w:ascii="Times New Roman" w:hAnsi="Times New Roman" w:cs="Times New Roman"/>
              <w:lang w:val="zh-CN"/>
            </w:rPr>
          </w:rPrChange>
        </w:rPr>
        <w:t>：</w:t>
      </w:r>
      <w:r>
        <w:rPr>
          <w:rFonts w:ascii="Times New Roman" w:hAnsi="Times New Roman" w:cs="Times New Roman" w:hint="eastAsia"/>
          <w:lang w:val="zh-CN"/>
        </w:rPr>
        <w:t>提出了多尺度</w:t>
      </w:r>
      <w:r>
        <w:rPr>
          <w:rFonts w:ascii="Times New Roman" w:hAnsi="Times New Roman" w:cs="Times New Roman" w:hint="eastAsia"/>
        </w:rPr>
        <w:t>RSF-CV</w:t>
      </w:r>
      <w:r>
        <w:rPr>
          <w:rFonts w:ascii="Times New Roman" w:hAnsi="Times New Roman" w:cs="Times New Roman" w:hint="eastAsia"/>
        </w:rPr>
        <w:t>混合模型。与第</w:t>
      </w:r>
      <w:r>
        <w:rPr>
          <w:rFonts w:ascii="Times New Roman" w:hAnsi="Times New Roman" w:cs="Times New Roman" w:hint="eastAsia"/>
        </w:rPr>
        <w:t>3</w:t>
      </w:r>
      <w:r>
        <w:rPr>
          <w:rFonts w:ascii="Times New Roman" w:hAnsi="Times New Roman" w:cs="Times New Roman" w:hint="eastAsia"/>
        </w:rPr>
        <w:t>章结构类似，主要对模型进行了详细介绍，并展示了算法流程以及图像分割的结果，在公开数据集上测试了该模型并与其它图像分割模型进行了对比分析。</w:t>
      </w:r>
    </w:p>
    <w:p w14:paraId="79E86D4A" w14:textId="77777777" w:rsidR="00E07C41" w:rsidRDefault="00514A19">
      <w:pPr>
        <w:spacing w:line="400" w:lineRule="exact"/>
        <w:rPr>
          <w:rFonts w:ascii="Times New Roman" w:hAnsi="Times New Roman" w:cs="Times New Roman"/>
          <w:lang w:val="zh-CN"/>
        </w:rPr>
      </w:pPr>
      <w:r>
        <w:rPr>
          <w:rFonts w:ascii="Times New Roman" w:hAnsi="Times New Roman" w:cs="Times New Roman"/>
          <w:b/>
          <w:lang w:val="zh-CN"/>
        </w:rPr>
        <w:t>第</w:t>
      </w:r>
      <w:r>
        <w:rPr>
          <w:rFonts w:ascii="Times New Roman" w:hAnsi="Times New Roman" w:cs="Times New Roman"/>
          <w:b/>
          <w:lang w:val="zh-CN"/>
        </w:rPr>
        <w:t>5</w:t>
      </w:r>
      <w:r>
        <w:rPr>
          <w:rFonts w:ascii="Times New Roman" w:hAnsi="Times New Roman" w:cs="Times New Roman"/>
          <w:b/>
          <w:lang w:val="zh-CN"/>
        </w:rPr>
        <w:t>章：</w:t>
      </w:r>
      <w:r>
        <w:rPr>
          <w:rFonts w:ascii="Times New Roman" w:hAnsi="Times New Roman" w:cs="Times New Roman"/>
          <w:lang w:val="zh-CN"/>
        </w:rPr>
        <w:t>总结与未来展望。</w:t>
      </w:r>
      <w:r>
        <w:rPr>
          <w:rFonts w:ascii="Times New Roman" w:hAnsi="Times New Roman" w:cs="Times New Roman" w:hint="eastAsia"/>
          <w:lang w:val="zh-CN"/>
        </w:rPr>
        <w:t>将现阶段所做的工作和研究成果进行总结，分析和讨论了模型中存在的问题，阐述了优化的思路和方向，并提出了对未来研究工作的展望。</w:t>
      </w:r>
    </w:p>
    <w:p w14:paraId="56595E1A" w14:textId="77777777" w:rsidR="00E07C41" w:rsidRDefault="00514A19">
      <w:pPr>
        <w:widowControl/>
        <w:spacing w:line="240" w:lineRule="auto"/>
        <w:jc w:val="left"/>
        <w:sectPr w:rsidR="00E07C41">
          <w:headerReference w:type="default" r:id="rId87"/>
          <w:type w:val="oddPage"/>
          <w:pgSz w:w="11906" w:h="16838"/>
          <w:pgMar w:top="1701" w:right="1418" w:bottom="1418" w:left="1418" w:header="1304" w:footer="1020" w:gutter="567"/>
          <w:pgNumType w:start="1"/>
          <w:cols w:space="425"/>
          <w:docGrid w:linePitch="326"/>
        </w:sectPr>
      </w:pPr>
      <w:bookmarkStart w:id="129" w:name="_Toc479174281"/>
      <w:r>
        <w:br w:type="page"/>
      </w:r>
    </w:p>
    <w:p w14:paraId="7B9D389C" w14:textId="77777777" w:rsidR="00514A19" w:rsidRDefault="00514A19">
      <w:pPr>
        <w:pStyle w:val="1"/>
        <w:spacing w:before="120" w:after="120"/>
        <w:rPr>
          <w:ins w:id="130" w:author="Windows 用户" w:date="2019-12-09T14:55:00Z"/>
          <w:iCs/>
        </w:rPr>
      </w:pPr>
      <w:bookmarkStart w:id="131" w:name="_Toc9526671"/>
      <w:r>
        <w:rPr>
          <w:rFonts w:ascii="黑体" w:hAnsi="黑体"/>
          <w:szCs w:val="24"/>
        </w:rPr>
        <w:lastRenderedPageBreak/>
        <w:t xml:space="preserve">第2章 </w:t>
      </w:r>
      <w:r>
        <w:rPr>
          <w:rFonts w:ascii="黑体" w:hAnsi="黑体"/>
        </w:rPr>
        <w:t>相</w:t>
      </w:r>
      <w:r>
        <w:rPr>
          <w:rStyle w:val="1Char"/>
          <w:rFonts w:ascii="黑体" w:hAnsi="黑体"/>
        </w:rPr>
        <w:t>关理论</w:t>
      </w:r>
      <w:r>
        <w:rPr>
          <w:rFonts w:ascii="黑体" w:hAnsi="黑体"/>
        </w:rPr>
        <w:t>及技术</w:t>
      </w:r>
      <w:bookmarkEnd w:id="129"/>
      <w:bookmarkEnd w:id="131"/>
      <w:r>
        <w:rPr>
          <w:iCs/>
        </w:rPr>
        <w:t xml:space="preserve"> </w:t>
      </w:r>
    </w:p>
    <w:p w14:paraId="47850E81" w14:textId="77777777" w:rsidR="00514A19" w:rsidRDefault="00514A19">
      <w:pPr>
        <w:pStyle w:val="1"/>
        <w:spacing w:before="120" w:after="120"/>
        <w:rPr>
          <w:ins w:id="132" w:author="Windows 用户" w:date="2019-12-09T14:55:00Z"/>
          <w:iCs/>
        </w:rPr>
      </w:pPr>
    </w:p>
    <w:p w14:paraId="3D7BFCF6" w14:textId="709FF85D" w:rsidR="00E07C41" w:rsidRDefault="00514A19">
      <w:pPr>
        <w:pStyle w:val="1"/>
        <w:spacing w:before="120" w:after="120"/>
        <w:rPr>
          <w:iCs/>
        </w:rPr>
      </w:pPr>
      <w:ins w:id="133" w:author="Windows 用户" w:date="2019-12-09T14:55:00Z">
        <w:r>
          <w:rPr>
            <w:rFonts w:hint="eastAsia"/>
            <w:iCs/>
          </w:rPr>
          <w:t>？？</w:t>
        </w:r>
        <w:r>
          <w:rPr>
            <w:iCs/>
          </w:rPr>
          <w:t>？</w:t>
        </w:r>
      </w:ins>
      <w:r>
        <w:rPr>
          <w:iCs/>
        </w:rPr>
        <w:t xml:space="preserve">            </w:t>
      </w:r>
    </w:p>
    <w:p w14:paraId="58A44A53" w14:textId="55C181CB" w:rsidR="00E07C41" w:rsidRPr="00514A19" w:rsidRDefault="00514A19">
      <w:pPr>
        <w:pStyle w:val="2"/>
        <w:spacing w:before="120" w:after="120"/>
        <w:rPr>
          <w:rFonts w:ascii="Times New Roman" w:hAnsi="Times New Roman" w:cs="Times New Roman"/>
          <w:szCs w:val="24"/>
          <w:rPrChange w:id="134" w:author="Windows 用户" w:date="2019-12-09T14:55:00Z">
            <w:rPr>
              <w:rFonts w:ascii="Times New Roman" w:hAnsi="Times New Roman" w:cs="Times New Roman"/>
              <w:iCs/>
            </w:rPr>
          </w:rPrChange>
        </w:rPr>
      </w:pPr>
      <w:bookmarkStart w:id="135" w:name="_Toc9526672"/>
      <w:bookmarkStart w:id="136" w:name="_Toc479174285"/>
      <w:r>
        <w:rPr>
          <w:rFonts w:ascii="Times New Roman" w:hAnsi="Times New Roman" w:cs="Times New Roman"/>
          <w:szCs w:val="24"/>
        </w:rPr>
        <w:t>2.1</w:t>
      </w:r>
      <w:bookmarkEnd w:id="135"/>
      <w:bookmarkEnd w:id="136"/>
      <w:r>
        <w:rPr>
          <w:rFonts w:ascii="Times New Roman" w:hAnsi="Times New Roman" w:cs="Times New Roman" w:hint="eastAsia"/>
          <w:iCs/>
          <w:color w:val="0000FF"/>
          <w:rPrChange w:id="137" w:author="cowry" w:date="2019-12-05T20:25:00Z">
            <w:rPr>
              <w:rFonts w:ascii="Times New Roman" w:hAnsi="Times New Roman" w:cs="Times New Roman" w:hint="eastAsia"/>
              <w:iCs/>
            </w:rPr>
          </w:rPrChange>
        </w:rPr>
        <w:t>曲线的演化</w:t>
      </w:r>
    </w:p>
    <w:p w14:paraId="31C42DA4"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曲线的演化是通过单位法矢量和曲率来描述曲线拓扑结构随时间变化的，其中单位法矢量表示各点运动的方向，而曲率则表示曲线的弯曲程度，从图</w:t>
      </w:r>
      <w:r>
        <w:rPr>
          <w:rFonts w:ascii="Times New Roman" w:hAnsi="Times New Roman" w:cs="Times New Roman" w:hint="eastAsia"/>
        </w:rPr>
        <w:t>2-1</w:t>
      </w:r>
      <w:r>
        <w:rPr>
          <w:rFonts w:ascii="Times New Roman" w:hAnsi="Times New Roman" w:cs="Times New Roman" w:hint="eastAsia"/>
        </w:rPr>
        <w:t>中，可以看出二者的几何关系是互相垂直的</w:t>
      </w:r>
      <w:r>
        <w:rPr>
          <w:rFonts w:ascii="Times New Roman" w:hAnsi="Times New Roman" w:cs="Times New Roman" w:hint="eastAsia"/>
        </w:rPr>
        <w:t>[</w:t>
      </w:r>
      <w:r>
        <w:commentReference w:id="138"/>
      </w:r>
      <w:r>
        <w:rPr>
          <w:rFonts w:ascii="Times New Roman" w:hAnsi="Times New Roman" w:cs="Times New Roman" w:hint="eastAsia"/>
        </w:rPr>
        <w:t>]</w:t>
      </w:r>
      <w:r>
        <w:rPr>
          <w:rFonts w:ascii="Times New Roman" w:hAnsi="Times New Roman" w:cs="Times New Roman" w:hint="eastAsia"/>
        </w:rPr>
        <w:t>。这样，曲线就可以在二维图像中受某些驱动力的作用下，随时间逐渐扩张或收缩到我们所想要的目标边界。</w:t>
      </w:r>
    </w:p>
    <w:p w14:paraId="7FE4B6E5" w14:textId="77777777" w:rsidR="00E07C41" w:rsidRDefault="00514A19">
      <w:pPr>
        <w:snapToGrid w:val="0"/>
        <w:jc w:val="center"/>
        <w:rPr>
          <w:rFonts w:ascii="黑体" w:eastAsia="黑体" w:hAnsi="黑体" w:cs="Times New Roman"/>
          <w:bCs/>
          <w:iCs/>
          <w:color w:val="000000"/>
          <w:sz w:val="21"/>
          <w:szCs w:val="21"/>
        </w:rPr>
      </w:pPr>
      <w:r>
        <w:rPr>
          <w:rFonts w:ascii="Times New Roman" w:hAnsi="Times New Roman" w:cs="Times New Roman" w:hint="eastAsia"/>
          <w:noProof/>
        </w:rPr>
        <w:drawing>
          <wp:inline distT="0" distB="0" distL="114300" distR="114300">
            <wp:extent cx="2070100" cy="1012825"/>
            <wp:effectExtent l="0" t="0" r="6350" b="1587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88"/>
                    <a:stretch>
                      <a:fillRect/>
                    </a:stretch>
                  </pic:blipFill>
                  <pic:spPr>
                    <a:xfrm>
                      <a:off x="0" y="0"/>
                      <a:ext cx="2070100" cy="1012825"/>
                    </a:xfrm>
                    <a:prstGeom prst="rect">
                      <a:avLst/>
                    </a:prstGeom>
                  </pic:spPr>
                </pic:pic>
              </a:graphicData>
            </a:graphic>
          </wp:inline>
        </w:drawing>
      </w:r>
    </w:p>
    <w:p w14:paraId="04496C07" w14:textId="77777777" w:rsidR="00E07C41" w:rsidRDefault="00514A19">
      <w:pPr>
        <w:snapToGrid w:val="0"/>
        <w:spacing w:line="400" w:lineRule="exact"/>
        <w:ind w:firstLineChars="1650" w:firstLine="3465"/>
        <w:rPr>
          <w:rFonts w:ascii="黑体" w:eastAsia="黑体" w:hAnsi="黑体" w:cs="Times New Roman"/>
          <w:sz w:val="21"/>
          <w:szCs w:val="21"/>
        </w:rPr>
      </w:pPr>
      <w:r>
        <w:rPr>
          <w:rFonts w:ascii="黑体" w:eastAsia="黑体" w:hAnsi="黑体" w:cs="Times New Roman"/>
          <w:bCs/>
          <w:iCs/>
          <w:color w:val="000000"/>
          <w:sz w:val="21"/>
          <w:szCs w:val="21"/>
        </w:rPr>
        <w:t>图2-1</w:t>
      </w:r>
      <w:r>
        <w:rPr>
          <w:rFonts w:ascii="黑体" w:eastAsia="黑体" w:hAnsi="黑体" w:cs="Times New Roman" w:hint="eastAsia"/>
          <w:bCs/>
          <w:iCs/>
          <w:color w:val="000000"/>
          <w:sz w:val="21"/>
          <w:szCs w:val="21"/>
        </w:rPr>
        <w:t>某点的切线和法线</w:t>
      </w:r>
    </w:p>
    <w:p w14:paraId="0FC1ED56" w14:textId="77777777" w:rsidR="00E07C41" w:rsidRDefault="00514A19">
      <w:pPr>
        <w:spacing w:line="400" w:lineRule="exact"/>
        <w:ind w:firstLine="357"/>
        <w:rPr>
          <w:rFonts w:ascii="Times New Roman" w:hAnsi="Times New Roman" w:cs="Times New Roman"/>
          <w:bCs/>
          <w:iCs/>
        </w:rPr>
      </w:pPr>
      <w:r>
        <w:rPr>
          <w:rFonts w:ascii="Times New Roman" w:hAnsi="Times New Roman" w:cs="Times New Roman"/>
          <w:bCs/>
          <w:iCs/>
          <w:position w:val="-6"/>
        </w:rPr>
        <w:object w:dxaOrig="2183" w:dyaOrig="1143" w14:anchorId="1DBAB6D7">
          <v:shape id="_x0000_s1046" type="#_x0000_t75" style="position:absolute;left:0;text-align:left;margin-left:13.35pt;margin-top:24.95pt;width:10pt;height:13.95pt;z-index:251628032;mso-width-relative:page;mso-height-relative:page">
            <v:imagedata r:id="rId89" o:title=""/>
            <o:lock v:ext="edit" aspectratio="f"/>
          </v:shape>
          <o:OLEObject Type="Embed" ProgID="Equation.DSMT4" ShapeID="_x0000_s1046" DrawAspect="Content" ObjectID="_1637412960" r:id="rId90"/>
        </w:object>
      </w:r>
      <w:r>
        <w:rPr>
          <w:rFonts w:ascii="Times New Roman" w:hAnsi="Times New Roman" w:cs="Times New Roman" w:hint="eastAsia"/>
          <w:bCs/>
          <w:iCs/>
        </w:rPr>
        <w:t>如图</w:t>
      </w:r>
      <w:r>
        <w:rPr>
          <w:rFonts w:ascii="Times New Roman" w:hAnsi="Times New Roman" w:cs="Times New Roman" w:hint="eastAsia"/>
          <w:bCs/>
          <w:iCs/>
        </w:rPr>
        <w:t>2-1</w:t>
      </w:r>
      <w:r>
        <w:rPr>
          <w:rFonts w:ascii="Times New Roman" w:hAnsi="Times New Roman" w:cs="Times New Roman" w:hint="eastAsia"/>
          <w:bCs/>
          <w:iCs/>
        </w:rPr>
        <w:t>所示，定义一条曲线</w:t>
      </w:r>
      <w:r>
        <w:rPr>
          <w:rFonts w:ascii="Times New Roman" w:hAnsi="Times New Roman" w:cs="Times New Roman"/>
          <w:bCs/>
          <w:iCs/>
          <w:position w:val="-10"/>
        </w:rPr>
        <w:object w:dxaOrig="2183" w:dyaOrig="1143" w14:anchorId="013E969D">
          <v:shape id="_x0000_s1044" type="#_x0000_t75" style="position:absolute;left:0;text-align:left;margin-left:171.8pt;margin-top:5pt;width:37pt;height:16pt;z-index:251625984;mso-position-horizontal-relative:text;mso-position-vertical-relative:text;mso-width-relative:page;mso-height-relative:page">
            <v:imagedata r:id="rId91" o:title=""/>
            <o:lock v:ext="edit" aspectratio="f"/>
          </v:shape>
          <o:OLEObject Type="Embed" ProgID="Equation.DSMT4" ShapeID="_x0000_s1044" DrawAspect="Content" ObjectID="_1637412961" r:id="rId92"/>
        </w:object>
      </w:r>
      <w:r>
        <w:rPr>
          <w:rFonts w:ascii="Times New Roman" w:hAnsi="Times New Roman" w:cs="Times New Roman" w:hint="eastAsia"/>
          <w:bCs/>
          <w:iCs/>
        </w:rPr>
        <w:t xml:space="preserve">      </w:t>
      </w:r>
      <w:r>
        <w:rPr>
          <w:rFonts w:ascii="Times New Roman" w:hAnsi="Times New Roman" w:cs="Times New Roman" w:hint="eastAsia"/>
          <w:bCs/>
          <w:iCs/>
        </w:rPr>
        <w:t>随时间发生形变，参数</w:t>
      </w:r>
      <w:r>
        <w:rPr>
          <w:rFonts w:ascii="Times New Roman" w:hAnsi="Times New Roman" w:cs="Times New Roman"/>
          <w:bCs/>
          <w:iCs/>
          <w:position w:val="-10"/>
        </w:rPr>
        <w:object w:dxaOrig="2183" w:dyaOrig="1143" w14:anchorId="2533BBD9">
          <v:shape id="_x0000_s1045" type="#_x0000_t75" style="position:absolute;left:0;text-align:left;margin-left:327.8pt;margin-top:8pt;width:12pt;height:13pt;z-index:251627008;mso-position-horizontal-relative:text;mso-position-vertical-relative:text;mso-width-relative:page;mso-height-relative:page">
            <v:imagedata r:id="rId93" o:title=""/>
            <o:lock v:ext="edit" aspectratio="f"/>
          </v:shape>
          <o:OLEObject Type="Embed" ProgID="Equation.DSMT4" ShapeID="_x0000_s1045" DrawAspect="Content" ObjectID="_1637412962" r:id="rId94"/>
        </w:object>
      </w:r>
      <w:r>
        <w:rPr>
          <w:rFonts w:ascii="Times New Roman" w:hAnsi="Times New Roman" w:cs="Times New Roman" w:hint="eastAsia"/>
          <w:bCs/>
          <w:iCs/>
        </w:rPr>
        <w:t xml:space="preserve">  </w:t>
      </w:r>
      <w:r>
        <w:rPr>
          <w:rFonts w:ascii="Times New Roman" w:hAnsi="Times New Roman" w:cs="Times New Roman" w:hint="eastAsia"/>
          <w:bCs/>
          <w:iCs/>
        </w:rPr>
        <w:t>为曲线参数，参数</w:t>
      </w:r>
      <w:r>
        <w:rPr>
          <w:rFonts w:ascii="Times New Roman" w:hAnsi="Times New Roman" w:cs="Times New Roman" w:hint="eastAsia"/>
          <w:bCs/>
          <w:iCs/>
        </w:rPr>
        <w:t xml:space="preserve">  </w:t>
      </w:r>
      <w:r>
        <w:rPr>
          <w:rFonts w:ascii="Times New Roman" w:hAnsi="Times New Roman" w:cs="Times New Roman" w:hint="eastAsia"/>
          <w:bCs/>
          <w:iCs/>
        </w:rPr>
        <w:t>为曲率，曲线的切线和法线分别用</w:t>
      </w:r>
      <w:r>
        <w:rPr>
          <w:rFonts w:ascii="Times New Roman" w:hAnsi="Times New Roman" w:cs="Times New Roman"/>
          <w:bCs/>
          <w:iCs/>
          <w:position w:val="-4"/>
        </w:rPr>
        <w:object w:dxaOrig="220" w:dyaOrig="260" w14:anchorId="7BBF251B">
          <v:shape id="_x0000_i1038" type="#_x0000_t75" style="width:10.75pt;height:12.9pt" o:ole="">
            <v:imagedata r:id="rId95" o:title=""/>
            <o:lock v:ext="edit" aspectratio="f"/>
          </v:shape>
          <o:OLEObject Type="Embed" ProgID="Equation.DSMT4" ShapeID="_x0000_i1038" DrawAspect="Content" ObjectID="_1637412744" r:id="rId96"/>
        </w:object>
      </w:r>
      <w:r>
        <w:rPr>
          <w:rFonts w:ascii="Times New Roman" w:hAnsi="Times New Roman" w:cs="Times New Roman" w:hint="eastAsia"/>
          <w:bCs/>
          <w:iCs/>
        </w:rPr>
        <w:t>和</w:t>
      </w:r>
      <w:r>
        <w:rPr>
          <w:rFonts w:ascii="Times New Roman" w:hAnsi="Times New Roman" w:cs="Times New Roman" w:hint="eastAsia"/>
          <w:bCs/>
          <w:iCs/>
          <w:position w:val="-6"/>
        </w:rPr>
        <w:object w:dxaOrig="279" w:dyaOrig="279" w14:anchorId="54976727">
          <v:shape id="_x0000_i1039" type="#_x0000_t75" style="width:13.95pt;height:13.95pt" o:ole="">
            <v:imagedata r:id="rId97" o:title=""/>
            <o:lock v:ext="edit" aspectratio="f"/>
          </v:shape>
          <o:OLEObject Type="Embed" ProgID="Equation.DSMT4" ShapeID="_x0000_i1039" DrawAspect="Content" ObjectID="_1637412745" r:id="rId98"/>
        </w:object>
      </w:r>
      <w:r>
        <w:rPr>
          <w:rFonts w:ascii="Times New Roman" w:hAnsi="Times New Roman" w:cs="Times New Roman" w:hint="eastAsia"/>
          <w:bCs/>
          <w:iCs/>
        </w:rPr>
        <w:t>来表示。</w:t>
      </w:r>
    </w:p>
    <w:p w14:paraId="44790D04" w14:textId="77777777" w:rsidR="00E07C41" w:rsidRDefault="00514A19">
      <w:pPr>
        <w:spacing w:line="400" w:lineRule="exact"/>
        <w:ind w:left="7560" w:firstLine="420"/>
        <w:rPr>
          <w:rFonts w:ascii="Times New Roman" w:hAnsi="Times New Roman" w:cs="Times New Roman"/>
          <w:bCs/>
          <w:iCs/>
        </w:rPr>
      </w:pPr>
      <w:r>
        <w:rPr>
          <w:rFonts w:ascii="Times New Roman" w:hAnsi="Times New Roman" w:cs="Times New Roman"/>
          <w:bCs/>
          <w:iCs/>
          <w:position w:val="-28"/>
        </w:rPr>
        <w:object w:dxaOrig="2183" w:dyaOrig="1143" w14:anchorId="72F52F23">
          <v:shape id="_x0000_s1047" type="#_x0000_t75" style="position:absolute;left:0;text-align:left;margin-left:167.85pt;margin-top:2.55pt;width:35.85pt;height:35.85pt;z-index:251629056;mso-width-relative:page;mso-height-relative:page">
            <v:imagedata r:id="rId99" o:title=""/>
            <o:lock v:ext="edit" aspectratio="f"/>
          </v:shape>
          <o:OLEObject Type="Embed" ProgID="Equation.DSMT4" ShapeID="_x0000_s1047" DrawAspect="Content" ObjectID="_1637412963" r:id="rId100"/>
        </w:object>
      </w:r>
      <w:r>
        <w:rPr>
          <w:rFonts w:ascii="Times New Roman" w:hAnsi="Times New Roman" w:cs="Times New Roman" w:hint="eastAsia"/>
          <w:bCs/>
          <w:iCs/>
        </w:rPr>
        <w:t>(2-1)</w:t>
      </w:r>
    </w:p>
    <w:p w14:paraId="3C0AB8A0" w14:textId="77777777" w:rsidR="00E07C41" w:rsidRDefault="00E07C41">
      <w:pPr>
        <w:spacing w:line="400" w:lineRule="exact"/>
        <w:ind w:left="7560" w:firstLine="420"/>
        <w:rPr>
          <w:rFonts w:ascii="Times New Roman" w:hAnsi="Times New Roman" w:cs="Times New Roman"/>
          <w:bCs/>
          <w:iCs/>
        </w:rPr>
      </w:pPr>
    </w:p>
    <w:p w14:paraId="0259A539" w14:textId="77777777" w:rsidR="00E07C41" w:rsidRDefault="00514A19">
      <w:pPr>
        <w:spacing w:line="400" w:lineRule="exact"/>
        <w:ind w:left="7560" w:firstLine="420"/>
        <w:rPr>
          <w:rFonts w:ascii="Times New Roman" w:hAnsi="Times New Roman" w:cs="Times New Roman"/>
          <w:bCs/>
          <w:iCs/>
        </w:rPr>
      </w:pPr>
      <w:r>
        <w:rPr>
          <w:rFonts w:ascii="Times New Roman" w:hAnsi="Times New Roman" w:cs="Times New Roman"/>
          <w:bCs/>
          <w:iCs/>
          <w:position w:val="-28"/>
        </w:rPr>
        <w:object w:dxaOrig="2183" w:dyaOrig="1143" w14:anchorId="4424400B">
          <v:shape id="_x0000_s1048" type="#_x0000_t75" style="position:absolute;left:0;text-align:left;margin-left:165.5pt;margin-top:10.6pt;width:52pt;height:35pt;z-index:251630080;mso-width-relative:page;mso-height-relative:page">
            <v:imagedata r:id="rId101" o:title=""/>
            <o:lock v:ext="edit" aspectratio="f"/>
          </v:shape>
          <o:OLEObject Type="Embed" ProgID="Equation.DSMT4" ShapeID="_x0000_s1048" DrawAspect="Content" ObjectID="_1637412964" r:id="rId102"/>
        </w:object>
      </w:r>
    </w:p>
    <w:p w14:paraId="1CD923CB" w14:textId="77777777" w:rsidR="00E07C41" w:rsidRDefault="00514A19">
      <w:pPr>
        <w:spacing w:line="400" w:lineRule="exact"/>
        <w:ind w:left="7560" w:firstLine="420"/>
        <w:rPr>
          <w:rFonts w:ascii="Times New Roman" w:hAnsi="Times New Roman" w:cs="Times New Roman"/>
          <w:bCs/>
          <w:iCs/>
        </w:rPr>
      </w:pPr>
      <w:r>
        <w:rPr>
          <w:rFonts w:ascii="Times New Roman" w:hAnsi="Times New Roman" w:cs="Times New Roman" w:hint="eastAsia"/>
          <w:bCs/>
          <w:iCs/>
        </w:rPr>
        <w:t>(2-2)</w:t>
      </w:r>
    </w:p>
    <w:p w14:paraId="513EDCBD" w14:textId="77777777" w:rsidR="00E07C41" w:rsidRDefault="00E07C41">
      <w:pPr>
        <w:spacing w:line="400" w:lineRule="exact"/>
        <w:ind w:left="7560" w:firstLine="420"/>
        <w:rPr>
          <w:rFonts w:ascii="Times New Roman" w:hAnsi="Times New Roman" w:cs="Times New Roman"/>
          <w:bCs/>
          <w:iCs/>
        </w:rPr>
      </w:pPr>
    </w:p>
    <w:p w14:paraId="73A72F20" w14:textId="77777777" w:rsidR="00E07C41" w:rsidRDefault="00514A19">
      <w:pPr>
        <w:spacing w:line="400" w:lineRule="exact"/>
        <w:ind w:left="7560" w:firstLine="420"/>
        <w:rPr>
          <w:rFonts w:ascii="Times New Roman" w:hAnsi="Times New Roman" w:cs="Times New Roman"/>
          <w:bCs/>
          <w:iCs/>
        </w:rPr>
      </w:pPr>
      <w:r>
        <w:rPr>
          <w:rFonts w:ascii="Times New Roman" w:hAnsi="Times New Roman" w:cs="Times New Roman"/>
          <w:bCs/>
          <w:iCs/>
          <w:position w:val="-24"/>
        </w:rPr>
        <w:object w:dxaOrig="2183" w:dyaOrig="1143" w14:anchorId="6FC7D11D">
          <v:shape id="_x0000_s1049" type="#_x0000_t75" style="position:absolute;left:0;text-align:left;margin-left:154.55pt;margin-top:9.85pt;width:76pt;height:31pt;z-index:251631104;mso-width-relative:page;mso-height-relative:page">
            <v:imagedata r:id="rId103" o:title=""/>
            <o:lock v:ext="edit" aspectratio="f"/>
          </v:shape>
          <o:OLEObject Type="Embed" ProgID="Equation.DSMT4" ShapeID="_x0000_s1049" DrawAspect="Content" ObjectID="_1637412965" r:id="rId104"/>
        </w:object>
      </w:r>
    </w:p>
    <w:p w14:paraId="2B536B99" w14:textId="77777777" w:rsidR="00E07C41" w:rsidRDefault="00514A19">
      <w:pPr>
        <w:spacing w:line="400" w:lineRule="exact"/>
        <w:ind w:left="7560" w:firstLine="420"/>
        <w:rPr>
          <w:rFonts w:ascii="Times New Roman" w:hAnsi="Times New Roman" w:cs="Times New Roman"/>
          <w:bCs/>
          <w:iCs/>
        </w:rPr>
      </w:pPr>
      <w:r>
        <w:rPr>
          <w:rFonts w:ascii="Times New Roman" w:hAnsi="Times New Roman" w:cs="Times New Roman" w:hint="eastAsia"/>
          <w:bCs/>
          <w:iCs/>
        </w:rPr>
        <w:t>(2-3)</w:t>
      </w:r>
    </w:p>
    <w:p w14:paraId="3A53860D" w14:textId="77777777" w:rsidR="00E07C41" w:rsidRDefault="00514A19">
      <w:pPr>
        <w:spacing w:line="400" w:lineRule="exact"/>
        <w:ind w:firstLine="420"/>
        <w:rPr>
          <w:rFonts w:ascii="Times New Roman" w:hAnsi="Times New Roman" w:cs="Times New Roman"/>
          <w:bCs/>
          <w:iCs/>
        </w:rPr>
      </w:pPr>
      <w:r>
        <w:rPr>
          <w:rFonts w:ascii="Times New Roman" w:hAnsi="Times New Roman" w:cs="Times New Roman" w:hint="eastAsia"/>
          <w:bCs/>
          <w:iCs/>
        </w:rPr>
        <w:t>曲线上的点可以通过法向量和切向量的组合来表示，将时间引入到曲线表达式中，对时间求导可得到</w:t>
      </w:r>
      <w:r>
        <w:rPr>
          <w:rFonts w:ascii="Times New Roman" w:hAnsi="Times New Roman" w:cs="Times New Roman" w:hint="eastAsia"/>
          <w:bCs/>
          <w:iCs/>
        </w:rPr>
        <w:t>(2-3)</w:t>
      </w:r>
      <w:r>
        <w:rPr>
          <w:rFonts w:ascii="Times New Roman" w:hAnsi="Times New Roman" w:cs="Times New Roman" w:hint="eastAsia"/>
          <w:bCs/>
          <w:iCs/>
        </w:rPr>
        <w:t>所示公式，其中，</w:t>
      </w:r>
      <w:r>
        <w:rPr>
          <w:rFonts w:ascii="Times New Roman" w:hAnsi="Times New Roman" w:cs="Times New Roman" w:hint="eastAsia"/>
          <w:bCs/>
          <w:iCs/>
          <w:position w:val="-6"/>
        </w:rPr>
        <w:object w:dxaOrig="240" w:dyaOrig="220" w14:anchorId="27DB6F7C">
          <v:shape id="_x0000_i1040" type="#_x0000_t75" style="width:11.8pt;height:10.75pt" o:ole="">
            <v:imagedata r:id="rId105" o:title=""/>
            <o:lock v:ext="edit" aspectratio="f"/>
          </v:shape>
          <o:OLEObject Type="Embed" ProgID="Equation.DSMT4" ShapeID="_x0000_i1040" DrawAspect="Content" ObjectID="_1637412746" r:id="rId106"/>
        </w:object>
      </w:r>
      <w:r>
        <w:rPr>
          <w:rFonts w:ascii="Times New Roman" w:hAnsi="Times New Roman" w:cs="Times New Roman" w:hint="eastAsia"/>
          <w:bCs/>
          <w:iCs/>
        </w:rPr>
        <w:t>和</w:t>
      </w:r>
      <w:r>
        <w:rPr>
          <w:rFonts w:ascii="Times New Roman" w:hAnsi="Times New Roman" w:cs="Times New Roman" w:hint="eastAsia"/>
          <w:bCs/>
          <w:iCs/>
          <w:position w:val="-10"/>
        </w:rPr>
        <w:object w:dxaOrig="240" w:dyaOrig="320" w14:anchorId="6CCCAC0D">
          <v:shape id="_x0000_i1041" type="#_x0000_t75" style="width:11.8pt;height:16.1pt" o:ole="">
            <v:imagedata r:id="rId107" o:title=""/>
            <o:lock v:ext="edit" aspectratio="f"/>
          </v:shape>
          <o:OLEObject Type="Embed" ProgID="Equation.DSMT4" ShapeID="_x0000_i1041" DrawAspect="Content" ObjectID="_1637412747" r:id="rId108"/>
        </w:object>
      </w:r>
      <w:r>
        <w:rPr>
          <w:rFonts w:ascii="Times New Roman" w:hAnsi="Times New Roman" w:cs="Times New Roman" w:hint="eastAsia"/>
          <w:bCs/>
          <w:iCs/>
        </w:rPr>
        <w:t>分别表示切向和法向的速率。但是，切向速率并不能引起曲线形状的变化，因此可简化方程为：</w:t>
      </w:r>
    </w:p>
    <w:p w14:paraId="030E2DB7" w14:textId="77777777" w:rsidR="00E07C41" w:rsidRDefault="00514A19">
      <w:pPr>
        <w:spacing w:line="400" w:lineRule="exact"/>
        <w:ind w:left="7560" w:firstLine="420"/>
        <w:rPr>
          <w:rFonts w:ascii="Times New Roman" w:hAnsi="Times New Roman" w:cs="Times New Roman"/>
          <w:bCs/>
          <w:iCs/>
        </w:rPr>
      </w:pPr>
      <w:r>
        <w:rPr>
          <w:rFonts w:ascii="Times New Roman" w:hAnsi="Times New Roman" w:cs="Times New Roman"/>
          <w:bCs/>
          <w:iCs/>
          <w:position w:val="-24"/>
        </w:rPr>
        <w:object w:dxaOrig="2183" w:dyaOrig="1143" w14:anchorId="51FC6999">
          <v:shape id="_x0000_s1050" type="#_x0000_t75" style="position:absolute;left:0;text-align:left;margin-left:163.8pt;margin-top:.5pt;width:53pt;height:31pt;z-index:251632128;mso-width-relative:page;mso-height-relative:page">
            <v:imagedata r:id="rId109" o:title=""/>
            <o:lock v:ext="edit" aspectratio="f"/>
          </v:shape>
          <o:OLEObject Type="Embed" ProgID="Equation.DSMT4" ShapeID="_x0000_s1050" DrawAspect="Content" ObjectID="_1637412966" r:id="rId110"/>
        </w:object>
      </w:r>
      <w:r>
        <w:rPr>
          <w:rFonts w:ascii="Times New Roman" w:hAnsi="Times New Roman" w:cs="Times New Roman" w:hint="eastAsia"/>
          <w:bCs/>
          <w:iCs/>
        </w:rPr>
        <w:t>(2-4)</w:t>
      </w:r>
    </w:p>
    <w:p w14:paraId="286831DC" w14:textId="77777777" w:rsidR="00E07C41" w:rsidRDefault="00E07C41">
      <w:pPr>
        <w:spacing w:line="400" w:lineRule="exact"/>
        <w:ind w:firstLine="420"/>
        <w:rPr>
          <w:rFonts w:ascii="Times New Roman" w:hAnsi="Times New Roman" w:cs="Times New Roman"/>
          <w:bCs/>
          <w:iCs/>
        </w:rPr>
      </w:pPr>
    </w:p>
    <w:p w14:paraId="404D9818" w14:textId="77777777" w:rsidR="00E07C41" w:rsidRDefault="00514A19">
      <w:pPr>
        <w:spacing w:line="400" w:lineRule="exact"/>
        <w:ind w:firstLine="420"/>
        <w:rPr>
          <w:rFonts w:ascii="Times New Roman" w:hAnsi="Times New Roman" w:cs="Times New Roman"/>
          <w:bCs/>
          <w:iCs/>
        </w:rPr>
      </w:pPr>
      <w:r>
        <w:rPr>
          <w:rFonts w:ascii="Times New Roman" w:hAnsi="Times New Roman" w:cs="Times New Roman"/>
          <w:bCs/>
          <w:iCs/>
          <w:position w:val="-24"/>
        </w:rPr>
        <w:object w:dxaOrig="2183" w:dyaOrig="1143" w14:anchorId="7BD09C05">
          <v:shape id="_x0000_s1051" type="#_x0000_t75" style="position:absolute;left:0;text-align:left;margin-left:162.6pt;margin-top:59.35pt;width:62pt;height:31pt;z-index:251633152;mso-width-relative:page;mso-height-relative:page">
            <v:imagedata r:id="rId111" o:title=""/>
            <o:lock v:ext="edit" aspectratio="f"/>
          </v:shape>
          <o:OLEObject Type="Embed" ProgID="Equation.DSMT4" ShapeID="_x0000_s1051" DrawAspect="Content" ObjectID="_1637412967" r:id="rId112"/>
        </w:object>
      </w:r>
      <w:r>
        <w:rPr>
          <w:rFonts w:ascii="Times New Roman" w:hAnsi="Times New Roman" w:cs="Times New Roman" w:hint="eastAsia"/>
          <w:bCs/>
          <w:iCs/>
        </w:rPr>
        <w:t>其中，</w:t>
      </w:r>
      <w:r>
        <w:rPr>
          <w:rFonts w:ascii="Times New Roman" w:hAnsi="Times New Roman" w:cs="Times New Roman" w:hint="eastAsia"/>
          <w:bCs/>
          <w:iCs/>
          <w:position w:val="-6"/>
        </w:rPr>
        <w:object w:dxaOrig="240" w:dyaOrig="279" w14:anchorId="721A9045">
          <v:shape id="_x0000_i1042" type="#_x0000_t75" style="width:11.8pt;height:13.95pt" o:ole="">
            <v:imagedata r:id="rId113" o:title=""/>
            <o:lock v:ext="edit" aspectratio="f"/>
          </v:shape>
          <o:OLEObject Type="Embed" ProgID="Equation.DSMT4" ShapeID="_x0000_i1042" DrawAspect="Content" ObjectID="_1637412748" r:id="rId114"/>
        </w:object>
      </w:r>
      <w:r>
        <w:rPr>
          <w:rFonts w:ascii="Times New Roman" w:hAnsi="Times New Roman" w:cs="Times New Roman" w:hint="eastAsia"/>
          <w:bCs/>
          <w:iCs/>
        </w:rPr>
        <w:t>和</w:t>
      </w:r>
      <w:r>
        <w:rPr>
          <w:rFonts w:ascii="Times New Roman" w:hAnsi="Times New Roman" w:cs="Times New Roman" w:hint="eastAsia"/>
          <w:bCs/>
          <w:iCs/>
          <w:position w:val="-6"/>
        </w:rPr>
        <w:object w:dxaOrig="279" w:dyaOrig="279" w14:anchorId="6FAD3157">
          <v:shape id="_x0000_i1043" type="#_x0000_t75" style="width:13.95pt;height:13.95pt" o:ole="">
            <v:imagedata r:id="rId115" o:title=""/>
            <o:lock v:ext="edit" aspectratio="f"/>
          </v:shape>
          <o:OLEObject Type="Embed" ProgID="Equation.DSMT4" ShapeID="_x0000_i1043" DrawAspect="Content" ObjectID="_1637412749" r:id="rId116"/>
        </w:object>
      </w:r>
      <w:r>
        <w:rPr>
          <w:rFonts w:ascii="Times New Roman" w:hAnsi="Times New Roman" w:cs="Times New Roman" w:hint="eastAsia"/>
          <w:bCs/>
          <w:iCs/>
        </w:rPr>
        <w:t>分别表示演化的方向和速度，</w:t>
      </w:r>
      <w:r>
        <w:rPr>
          <w:rFonts w:ascii="Times New Roman" w:hAnsi="Times New Roman" w:cs="Times New Roman" w:hint="eastAsia"/>
          <w:bCs/>
          <w:iCs/>
          <w:position w:val="-6"/>
        </w:rPr>
        <w:object w:dxaOrig="240" w:dyaOrig="279" w14:anchorId="6570E1DA">
          <v:shape id="_x0000_i1044" type="#_x0000_t75" style="width:11.8pt;height:13.95pt" o:ole="">
            <v:imagedata r:id="rId113" o:title=""/>
            <o:lock v:ext="edit" aspectratio="f"/>
          </v:shape>
          <o:OLEObject Type="Embed" ProgID="Equation.DSMT4" ShapeID="_x0000_i1044" DrawAspect="Content" ObjectID="_1637412750" r:id="rId117"/>
        </w:object>
      </w:r>
      <w:r>
        <w:rPr>
          <w:rFonts w:ascii="Times New Roman" w:hAnsi="Times New Roman" w:cs="Times New Roman" w:hint="eastAsia"/>
          <w:bCs/>
          <w:iCs/>
        </w:rPr>
        <w:t>的正负则表示曲线运动方向是向内收缩和向外扩张。按照</w:t>
      </w:r>
      <w:r>
        <w:rPr>
          <w:rFonts w:ascii="Times New Roman" w:hAnsi="Times New Roman" w:cs="Times New Roman" w:hint="eastAsia"/>
          <w:bCs/>
          <w:iCs/>
          <w:position w:val="-6"/>
        </w:rPr>
        <w:object w:dxaOrig="240" w:dyaOrig="279" w14:anchorId="7B0BC417">
          <v:shape id="_x0000_i1045" type="#_x0000_t75" style="width:11.8pt;height:13.95pt" o:ole="">
            <v:imagedata r:id="rId113" o:title=""/>
            <o:lock v:ext="edit" aspectratio="f"/>
          </v:shape>
          <o:OLEObject Type="Embed" ProgID="Equation.DSMT4" ShapeID="_x0000_i1045" DrawAspect="Content" ObjectID="_1637412751" r:id="rId118"/>
        </w:object>
      </w:r>
      <w:r>
        <w:rPr>
          <w:rFonts w:ascii="Times New Roman" w:hAnsi="Times New Roman" w:cs="Times New Roman" w:hint="eastAsia"/>
          <w:bCs/>
          <w:iCs/>
        </w:rPr>
        <w:t>的不同取值，可以进一步将曲线演化分为曲率演化和常量演化：若</w:t>
      </w:r>
      <w:r>
        <w:rPr>
          <w:rFonts w:ascii="Times New Roman" w:hAnsi="Times New Roman" w:cs="Times New Roman" w:hint="eastAsia"/>
          <w:bCs/>
          <w:iCs/>
          <w:position w:val="-10"/>
        </w:rPr>
        <w:object w:dxaOrig="1060" w:dyaOrig="320" w14:anchorId="03A78EF9">
          <v:shape id="_x0000_i1046" type="#_x0000_t75" style="width:53.2pt;height:16.1pt" o:ole="">
            <v:imagedata r:id="rId119" o:title=""/>
            <o:lock v:ext="edit" aspectratio="f"/>
          </v:shape>
          <o:OLEObject Type="Embed" ProgID="Equation.DSMT4" ShapeID="_x0000_i1046" DrawAspect="Content" ObjectID="_1637412752" r:id="rId120"/>
        </w:object>
      </w:r>
      <w:r>
        <w:rPr>
          <w:rFonts w:ascii="Times New Roman" w:hAnsi="Times New Roman" w:cs="Times New Roman" w:hint="eastAsia"/>
          <w:bCs/>
          <w:iCs/>
        </w:rPr>
        <w:t>，则为曲率演化，方程表达式为：</w:t>
      </w:r>
    </w:p>
    <w:p w14:paraId="6DC4D0E6" w14:textId="77777777" w:rsidR="00E07C41" w:rsidRDefault="00514A19">
      <w:pPr>
        <w:spacing w:line="400" w:lineRule="exact"/>
        <w:ind w:left="7560" w:firstLine="420"/>
        <w:rPr>
          <w:rFonts w:ascii="Times New Roman" w:hAnsi="Times New Roman" w:cs="Times New Roman"/>
          <w:bCs/>
          <w:iCs/>
        </w:rPr>
      </w:pPr>
      <w:r>
        <w:rPr>
          <w:rFonts w:ascii="Times New Roman" w:hAnsi="Times New Roman" w:cs="Times New Roman" w:hint="eastAsia"/>
          <w:bCs/>
          <w:iCs/>
        </w:rPr>
        <w:t>(2-5)</w:t>
      </w:r>
    </w:p>
    <w:p w14:paraId="328EF4F3" w14:textId="77777777" w:rsidR="00E07C41" w:rsidRDefault="00E07C41">
      <w:pPr>
        <w:spacing w:line="400" w:lineRule="exact"/>
        <w:ind w:firstLine="420"/>
        <w:rPr>
          <w:rFonts w:ascii="Times New Roman" w:hAnsi="Times New Roman" w:cs="Times New Roman"/>
          <w:bCs/>
          <w:iCs/>
        </w:rPr>
      </w:pPr>
    </w:p>
    <w:p w14:paraId="3157EF9C" w14:textId="77777777" w:rsidR="00E07C41" w:rsidRDefault="00514A19">
      <w:pPr>
        <w:spacing w:line="400" w:lineRule="exact"/>
        <w:ind w:firstLine="420"/>
        <w:rPr>
          <w:rFonts w:ascii="Times New Roman" w:hAnsi="Times New Roman" w:cs="Times New Roman"/>
          <w:bCs/>
          <w:iCs/>
        </w:rPr>
      </w:pPr>
      <w:r>
        <w:rPr>
          <w:rFonts w:ascii="Times New Roman" w:hAnsi="Times New Roman" w:cs="Times New Roman" w:hint="eastAsia"/>
          <w:bCs/>
          <w:iCs/>
        </w:rPr>
        <w:t>其中</w:t>
      </w:r>
      <w:r>
        <w:rPr>
          <w:rFonts w:ascii="Times New Roman" w:hAnsi="Times New Roman" w:cs="Times New Roman" w:hint="eastAsia"/>
          <w:bCs/>
          <w:iCs/>
          <w:position w:val="-6"/>
        </w:rPr>
        <w:object w:dxaOrig="240" w:dyaOrig="220" w14:anchorId="448A037F">
          <v:shape id="_x0000_i1047" type="#_x0000_t75" style="width:11.8pt;height:10.75pt" o:ole="">
            <v:imagedata r:id="rId121" o:title=""/>
            <o:lock v:ext="edit" aspectratio="f"/>
          </v:shape>
          <o:OLEObject Type="Embed" ProgID="Equation.DSMT4" ShapeID="_x0000_i1047" DrawAspect="Content" ObjectID="_1637412753" r:id="rId122"/>
        </w:object>
      </w:r>
      <w:r>
        <w:rPr>
          <w:rFonts w:ascii="Times New Roman" w:hAnsi="Times New Roman" w:cs="Times New Roman" w:hint="eastAsia"/>
          <w:bCs/>
          <w:iCs/>
        </w:rPr>
        <w:t>为系数，</w:t>
      </w:r>
      <w:r>
        <w:rPr>
          <w:rFonts w:ascii="Times New Roman" w:hAnsi="Times New Roman" w:cs="Times New Roman" w:hint="eastAsia"/>
          <w:bCs/>
          <w:iCs/>
          <w:position w:val="-6"/>
        </w:rPr>
        <w:object w:dxaOrig="200" w:dyaOrig="279" w14:anchorId="46B18DC5">
          <v:shape id="_x0000_i1048" type="#_x0000_t75" style="width:10.2pt;height:13.95pt" o:ole="">
            <v:imagedata r:id="rId123" o:title=""/>
            <o:lock v:ext="edit" aspectratio="f"/>
          </v:shape>
          <o:OLEObject Type="Embed" ProgID="Equation.DSMT4" ShapeID="_x0000_i1048" DrawAspect="Content" ObjectID="_1637412754" r:id="rId124"/>
        </w:object>
      </w:r>
      <w:r>
        <w:rPr>
          <w:rFonts w:ascii="Times New Roman" w:hAnsi="Times New Roman" w:cs="Times New Roman" w:hint="eastAsia"/>
          <w:bCs/>
          <w:iCs/>
        </w:rPr>
        <w:t>表示曲率，反映了曲线弯曲程度。曲线各部分的演化速度根据弯曲程度而变化不一，因此，在曲率的推动下，整条曲线会随着时间逐渐演化</w:t>
      </w:r>
      <w:r>
        <w:rPr>
          <w:rFonts w:ascii="Times New Roman" w:hAnsi="Times New Roman" w:cs="Times New Roman"/>
          <w:bCs/>
          <w:iCs/>
          <w:position w:val="-24"/>
        </w:rPr>
        <w:object w:dxaOrig="2183" w:dyaOrig="1143" w14:anchorId="0ECACC0F">
          <v:shape id="_x0000_s1052" type="#_x0000_t75" style="position:absolute;left:0;text-align:left;margin-left:179.8pt;margin-top:36.45pt;width:55pt;height:31pt;z-index:251634176;mso-position-horizontal-relative:text;mso-position-vertical-relative:text;mso-width-relative:page;mso-height-relative:page">
            <v:imagedata r:id="rId125" o:title=""/>
            <o:lock v:ext="edit" aspectratio="f"/>
          </v:shape>
          <o:OLEObject Type="Embed" ProgID="Equation.DSMT4" ShapeID="_x0000_s1052" DrawAspect="Content" ObjectID="_1637412968" r:id="rId126"/>
        </w:object>
      </w:r>
      <w:r>
        <w:rPr>
          <w:rFonts w:ascii="Times New Roman" w:hAnsi="Times New Roman" w:cs="Times New Roman" w:hint="eastAsia"/>
          <w:bCs/>
          <w:iCs/>
        </w:rPr>
        <w:t>近似于圆形；若</w:t>
      </w:r>
      <w:r>
        <w:rPr>
          <w:rFonts w:ascii="Times New Roman" w:hAnsi="Times New Roman" w:cs="Times New Roman" w:hint="eastAsia"/>
          <w:bCs/>
          <w:iCs/>
          <w:position w:val="-12"/>
        </w:rPr>
        <w:object w:dxaOrig="940" w:dyaOrig="360" w14:anchorId="05BAAC6B">
          <v:shape id="_x0000_i1049" type="#_x0000_t75" style="width:46.75pt;height:18.25pt" o:ole="">
            <v:imagedata r:id="rId127" o:title=""/>
            <o:lock v:ext="edit" aspectratio="f"/>
          </v:shape>
          <o:OLEObject Type="Embed" ProgID="Equation.DSMT4" ShapeID="_x0000_i1049" DrawAspect="Content" ObjectID="_1637412755" r:id="rId128"/>
        </w:object>
      </w:r>
      <w:r>
        <w:rPr>
          <w:rFonts w:ascii="Times New Roman" w:hAnsi="Times New Roman" w:cs="Times New Roman" w:hint="eastAsia"/>
          <w:bCs/>
          <w:iCs/>
        </w:rPr>
        <w:t>，</w:t>
      </w:r>
      <w:r>
        <w:rPr>
          <w:rFonts w:ascii="Times New Roman" w:hAnsi="Times New Roman" w:cs="Times New Roman" w:hint="eastAsia"/>
          <w:bCs/>
          <w:iCs/>
          <w:position w:val="-12"/>
        </w:rPr>
        <w:object w:dxaOrig="260" w:dyaOrig="360" w14:anchorId="5BC12D04">
          <v:shape id="_x0000_i1050" type="#_x0000_t75" style="width:12.9pt;height:18.25pt" o:ole="">
            <v:imagedata r:id="rId129" o:title=""/>
            <o:lock v:ext="edit" aspectratio="f"/>
          </v:shape>
          <o:OLEObject Type="Embed" ProgID="Equation.DSMT4" ShapeID="_x0000_i1050" DrawAspect="Content" ObjectID="_1637412756" r:id="rId130"/>
        </w:object>
      </w:r>
      <w:r>
        <w:rPr>
          <w:rFonts w:ascii="Times New Roman" w:hAnsi="Times New Roman" w:cs="Times New Roman" w:hint="eastAsia"/>
          <w:bCs/>
          <w:iCs/>
        </w:rPr>
        <w:t>表示常系数，曲线按照常量方式演化，方程表达式为：</w:t>
      </w:r>
    </w:p>
    <w:p w14:paraId="2BAFB6E0" w14:textId="77777777" w:rsidR="00E07C41" w:rsidRDefault="00514A19">
      <w:pPr>
        <w:spacing w:line="400" w:lineRule="exact"/>
        <w:ind w:left="7560" w:firstLine="420"/>
        <w:rPr>
          <w:rFonts w:ascii="Times New Roman" w:hAnsi="Times New Roman" w:cs="Times New Roman"/>
          <w:bCs/>
          <w:iCs/>
        </w:rPr>
      </w:pPr>
      <w:r>
        <w:rPr>
          <w:rFonts w:ascii="Times New Roman" w:hAnsi="Times New Roman" w:cs="Times New Roman" w:hint="eastAsia"/>
          <w:bCs/>
          <w:iCs/>
        </w:rPr>
        <w:t>(2-6)</w:t>
      </w:r>
    </w:p>
    <w:p w14:paraId="0F076FD1" w14:textId="77777777" w:rsidR="00E07C41" w:rsidRDefault="00E07C41">
      <w:pPr>
        <w:spacing w:line="400" w:lineRule="exact"/>
        <w:ind w:firstLine="420"/>
        <w:rPr>
          <w:rFonts w:ascii="Times New Roman" w:hAnsi="Times New Roman" w:cs="Times New Roman"/>
          <w:bCs/>
          <w:iCs/>
        </w:rPr>
      </w:pPr>
    </w:p>
    <w:p w14:paraId="2B59607F" w14:textId="77777777" w:rsidR="00E07C41" w:rsidRDefault="00514A19">
      <w:pPr>
        <w:spacing w:line="400" w:lineRule="exact"/>
        <w:ind w:firstLine="420"/>
        <w:rPr>
          <w:rFonts w:ascii="Times New Roman" w:hAnsi="Times New Roman" w:cs="Times New Roman"/>
          <w:bCs/>
          <w:iCs/>
        </w:rPr>
      </w:pPr>
      <w:r>
        <w:rPr>
          <w:rFonts w:ascii="Times New Roman" w:hAnsi="Times New Roman" w:cs="Times New Roman" w:hint="eastAsia"/>
          <w:bCs/>
          <w:iCs/>
        </w:rPr>
        <w:t>常量演化机制的主要作用就是避免曲线出现合并或分裂的情况</w:t>
      </w:r>
      <w:r>
        <w:rPr>
          <w:rFonts w:ascii="Times New Roman" w:hAnsi="Times New Roman" w:cs="Times New Roman" w:hint="eastAsia"/>
          <w:bCs/>
          <w:iCs/>
        </w:rPr>
        <w:t>[</w:t>
      </w:r>
      <w:r>
        <w:commentReference w:id="139"/>
      </w:r>
      <w:r>
        <w:rPr>
          <w:rFonts w:ascii="Times New Roman" w:hAnsi="Times New Roman" w:cs="Times New Roman" w:hint="eastAsia"/>
          <w:bCs/>
          <w:iCs/>
        </w:rPr>
        <w:t>]</w:t>
      </w:r>
      <w:r>
        <w:rPr>
          <w:rFonts w:ascii="Times New Roman" w:hAnsi="Times New Roman" w:cs="Times New Roman" w:hint="eastAsia"/>
          <w:bCs/>
          <w:iCs/>
        </w:rPr>
        <w:t>。综上所述，常量演化和曲率演化共同作用于曲线的拓扑结构变化。但是，研究学者发现按照这样的方式进行演化，会出现难以攻克的问题，例如，通过参数来引导曲线变化，其数值计算非常复杂；曲线在演化过程中出现分裂或合并，会使造成曲线的根本性改变，而我们难以预估曲线在演化过程中是否会出现这样的情况；曲线演变过程中误差的积累会影响精度。研究者们尝试改变思路应对这些问题，</w:t>
      </w:r>
      <w:r>
        <w:rPr>
          <w:rFonts w:ascii="Times New Roman" w:hAnsi="Times New Roman" w:cs="Times New Roman" w:hint="eastAsia"/>
          <w:bCs/>
          <w:iCs/>
        </w:rPr>
        <w:t>1988</w:t>
      </w:r>
      <w:r>
        <w:rPr>
          <w:rFonts w:ascii="Times New Roman" w:hAnsi="Times New Roman" w:cs="Times New Roman" w:hint="eastAsia"/>
          <w:bCs/>
          <w:iCs/>
        </w:rPr>
        <w:t>年，</w:t>
      </w:r>
      <w:r>
        <w:rPr>
          <w:rFonts w:ascii="Times New Roman" w:hAnsi="Times New Roman" w:cs="Times New Roman" w:hint="eastAsia"/>
          <w:bCs/>
          <w:iCs/>
        </w:rPr>
        <w:t>OSher</w:t>
      </w:r>
      <w:r>
        <w:rPr>
          <w:rFonts w:ascii="Times New Roman" w:hAnsi="Times New Roman" w:cs="Times New Roman" w:hint="eastAsia"/>
          <w:bCs/>
          <w:iCs/>
        </w:rPr>
        <w:t>和</w:t>
      </w:r>
      <w:r>
        <w:rPr>
          <w:rFonts w:ascii="Times New Roman" w:hAnsi="Times New Roman" w:cs="Times New Roman" w:hint="eastAsia"/>
          <w:bCs/>
          <w:iCs/>
        </w:rPr>
        <w:t>Sethian</w:t>
      </w:r>
      <w:r>
        <w:rPr>
          <w:rFonts w:ascii="Times New Roman" w:hAnsi="Times New Roman" w:cs="Times New Roman" w:hint="eastAsia"/>
          <w:bCs/>
          <w:iCs/>
        </w:rPr>
        <w:t>提出了水平集方法，成为了攻克这些问题的利器。</w:t>
      </w:r>
    </w:p>
    <w:p w14:paraId="52CCACF0" w14:textId="77777777" w:rsidR="00E07C41" w:rsidRDefault="00E07C41">
      <w:pPr>
        <w:spacing w:line="400" w:lineRule="exact"/>
        <w:ind w:firstLine="420"/>
        <w:rPr>
          <w:rFonts w:ascii="Times New Roman" w:hAnsi="Times New Roman" w:cs="Times New Roman"/>
          <w:bCs/>
          <w:iCs/>
        </w:rPr>
      </w:pPr>
    </w:p>
    <w:p w14:paraId="11134384" w14:textId="77777777" w:rsidR="00E07C41" w:rsidRDefault="00514A19">
      <w:pPr>
        <w:pStyle w:val="2"/>
        <w:spacing w:before="120" w:after="120"/>
      </w:pPr>
      <w:bookmarkStart w:id="140" w:name="_Toc9526673"/>
      <w:bookmarkStart w:id="141" w:name="_Toc508876278"/>
      <w:r>
        <w:rPr>
          <w:rFonts w:hint="eastAsia"/>
        </w:rPr>
        <w:t>2</w:t>
      </w:r>
      <w:r>
        <w:t>.2</w:t>
      </w:r>
      <w:bookmarkEnd w:id="140"/>
      <w:r>
        <w:rPr>
          <w:rFonts w:hint="eastAsia"/>
        </w:rPr>
        <w:t>水平集</w:t>
      </w:r>
      <w:r>
        <w:rPr>
          <w:rFonts w:hint="eastAsia"/>
          <w:color w:val="0000FF"/>
          <w:rPrChange w:id="142" w:author="cowry" w:date="2019-12-05T20:25:00Z">
            <w:rPr>
              <w:rFonts w:hint="eastAsia"/>
            </w:rPr>
          </w:rPrChange>
        </w:rPr>
        <w:t>方法</w:t>
      </w:r>
    </w:p>
    <w:p w14:paraId="2B11C7A4" w14:textId="77777777" w:rsidR="00E07C41" w:rsidRDefault="00514A19">
      <w:pPr>
        <w:pStyle w:val="3"/>
        <w:spacing w:before="120" w:after="120"/>
      </w:pPr>
      <w:bookmarkStart w:id="143" w:name="_Toc9526674"/>
      <w:r>
        <w:t>2.</w:t>
      </w:r>
      <w:bookmarkEnd w:id="141"/>
      <w:r>
        <w:t>2.1</w:t>
      </w:r>
      <w:bookmarkEnd w:id="143"/>
      <w:r>
        <w:rPr>
          <w:rFonts w:hint="eastAsia"/>
        </w:rPr>
        <w:t>水平集</w:t>
      </w:r>
      <w:r>
        <w:rPr>
          <w:rFonts w:hint="eastAsia"/>
          <w:color w:val="0000FF"/>
          <w:rPrChange w:id="144" w:author="cowry" w:date="2019-12-05T20:25:00Z">
            <w:rPr>
              <w:rFonts w:hint="eastAsia"/>
            </w:rPr>
          </w:rPrChange>
        </w:rPr>
        <w:t>理论</w:t>
      </w:r>
      <w:r>
        <w:rPr>
          <w:rFonts w:hint="eastAsia"/>
        </w:rPr>
        <w:t>主要思想</w:t>
      </w:r>
    </w:p>
    <w:p w14:paraId="6424AA41" w14:textId="77777777" w:rsidR="00E07C41" w:rsidRDefault="00514A19">
      <w:pPr>
        <w:snapToGrid w:val="0"/>
        <w:spacing w:line="400" w:lineRule="exact"/>
        <w:ind w:firstLine="360"/>
      </w:pPr>
      <w:r>
        <w:tab/>
      </w:r>
      <w:r>
        <w:rPr>
          <w:rFonts w:hint="eastAsia"/>
        </w:rPr>
        <w:t>OSsher</w:t>
      </w:r>
      <w:r>
        <w:rPr>
          <w:rFonts w:hint="eastAsia"/>
        </w:rPr>
        <w:t>和</w:t>
      </w:r>
      <w:r>
        <w:rPr>
          <w:rFonts w:hint="eastAsia"/>
        </w:rPr>
        <w:t>Sethian[</w:t>
      </w:r>
      <w:r>
        <w:commentReference w:id="145"/>
      </w:r>
      <w:r>
        <w:rPr>
          <w:rFonts w:hint="eastAsia"/>
        </w:rPr>
        <w:t>]</w:t>
      </w:r>
      <w:r>
        <w:rPr>
          <w:rFonts w:hint="eastAsia"/>
        </w:rPr>
        <w:t>两位学者在研究热力学方程时，为了能够描述火苗外部轮廓线飘忽不定的形态而提出了水平集方法。该方法的主要思想是利用高维泛函来描述低维曲线的演化，而低维曲线的表达式则映射到高维泛函的零水平集处，这样就将之前数值求参转变为求解</w:t>
      </w:r>
      <w:r>
        <w:rPr>
          <w:rFonts w:hint="eastAsia"/>
        </w:rPr>
        <w:t>PDE</w:t>
      </w:r>
      <w:r>
        <w:rPr>
          <w:rFonts w:hint="eastAsia"/>
        </w:rPr>
        <w:t>问题</w:t>
      </w:r>
      <w:r>
        <w:rPr>
          <w:rFonts w:hint="eastAsia"/>
        </w:rPr>
        <w:t>[</w:t>
      </w:r>
      <w:r>
        <w:commentReference w:id="146"/>
      </w:r>
      <w:r>
        <w:rPr>
          <w:rFonts w:hint="eastAsia"/>
        </w:rPr>
        <w:t>]</w:t>
      </w:r>
      <w:r>
        <w:rPr>
          <w:rFonts w:hint="eastAsia"/>
        </w:rPr>
        <w:t>。这样的描述看似更加复杂，但在曲线演化时简化数值计算，解决了长久以来的问题。</w:t>
      </w:r>
    </w:p>
    <w:p w14:paraId="0FD2375F" w14:textId="77777777" w:rsidR="00E07C41" w:rsidRDefault="00514A19">
      <w:pPr>
        <w:snapToGrid w:val="0"/>
        <w:spacing w:line="400" w:lineRule="exact"/>
        <w:ind w:firstLine="360"/>
        <w:rPr>
          <w:position w:val="-10"/>
        </w:rPr>
      </w:pPr>
      <w:r>
        <w:rPr>
          <w:rFonts w:ascii="Times New Roman" w:hAnsi="Times New Roman" w:cs="Times New Roman"/>
          <w:bCs/>
          <w:iCs/>
          <w:color w:val="000000"/>
          <w:position w:val="-28"/>
        </w:rPr>
        <w:object w:dxaOrig="2183" w:dyaOrig="1143" w14:anchorId="0EA2EA51">
          <v:shape id="_x0000_s1054" type="#_x0000_t75" style="position:absolute;left:0;text-align:left;margin-left:147.95pt;margin-top:57pt;width:87pt;height:33pt;z-index:251636224;mso-width-relative:page;mso-height-relative:page">
            <v:imagedata r:id="rId131" o:title=""/>
            <o:lock v:ext="edit" aspectratio="f"/>
          </v:shape>
          <o:OLEObject Type="Embed" ProgID="Equation.DSMT4" ShapeID="_x0000_s1054" DrawAspect="Content" ObjectID="_1637412969" r:id="rId132"/>
        </w:object>
      </w:r>
      <w:r>
        <w:rPr>
          <w:rFonts w:hint="eastAsia"/>
        </w:rPr>
        <w:t>我们将二维平面曲线映射到高一维的水平集函数中</w:t>
      </w:r>
      <w:r>
        <w:rPr>
          <w:position w:val="-10"/>
        </w:rPr>
        <w:object w:dxaOrig="2183" w:dyaOrig="1143" w14:anchorId="7821D2F0">
          <v:shape id="_x0000_s1053" type="#_x0000_t75" style="position:absolute;left:0;text-align:left;margin-left:282pt;margin-top:5pt;width:28pt;height:16pt;z-index:251635200;mso-position-horizontal-relative:text;mso-position-vertical-relative:text;mso-width-relative:page;mso-height-relative:page">
            <v:imagedata r:id="rId133" o:title=""/>
            <o:lock v:ext="edit" aspectratio="f"/>
          </v:shape>
          <o:OLEObject Type="Embed" ProgID="Equation.DSMT4" ShapeID="_x0000_s1053" DrawAspect="Content" ObjectID="_1637412970" r:id="rId134"/>
        </w:object>
      </w:r>
      <w:r>
        <w:rPr>
          <w:rFonts w:hint="eastAsia"/>
        </w:rPr>
        <w:tab/>
        <w:t xml:space="preserve">   </w:t>
      </w:r>
      <w:r>
        <w:rPr>
          <w:rFonts w:hint="eastAsia"/>
        </w:rPr>
        <w:t>，给定时间得到</w:t>
      </w:r>
      <w:r>
        <w:rPr>
          <w:rFonts w:hint="eastAsia"/>
          <w:position w:val="-10"/>
        </w:rPr>
        <w:object w:dxaOrig="960" w:dyaOrig="320" w14:anchorId="08759DCF">
          <v:shape id="_x0000_i1051" type="#_x0000_t75" style="width:47.8pt;height:16.1pt" o:ole="">
            <v:imagedata r:id="rId135" o:title=""/>
            <o:lock v:ext="edit" aspectratio="f"/>
          </v:shape>
          <o:OLEObject Type="Embed" ProgID="Equation.DSMT4" ShapeID="_x0000_i1051" DrawAspect="Content" ObjectID="_1637412757" r:id="rId136"/>
        </w:object>
      </w:r>
      <w:r>
        <w:rPr>
          <w:rFonts w:hint="eastAsia"/>
        </w:rPr>
        <w:t>，并且将</w:t>
      </w:r>
      <w:r>
        <w:rPr>
          <w:rFonts w:hint="eastAsia"/>
          <w:position w:val="-6"/>
        </w:rPr>
        <w:object w:dxaOrig="139" w:dyaOrig="240" w14:anchorId="2F5C4A9E">
          <v:shape id="_x0000_i1052" type="#_x0000_t75" style="width:7pt;height:11.8pt" o:ole="">
            <v:imagedata r:id="rId137" o:title=""/>
            <o:lock v:ext="edit" aspectratio="f"/>
          </v:shape>
          <o:OLEObject Type="Embed" ProgID="Equation.DSMT4" ShapeID="_x0000_i1052" DrawAspect="Content" ObjectID="_1637412758" r:id="rId138"/>
        </w:object>
      </w:r>
      <w:r>
        <w:rPr>
          <w:rFonts w:hint="eastAsia"/>
        </w:rPr>
        <w:t>时刻的零水平集定义为演化曲线，即</w:t>
      </w:r>
      <w:r>
        <w:rPr>
          <w:rFonts w:hint="eastAsia"/>
          <w:position w:val="-10"/>
        </w:rPr>
        <w:object w:dxaOrig="1320" w:dyaOrig="320" w14:anchorId="62D4EC16">
          <v:shape id="_x0000_i1053" type="#_x0000_t75" style="width:66.1pt;height:16.1pt" o:ole="">
            <v:imagedata r:id="rId139" o:title=""/>
            <o:lock v:ext="edit" aspectratio="f"/>
          </v:shape>
          <o:OLEObject Type="Embed" ProgID="Equation.DSMT4" ShapeID="_x0000_i1053" DrawAspect="Content" ObjectID="_1637412759" r:id="rId140"/>
        </w:object>
      </w:r>
      <w:r>
        <w:rPr>
          <w:rFonts w:hint="eastAsia"/>
        </w:rPr>
        <w:t>，然后进行复合链式求导，得到：</w:t>
      </w:r>
    </w:p>
    <w:p w14:paraId="3533AE15" w14:textId="77777777" w:rsidR="00E07C41" w:rsidRDefault="00514A19">
      <w:pPr>
        <w:snapToGrid w:val="0"/>
        <w:spacing w:line="400" w:lineRule="exact"/>
        <w:ind w:firstLine="7862"/>
        <w:rPr>
          <w:rFonts w:ascii="Times New Roman" w:hAnsi="Times New Roman" w:cs="Times New Roman"/>
          <w:bCs/>
          <w:iCs/>
          <w:color w:val="000000"/>
        </w:rPr>
      </w:pPr>
      <w:r>
        <w:rPr>
          <w:rFonts w:ascii="Times New Roman" w:hAnsi="Times New Roman" w:cs="Times New Roman" w:hint="eastAsia"/>
          <w:bCs/>
          <w:iCs/>
          <w:color w:val="000000"/>
        </w:rPr>
        <w:t>(2-7)</w:t>
      </w:r>
    </w:p>
    <w:p w14:paraId="1AAA19E6" w14:textId="77777777" w:rsidR="00E07C41" w:rsidRDefault="00E07C41">
      <w:pPr>
        <w:snapToGrid w:val="0"/>
        <w:spacing w:line="400" w:lineRule="exact"/>
        <w:ind w:firstLine="360"/>
        <w:rPr>
          <w:rFonts w:ascii="Times New Roman" w:hAnsi="Times New Roman" w:cs="Times New Roman"/>
          <w:bCs/>
          <w:iCs/>
          <w:color w:val="000000"/>
        </w:rPr>
      </w:pPr>
    </w:p>
    <w:p w14:paraId="0AB03DDC" w14:textId="77777777" w:rsidR="00E07C41" w:rsidRDefault="00514A19">
      <w:pPr>
        <w:snapToGrid w:val="0"/>
        <w:spacing w:line="400" w:lineRule="exact"/>
        <w:ind w:firstLine="360"/>
        <w:rPr>
          <w:rFonts w:ascii="Times New Roman" w:hAnsi="Times New Roman" w:cs="Times New Roman"/>
          <w:bCs/>
          <w:iCs/>
          <w:color w:val="000000"/>
        </w:rPr>
      </w:pPr>
      <w:r>
        <w:rPr>
          <w:rFonts w:ascii="Times New Roman" w:hAnsi="Times New Roman" w:cs="Times New Roman" w:hint="eastAsia"/>
          <w:bCs/>
          <w:iCs/>
          <w:color w:val="000000"/>
        </w:rPr>
        <w:t>在公式中，</w:t>
      </w:r>
      <w:r>
        <w:rPr>
          <w:rFonts w:ascii="Times New Roman" w:hAnsi="Times New Roman" w:cs="Times New Roman" w:hint="eastAsia"/>
          <w:bCs/>
          <w:iCs/>
          <w:color w:val="000000"/>
          <w:position w:val="-10"/>
        </w:rPr>
        <w:object w:dxaOrig="400" w:dyaOrig="320" w14:anchorId="0B678821">
          <v:shape id="_x0000_i1054" type="#_x0000_t75" style="width:19.9pt;height:16.1pt" o:ole="">
            <v:imagedata r:id="rId141" o:title=""/>
            <o:lock v:ext="edit" aspectratio="f"/>
          </v:shape>
          <o:OLEObject Type="Embed" ProgID="Equation.DSMT4" ShapeID="_x0000_i1054" DrawAspect="Content" ObjectID="_1637412760" r:id="rId142"/>
        </w:object>
      </w:r>
      <w:r>
        <w:rPr>
          <w:rFonts w:ascii="Times New Roman" w:hAnsi="Times New Roman" w:cs="Times New Roman" w:hint="eastAsia"/>
          <w:bCs/>
          <w:iCs/>
          <w:color w:val="000000"/>
        </w:rPr>
        <w:t>表示</w:t>
      </w:r>
      <w:r>
        <w:rPr>
          <w:rFonts w:ascii="Times New Roman" w:hAnsi="Times New Roman" w:cs="Times New Roman" w:hint="eastAsia"/>
          <w:bCs/>
          <w:iCs/>
          <w:color w:val="000000"/>
          <w:position w:val="-10"/>
        </w:rPr>
        <w:object w:dxaOrig="220" w:dyaOrig="260" w14:anchorId="4C2AB64E">
          <v:shape id="_x0000_i1055" type="#_x0000_t75" style="width:10.75pt;height:12.9pt" o:ole="">
            <v:imagedata r:id="rId143" o:title=""/>
            <o:lock v:ext="edit" aspectratio="f"/>
          </v:shape>
          <o:OLEObject Type="Embed" ProgID="Equation.DSMT4" ShapeID="_x0000_i1055" DrawAspect="Content" ObjectID="_1637412761" r:id="rId144"/>
        </w:object>
      </w:r>
      <w:r>
        <w:rPr>
          <w:rFonts w:ascii="Times New Roman" w:hAnsi="Times New Roman" w:cs="Times New Roman" w:hint="eastAsia"/>
          <w:bCs/>
          <w:iCs/>
          <w:color w:val="000000"/>
        </w:rPr>
        <w:t>的梯度，进一步假设曲线的弧长参数</w:t>
      </w:r>
      <w:r>
        <w:rPr>
          <w:rFonts w:ascii="Times New Roman" w:hAnsi="Times New Roman" w:cs="Times New Roman" w:hint="eastAsia"/>
          <w:bCs/>
          <w:iCs/>
          <w:color w:val="000000"/>
          <w:position w:val="-6"/>
        </w:rPr>
        <w:object w:dxaOrig="180" w:dyaOrig="220" w14:anchorId="067A9DCC">
          <v:shape id="_x0000_i1056" type="#_x0000_t75" style="width:9.15pt;height:10.75pt" o:ole="">
            <v:imagedata r:id="rId145" o:title=""/>
            <o:lock v:ext="edit" aspectratio="f"/>
          </v:shape>
          <o:OLEObject Type="Embed" ProgID="Equation.DSMT4" ShapeID="_x0000_i1056" DrawAspect="Content" ObjectID="_1637412762" r:id="rId146"/>
        </w:object>
      </w:r>
      <w:r>
        <w:rPr>
          <w:rFonts w:ascii="Times New Roman" w:hAnsi="Times New Roman" w:cs="Times New Roman" w:hint="eastAsia"/>
          <w:bCs/>
          <w:iCs/>
          <w:color w:val="000000"/>
        </w:rPr>
        <w:t>，根据之前的讨论</w:t>
      </w:r>
      <w:r>
        <w:rPr>
          <w:rFonts w:ascii="Times New Roman" w:hAnsi="Times New Roman" w:cs="Times New Roman" w:hint="eastAsia"/>
          <w:bCs/>
          <w:iCs/>
          <w:color w:val="000000"/>
          <w:position w:val="-10"/>
        </w:rPr>
        <w:object w:dxaOrig="220" w:dyaOrig="260" w14:anchorId="50451474">
          <v:shape id="_x0000_i1057" type="#_x0000_t75" style="width:10.75pt;height:12.9pt" o:ole="">
            <v:imagedata r:id="rId147" o:title=""/>
            <o:lock v:ext="edit" aspectratio="f"/>
          </v:shape>
          <o:OLEObject Type="Embed" ProgID="Equation.DSMT4" ShapeID="_x0000_i1057" DrawAspect="Content" ObjectID="_1637412763" r:id="rId148"/>
        </w:object>
      </w:r>
      <w:r>
        <w:rPr>
          <w:rFonts w:ascii="Times New Roman" w:hAnsi="Times New Roman" w:cs="Times New Roman" w:hint="eastAsia"/>
          <w:bCs/>
          <w:iCs/>
          <w:color w:val="000000"/>
        </w:rPr>
        <w:t>在曲线切线方向的变化量为</w:t>
      </w:r>
      <w:r>
        <w:rPr>
          <w:rFonts w:ascii="Times New Roman" w:hAnsi="Times New Roman" w:cs="Times New Roman"/>
          <w:bCs/>
          <w:iCs/>
          <w:color w:val="000000"/>
          <w:position w:val="-24"/>
        </w:rPr>
        <w:object w:dxaOrig="2183" w:dyaOrig="1143" w14:anchorId="638636A3">
          <v:shape id="_x0000_s1055" type="#_x0000_t75" style="position:absolute;left:0;text-align:left;margin-left:155pt;margin-top:17pt;width:37pt;height:31pt;z-index:251637248;mso-position-horizontal-relative:text;mso-position-vertical-relative:text;mso-width-relative:page;mso-height-relative:page">
            <v:imagedata r:id="rId149" o:title=""/>
            <o:lock v:ext="edit" aspectratio="f"/>
          </v:shape>
          <o:OLEObject Type="Embed" ProgID="Equation.DSMT4" ShapeID="_x0000_s1055" DrawAspect="Content" ObjectID="_1637412971" r:id="rId150"/>
        </w:object>
      </w:r>
      <w:r>
        <w:rPr>
          <w:rFonts w:ascii="Times New Roman" w:hAnsi="Times New Roman" w:cs="Times New Roman" w:hint="eastAsia"/>
          <w:bCs/>
          <w:iCs/>
          <w:color w:val="000000"/>
        </w:rPr>
        <w:tab/>
        <w:t xml:space="preserve"> </w:t>
      </w:r>
      <w:r>
        <w:rPr>
          <w:rFonts w:ascii="Times New Roman" w:hAnsi="Times New Roman" w:cs="Times New Roman" w:hint="eastAsia"/>
          <w:bCs/>
          <w:iCs/>
          <w:color w:val="000000"/>
        </w:rPr>
        <w:tab/>
        <w:t xml:space="preserve"> </w:t>
      </w:r>
      <w:r>
        <w:rPr>
          <w:rFonts w:ascii="Times New Roman" w:hAnsi="Times New Roman" w:cs="Times New Roman" w:hint="eastAsia"/>
          <w:bCs/>
          <w:iCs/>
          <w:color w:val="000000"/>
        </w:rPr>
        <w:t>，可得：</w:t>
      </w:r>
    </w:p>
    <w:p w14:paraId="2CC0B20B" w14:textId="77777777" w:rsidR="00E07C41" w:rsidRDefault="00514A19">
      <w:pPr>
        <w:snapToGrid w:val="0"/>
        <w:spacing w:line="400" w:lineRule="exact"/>
        <w:ind w:firstLine="7862"/>
        <w:rPr>
          <w:rFonts w:ascii="Times New Roman" w:hAnsi="Times New Roman" w:cs="Times New Roman"/>
          <w:bCs/>
          <w:iCs/>
          <w:color w:val="000000"/>
        </w:rPr>
      </w:pPr>
      <w:r>
        <w:rPr>
          <w:rFonts w:ascii="Times New Roman" w:hAnsi="Times New Roman" w:cs="Times New Roman"/>
          <w:bCs/>
          <w:iCs/>
          <w:color w:val="000000"/>
          <w:position w:val="-28"/>
        </w:rPr>
        <w:object w:dxaOrig="2183" w:dyaOrig="1143" w14:anchorId="777B23D6">
          <v:shape id="_x0000_s1056" type="#_x0000_t75" style="position:absolute;left:0;text-align:left;margin-left:103.45pt;margin-top:12.7pt;width:160pt;height:33pt;z-index:251638272;mso-width-relative:page;mso-height-relative:page">
            <v:imagedata r:id="rId151" o:title=""/>
            <o:lock v:ext="edit" aspectratio="f"/>
          </v:shape>
          <o:OLEObject Type="Embed" ProgID="Equation.DSMT4" ShapeID="_x0000_s1056" DrawAspect="Content" ObjectID="_1637412972" r:id="rId152"/>
        </w:object>
      </w:r>
    </w:p>
    <w:p w14:paraId="1932A705" w14:textId="77777777" w:rsidR="00E07C41" w:rsidRDefault="00514A19">
      <w:pPr>
        <w:snapToGrid w:val="0"/>
        <w:spacing w:line="400" w:lineRule="exact"/>
        <w:ind w:firstLine="7862"/>
        <w:rPr>
          <w:rFonts w:ascii="Times New Roman" w:hAnsi="Times New Roman" w:cs="Times New Roman"/>
          <w:bCs/>
          <w:iCs/>
          <w:color w:val="000000"/>
        </w:rPr>
      </w:pPr>
      <w:r>
        <w:rPr>
          <w:rFonts w:ascii="Times New Roman" w:hAnsi="Times New Roman" w:cs="Times New Roman" w:hint="eastAsia"/>
          <w:bCs/>
          <w:iCs/>
          <w:color w:val="000000"/>
        </w:rPr>
        <w:t>(2-8)</w:t>
      </w:r>
    </w:p>
    <w:p w14:paraId="473E18D3" w14:textId="77777777" w:rsidR="00E07C41" w:rsidRDefault="00E07C41">
      <w:pPr>
        <w:snapToGrid w:val="0"/>
        <w:spacing w:line="400" w:lineRule="exact"/>
        <w:ind w:firstLine="360"/>
        <w:rPr>
          <w:rFonts w:ascii="Times New Roman" w:hAnsi="Times New Roman" w:cs="Times New Roman"/>
          <w:bCs/>
          <w:iCs/>
          <w:color w:val="000000"/>
        </w:rPr>
      </w:pPr>
    </w:p>
    <w:p w14:paraId="344B1E5C" w14:textId="77777777" w:rsidR="00E07C41" w:rsidRDefault="00514A19">
      <w:pPr>
        <w:snapToGrid w:val="0"/>
        <w:spacing w:line="400" w:lineRule="exact"/>
        <w:ind w:firstLine="360"/>
        <w:rPr>
          <w:rFonts w:ascii="Times New Roman" w:hAnsi="Times New Roman" w:cs="Times New Roman"/>
          <w:bCs/>
          <w:iCs/>
          <w:color w:val="000000"/>
        </w:rPr>
      </w:pPr>
      <w:r>
        <w:rPr>
          <w:rFonts w:ascii="Times New Roman" w:hAnsi="Times New Roman" w:cs="Times New Roman" w:hint="eastAsia"/>
          <w:bCs/>
          <w:iCs/>
          <w:color w:val="000000"/>
        </w:rPr>
        <w:t>由上述公式可知，</w:t>
      </w:r>
      <w:r>
        <w:rPr>
          <w:rFonts w:ascii="Times New Roman" w:hAnsi="Times New Roman" w:cs="Times New Roman" w:hint="eastAsia"/>
          <w:bCs/>
          <w:iCs/>
          <w:color w:val="000000"/>
          <w:position w:val="-10"/>
        </w:rPr>
        <w:object w:dxaOrig="400" w:dyaOrig="320" w14:anchorId="018D224C">
          <v:shape id="_x0000_i1058" type="#_x0000_t75" style="width:19.9pt;height:16.1pt" o:ole="">
            <v:imagedata r:id="rId153" o:title=""/>
            <o:lock v:ext="edit" aspectratio="f"/>
          </v:shape>
          <o:OLEObject Type="Embed" ProgID="Equation.DSMT4" ShapeID="_x0000_i1058" DrawAspect="Content" ObjectID="_1637412764" r:id="rId154"/>
        </w:object>
      </w:r>
      <w:r>
        <w:rPr>
          <w:rFonts w:ascii="Times New Roman" w:hAnsi="Times New Roman" w:cs="Times New Roman" w:hint="eastAsia"/>
          <w:bCs/>
          <w:iCs/>
          <w:color w:val="000000"/>
        </w:rPr>
        <w:t>与切线</w:t>
      </w:r>
      <w:r>
        <w:rPr>
          <w:rFonts w:ascii="Times New Roman" w:hAnsi="Times New Roman" w:cs="Times New Roman"/>
          <w:bCs/>
          <w:iCs/>
          <w:color w:val="000000"/>
          <w:position w:val="-24"/>
        </w:rPr>
        <w:object w:dxaOrig="2183" w:dyaOrig="1143" w14:anchorId="5040925A">
          <v:shape id="_x0000_s1057" type="#_x0000_t75" style="position:absolute;left:0;text-align:left;margin-left:170pt;margin-top:-3pt;width:20pt;height:31pt;z-index:251639296;mso-position-horizontal-relative:text;mso-position-vertical-relative:text;mso-width-relative:page;mso-height-relative:page">
            <v:imagedata r:id="rId155" o:title=""/>
            <o:lock v:ext="edit" aspectratio="f"/>
          </v:shape>
          <o:OLEObject Type="Embed" ProgID="Equation.DSMT4" ShapeID="_x0000_s1057" DrawAspect="Content" ObjectID="_1637412973" r:id="rId156"/>
        </w:object>
      </w:r>
      <w:r>
        <w:rPr>
          <w:rFonts w:ascii="Times New Roman" w:hAnsi="Times New Roman" w:cs="Times New Roman" w:hint="eastAsia"/>
          <w:bCs/>
          <w:iCs/>
          <w:color w:val="000000"/>
        </w:rPr>
        <w:t xml:space="preserve">   </w:t>
      </w:r>
      <w:r>
        <w:rPr>
          <w:rFonts w:ascii="Times New Roman" w:hAnsi="Times New Roman" w:cs="Times New Roman" w:hint="eastAsia"/>
          <w:bCs/>
          <w:iCs/>
          <w:color w:val="000000"/>
        </w:rPr>
        <w:t>相垂直，那么与曲线</w:t>
      </w:r>
      <w:r>
        <w:rPr>
          <w:rFonts w:ascii="Times New Roman" w:hAnsi="Times New Roman" w:cs="Times New Roman" w:hint="eastAsia"/>
          <w:bCs/>
          <w:iCs/>
          <w:color w:val="000000"/>
          <w:position w:val="-6"/>
        </w:rPr>
        <w:object w:dxaOrig="240" w:dyaOrig="279" w14:anchorId="5EA1CF59">
          <v:shape id="_x0000_i1059" type="#_x0000_t75" style="width:11.8pt;height:13.95pt" o:ole="">
            <v:imagedata r:id="rId157" o:title=""/>
            <o:lock v:ext="edit" aspectratio="f"/>
          </v:shape>
          <o:OLEObject Type="Embed" ProgID="Equation.DSMT4" ShapeID="_x0000_i1059" DrawAspect="Content" ObjectID="_1637412765" r:id="rId158"/>
        </w:object>
      </w:r>
      <w:r>
        <w:rPr>
          <w:rFonts w:ascii="Times New Roman" w:hAnsi="Times New Roman" w:cs="Times New Roman" w:hint="eastAsia"/>
          <w:bCs/>
          <w:iCs/>
          <w:color w:val="000000"/>
        </w:rPr>
        <w:t>法线的方向是相同的，</w:t>
      </w:r>
      <w:r>
        <w:rPr>
          <w:rFonts w:ascii="Times New Roman" w:hAnsi="Times New Roman" w:cs="Times New Roman" w:hint="eastAsia"/>
          <w:bCs/>
          <w:iCs/>
          <w:color w:val="000000"/>
        </w:rPr>
        <w:lastRenderedPageBreak/>
        <w:t>进一步假设水平集函数</w:t>
      </w:r>
      <w:r>
        <w:rPr>
          <w:rFonts w:ascii="Times New Roman" w:hAnsi="Times New Roman" w:cs="Times New Roman" w:hint="eastAsia"/>
          <w:bCs/>
          <w:iCs/>
          <w:color w:val="000000"/>
          <w:position w:val="-10"/>
        </w:rPr>
        <w:object w:dxaOrig="220" w:dyaOrig="260" w14:anchorId="7F9310FF">
          <v:shape id="_x0000_i1060" type="#_x0000_t75" style="width:10.75pt;height:12.9pt" o:ole="">
            <v:imagedata r:id="rId159" o:title=""/>
            <o:lock v:ext="edit" aspectratio="f"/>
          </v:shape>
          <o:OLEObject Type="Embed" ProgID="Equation.DSMT4" ShapeID="_x0000_i1060" DrawAspect="Content" ObjectID="_1637412766" r:id="rId160"/>
        </w:object>
      </w:r>
      <w:r>
        <w:rPr>
          <w:rFonts w:ascii="Times New Roman" w:hAnsi="Times New Roman" w:cs="Times New Roman" w:hint="eastAsia"/>
          <w:bCs/>
          <w:iCs/>
          <w:color w:val="000000"/>
        </w:rPr>
        <w:t>在曲线内部小于</w:t>
      </w:r>
      <w:r>
        <w:rPr>
          <w:rFonts w:ascii="Times New Roman" w:hAnsi="Times New Roman" w:cs="Times New Roman" w:hint="eastAsia"/>
          <w:bCs/>
          <w:iCs/>
          <w:color w:val="000000"/>
        </w:rPr>
        <w:t>0</w:t>
      </w:r>
      <w:r>
        <w:rPr>
          <w:rFonts w:ascii="Times New Roman" w:hAnsi="Times New Roman" w:cs="Times New Roman" w:hint="eastAsia"/>
          <w:bCs/>
          <w:iCs/>
          <w:color w:val="000000"/>
        </w:rPr>
        <w:t>，在曲线外部大于</w:t>
      </w:r>
      <w:r>
        <w:rPr>
          <w:rFonts w:ascii="Times New Roman" w:hAnsi="Times New Roman" w:cs="Times New Roman" w:hint="eastAsia"/>
          <w:bCs/>
          <w:iCs/>
          <w:color w:val="000000"/>
        </w:rPr>
        <w:t>0</w:t>
      </w:r>
      <w:r>
        <w:rPr>
          <w:rFonts w:ascii="Times New Roman" w:hAnsi="Times New Roman" w:cs="Times New Roman" w:hint="eastAsia"/>
          <w:bCs/>
          <w:iCs/>
          <w:color w:val="000000"/>
        </w:rPr>
        <w:t>，可得内部单位法向量</w:t>
      </w:r>
      <w:r>
        <w:rPr>
          <w:rFonts w:ascii="Times New Roman" w:hAnsi="Times New Roman" w:cs="Times New Roman"/>
          <w:bCs/>
          <w:iCs/>
          <w:color w:val="000000"/>
          <w:position w:val="-28"/>
        </w:rPr>
        <w:object w:dxaOrig="2183" w:dyaOrig="1143" w14:anchorId="42446CC0">
          <v:shape id="_x0000_s1058" type="#_x0000_t75" style="position:absolute;left:0;text-align:left;margin-left:24pt;margin-top:37pt;width:60pt;height:33pt;z-index:251640320;mso-position-horizontal-relative:text;mso-position-vertical-relative:text;mso-width-relative:page;mso-height-relative:page">
            <v:imagedata r:id="rId161" o:title=""/>
            <o:lock v:ext="edit" aspectratio="f"/>
          </v:shape>
          <o:OLEObject Type="Embed" ProgID="Equation.DSMT4" ShapeID="_x0000_s1058" DrawAspect="Content" ObjectID="_1637412974" r:id="rId162"/>
        </w:object>
      </w:r>
      <w:r>
        <w:rPr>
          <w:rFonts w:ascii="Times New Roman" w:hAnsi="Times New Roman" w:cs="Times New Roman" w:hint="eastAsia"/>
          <w:bCs/>
          <w:iCs/>
          <w:color w:val="000000"/>
        </w:rPr>
        <w:t xml:space="preserve">          </w:t>
      </w:r>
      <w:r>
        <w:rPr>
          <w:rFonts w:ascii="Times New Roman" w:hAnsi="Times New Roman" w:cs="Times New Roman" w:hint="eastAsia"/>
          <w:bCs/>
          <w:iCs/>
          <w:color w:val="000000"/>
        </w:rPr>
        <w:t>，根据</w:t>
      </w:r>
      <w:r>
        <w:rPr>
          <w:rFonts w:ascii="Times New Roman" w:hAnsi="Times New Roman" w:cs="Times New Roman"/>
          <w:bCs/>
          <w:iCs/>
          <w:color w:val="000000"/>
          <w:position w:val="-24"/>
        </w:rPr>
        <w:object w:dxaOrig="2183" w:dyaOrig="1143" w14:anchorId="43D51030">
          <v:shape id="_x0000_s1059" type="#_x0000_t75" style="position:absolute;left:0;text-align:left;margin-left:120pt;margin-top:37pt;width:65pt;height:31pt;z-index:251641344;mso-position-horizontal-relative:text;mso-position-vertical-relative:text;mso-width-relative:page;mso-height-relative:page">
            <v:imagedata r:id="rId163" o:title=""/>
            <o:lock v:ext="edit" aspectratio="f"/>
          </v:shape>
          <o:OLEObject Type="Embed" ProgID="Equation.DSMT4" ShapeID="_x0000_s1059" DrawAspect="Content" ObjectID="_1637412975" r:id="rId164"/>
        </w:object>
      </w:r>
      <w:r>
        <w:rPr>
          <w:rFonts w:ascii="Times New Roman" w:hAnsi="Times New Roman" w:cs="Times New Roman" w:hint="eastAsia"/>
          <w:bCs/>
          <w:iCs/>
          <w:color w:val="000000"/>
        </w:rPr>
        <w:tab/>
      </w:r>
      <w:r>
        <w:rPr>
          <w:rFonts w:ascii="Times New Roman" w:hAnsi="Times New Roman" w:cs="Times New Roman" w:hint="eastAsia"/>
          <w:bCs/>
          <w:iCs/>
          <w:color w:val="000000"/>
        </w:rPr>
        <w:tab/>
      </w:r>
      <w:r>
        <w:rPr>
          <w:rFonts w:ascii="Times New Roman" w:hAnsi="Times New Roman" w:cs="Times New Roman" w:hint="eastAsia"/>
          <w:bCs/>
          <w:iCs/>
          <w:color w:val="000000"/>
        </w:rPr>
        <w:tab/>
      </w:r>
      <w:r>
        <w:rPr>
          <w:rFonts w:ascii="Times New Roman" w:hAnsi="Times New Roman" w:cs="Times New Roman" w:hint="eastAsia"/>
          <w:bCs/>
          <w:iCs/>
          <w:color w:val="000000"/>
        </w:rPr>
        <w:tab/>
      </w:r>
      <w:r>
        <w:rPr>
          <w:rFonts w:ascii="Times New Roman" w:hAnsi="Times New Roman" w:cs="Times New Roman" w:hint="eastAsia"/>
          <w:bCs/>
          <w:iCs/>
          <w:color w:val="000000"/>
        </w:rPr>
        <w:t>，得到：</w:t>
      </w:r>
    </w:p>
    <w:p w14:paraId="3A1CA35C" w14:textId="77777777" w:rsidR="00E07C41" w:rsidRDefault="00514A19">
      <w:pPr>
        <w:snapToGrid w:val="0"/>
        <w:spacing w:line="400" w:lineRule="exact"/>
        <w:ind w:firstLine="7862"/>
        <w:rPr>
          <w:rFonts w:ascii="Times New Roman" w:hAnsi="Times New Roman" w:cs="Times New Roman"/>
          <w:bCs/>
          <w:iCs/>
          <w:color w:val="000000"/>
        </w:rPr>
      </w:pPr>
      <w:r>
        <w:rPr>
          <w:rFonts w:ascii="Times New Roman" w:hAnsi="Times New Roman" w:cs="Times New Roman"/>
          <w:bCs/>
          <w:iCs/>
          <w:color w:val="000000"/>
          <w:position w:val="-24"/>
        </w:rPr>
        <w:object w:dxaOrig="2183" w:dyaOrig="1143" w14:anchorId="77B3C2A8">
          <v:shape id="_x0000_s1060" type="#_x0000_t75" style="position:absolute;left:0;text-align:left;margin-left:120.2pt;margin-top:-3.95pt;width:156pt;height:31pt;z-index:251642368;mso-width-relative:page;mso-height-relative:page">
            <v:imagedata r:id="rId165" o:title=""/>
            <o:lock v:ext="edit" aspectratio="f"/>
          </v:shape>
          <o:OLEObject Type="Embed" ProgID="Equation.DSMT4" ShapeID="_x0000_s1060" DrawAspect="Content" ObjectID="_1637412976" r:id="rId166"/>
        </w:object>
      </w:r>
      <w:r>
        <w:rPr>
          <w:rFonts w:ascii="Times New Roman" w:hAnsi="Times New Roman" w:cs="Times New Roman" w:hint="eastAsia"/>
          <w:bCs/>
          <w:iCs/>
          <w:color w:val="000000"/>
        </w:rPr>
        <w:t>(2-9)</w:t>
      </w:r>
    </w:p>
    <w:p w14:paraId="0D2835B6" w14:textId="77777777" w:rsidR="00E07C41" w:rsidRDefault="00E07C41">
      <w:pPr>
        <w:snapToGrid w:val="0"/>
        <w:spacing w:line="400" w:lineRule="exact"/>
        <w:ind w:firstLine="360"/>
        <w:rPr>
          <w:rFonts w:ascii="Times New Roman" w:hAnsi="Times New Roman" w:cs="Times New Roman"/>
          <w:bCs/>
          <w:iCs/>
          <w:color w:val="000000"/>
        </w:rPr>
      </w:pPr>
    </w:p>
    <w:p w14:paraId="5AA12F81" w14:textId="77777777" w:rsidR="00E07C41" w:rsidRDefault="00514A19">
      <w:pPr>
        <w:snapToGrid w:val="0"/>
        <w:spacing w:line="400" w:lineRule="exact"/>
        <w:ind w:firstLine="360"/>
        <w:rPr>
          <w:rFonts w:ascii="Times New Roman" w:hAnsi="Times New Roman" w:cs="Times New Roman"/>
          <w:bCs/>
          <w:iCs/>
          <w:color w:val="000000"/>
        </w:rPr>
      </w:pPr>
      <w:r>
        <w:rPr>
          <w:rFonts w:ascii="Times New Roman" w:hAnsi="Times New Roman" w:cs="Times New Roman"/>
          <w:bCs/>
          <w:iCs/>
          <w:color w:val="000000"/>
          <w:position w:val="-48"/>
        </w:rPr>
        <w:object w:dxaOrig="2183" w:dyaOrig="1143" w14:anchorId="74A83E07">
          <v:shape id="_x0000_s1061" type="#_x0000_t75" style="position:absolute;left:0;text-align:left;margin-left:98.3pt;margin-top:12.85pt;width:206pt;height:46pt;z-index:251643392;mso-width-relative:page;mso-height-relative:page">
            <v:imagedata r:id="rId167" o:title=""/>
            <o:lock v:ext="edit" aspectratio="f"/>
          </v:shape>
          <o:OLEObject Type="Embed" ProgID="Equation.DSMT4" ShapeID="_x0000_s1061" DrawAspect="Content" ObjectID="_1637412977" r:id="rId168"/>
        </w:object>
      </w:r>
      <w:r>
        <w:rPr>
          <w:rFonts w:ascii="Times New Roman" w:hAnsi="Times New Roman" w:cs="Times New Roman" w:hint="eastAsia"/>
          <w:bCs/>
          <w:iCs/>
          <w:color w:val="000000"/>
        </w:rPr>
        <w:t>其中，</w:t>
      </w:r>
    </w:p>
    <w:p w14:paraId="5FB8E452" w14:textId="77777777" w:rsidR="00E07C41" w:rsidRDefault="00514A19">
      <w:pPr>
        <w:snapToGrid w:val="0"/>
        <w:spacing w:line="400" w:lineRule="exact"/>
        <w:ind w:firstLine="7862"/>
        <w:rPr>
          <w:rFonts w:ascii="Times New Roman" w:hAnsi="Times New Roman" w:cs="Times New Roman"/>
          <w:bCs/>
          <w:iCs/>
          <w:color w:val="000000"/>
        </w:rPr>
      </w:pPr>
      <w:r>
        <w:rPr>
          <w:rFonts w:ascii="Times New Roman" w:hAnsi="Times New Roman" w:cs="Times New Roman" w:hint="eastAsia"/>
          <w:bCs/>
          <w:iCs/>
          <w:color w:val="000000"/>
        </w:rPr>
        <w:t>(2-10)</w:t>
      </w:r>
    </w:p>
    <w:p w14:paraId="531C12D4" w14:textId="77777777" w:rsidR="00E07C41" w:rsidRDefault="00E07C41">
      <w:pPr>
        <w:snapToGrid w:val="0"/>
        <w:spacing w:line="400" w:lineRule="exact"/>
        <w:ind w:firstLine="360"/>
        <w:rPr>
          <w:rFonts w:ascii="Times New Roman" w:hAnsi="Times New Roman" w:cs="Times New Roman"/>
          <w:bCs/>
          <w:iCs/>
          <w:color w:val="000000"/>
        </w:rPr>
      </w:pPr>
    </w:p>
    <w:p w14:paraId="770B1E36" w14:textId="77777777" w:rsidR="00E07C41" w:rsidRDefault="00E07C41">
      <w:pPr>
        <w:snapToGrid w:val="0"/>
        <w:spacing w:line="400" w:lineRule="exact"/>
        <w:ind w:firstLine="360"/>
        <w:rPr>
          <w:rFonts w:ascii="Times New Roman" w:hAnsi="Times New Roman" w:cs="Times New Roman"/>
          <w:bCs/>
          <w:iCs/>
          <w:color w:val="000000"/>
        </w:rPr>
      </w:pPr>
    </w:p>
    <w:p w14:paraId="0092FD99" w14:textId="77777777" w:rsidR="00E07C41" w:rsidRDefault="00514A19">
      <w:pPr>
        <w:snapToGrid w:val="0"/>
        <w:spacing w:line="400" w:lineRule="exact"/>
        <w:ind w:firstLine="360"/>
        <w:rPr>
          <w:rFonts w:ascii="Times New Roman" w:hAnsi="Times New Roman" w:cs="Times New Roman"/>
          <w:bCs/>
          <w:iCs/>
          <w:color w:val="000000"/>
        </w:rPr>
      </w:pPr>
      <w:r>
        <w:rPr>
          <w:rFonts w:ascii="Times New Roman" w:hAnsi="Times New Roman" w:cs="Times New Roman" w:hint="eastAsia"/>
          <w:bCs/>
          <w:iCs/>
          <w:color w:val="000000"/>
        </w:rPr>
        <w:t>公式</w:t>
      </w:r>
      <w:r>
        <w:rPr>
          <w:rFonts w:ascii="Times New Roman" w:hAnsi="Times New Roman" w:cs="Times New Roman" w:hint="eastAsia"/>
          <w:bCs/>
          <w:iCs/>
          <w:color w:val="000000"/>
        </w:rPr>
        <w:t>(2-9)</w:t>
      </w:r>
      <w:r>
        <w:rPr>
          <w:rFonts w:ascii="Times New Roman" w:hAnsi="Times New Roman" w:cs="Times New Roman" w:hint="eastAsia"/>
          <w:bCs/>
          <w:iCs/>
          <w:color w:val="000000"/>
        </w:rPr>
        <w:t>是</w:t>
      </w:r>
      <w:r>
        <w:rPr>
          <w:rFonts w:ascii="Times New Roman" w:hAnsi="Times New Roman" w:cs="Times New Roman" w:hint="eastAsia"/>
          <w:bCs/>
          <w:iCs/>
          <w:color w:val="000000"/>
        </w:rPr>
        <w:t>Hamilton-Jacobi</w:t>
      </w:r>
      <w:r>
        <w:rPr>
          <w:rFonts w:ascii="Times New Roman" w:hAnsi="Times New Roman" w:cs="Times New Roman" w:hint="eastAsia"/>
          <w:bCs/>
          <w:iCs/>
          <w:color w:val="000000"/>
        </w:rPr>
        <w:t>偏微分方程，综上可知，水平集方法的核心是求解出随时间变化的偏微分方程。</w:t>
      </w:r>
    </w:p>
    <w:p w14:paraId="2217935A" w14:textId="77777777" w:rsidR="00E07C41" w:rsidRDefault="00E07C41">
      <w:pPr>
        <w:snapToGrid w:val="0"/>
        <w:spacing w:line="400" w:lineRule="exact"/>
        <w:rPr>
          <w:rFonts w:ascii="Times New Roman" w:hAnsi="Times New Roman" w:cs="Times New Roman"/>
          <w:bCs/>
          <w:iCs/>
          <w:color w:val="000000"/>
        </w:rPr>
      </w:pPr>
    </w:p>
    <w:p w14:paraId="7D7CA315" w14:textId="77777777" w:rsidR="00E07C41" w:rsidRDefault="00514A19">
      <w:pPr>
        <w:pStyle w:val="3"/>
        <w:spacing w:before="120" w:after="120"/>
        <w:rPr>
          <w:color w:val="FF0000"/>
        </w:rPr>
      </w:pPr>
      <w:bookmarkStart w:id="147" w:name="_Toc9526675"/>
      <w:r>
        <w:t>2.2.2</w:t>
      </w:r>
      <w:bookmarkEnd w:id="147"/>
      <w:r>
        <w:rPr>
          <w:rFonts w:hint="eastAsia"/>
        </w:rPr>
        <w:t>水平集函数的求解</w:t>
      </w:r>
    </w:p>
    <w:p w14:paraId="31895B99" w14:textId="77777777" w:rsidR="00E07C41" w:rsidRDefault="00514A19">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hint="eastAsia"/>
          <w:bCs/>
          <w:iCs/>
          <w:color w:val="000000"/>
        </w:rPr>
        <w:t>上一小节分析可以看出，偏微分方程求极值是水平集函数求解的核心，那么它主要的求解方法有限差分法、有限元法、谱法等。而图像作为二维网格数据，具有离散化的特点，使得有限差分法成为了偏微分方程求极值的首选方法。</w:t>
      </w:r>
    </w:p>
    <w:p w14:paraId="7D8BBB4B" w14:textId="77777777" w:rsidR="00E07C41" w:rsidRDefault="00514A19">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hint="eastAsia"/>
          <w:bCs/>
          <w:iCs/>
          <w:color w:val="000000"/>
        </w:rPr>
        <w:t>假设有一副二维图像</w:t>
      </w:r>
      <w:r>
        <w:rPr>
          <w:rFonts w:ascii="Times New Roman" w:hAnsi="Times New Roman" w:cs="Times New Roman" w:hint="eastAsia"/>
          <w:bCs/>
          <w:iCs/>
          <w:color w:val="000000"/>
          <w:position w:val="-10"/>
        </w:rPr>
        <w:object w:dxaOrig="700" w:dyaOrig="320" w14:anchorId="005C94C1">
          <v:shape id="_x0000_i1061" type="#_x0000_t75" style="width:34.95pt;height:16.1pt" o:ole="">
            <v:imagedata r:id="rId169" o:title=""/>
            <o:lock v:ext="edit" aspectratio="f"/>
          </v:shape>
          <o:OLEObject Type="Embed" ProgID="Equation.DSMT4" ShapeID="_x0000_i1061" DrawAspect="Content" ObjectID="_1637412767" r:id="rId170"/>
        </w:object>
      </w:r>
      <w:r>
        <w:rPr>
          <w:rFonts w:ascii="Times New Roman" w:hAnsi="Times New Roman" w:cs="Times New Roman" w:hint="eastAsia"/>
          <w:bCs/>
          <w:iCs/>
          <w:color w:val="000000"/>
        </w:rPr>
        <w:t>，大小为</w:t>
      </w:r>
      <w:r>
        <w:rPr>
          <w:rFonts w:ascii="Times New Roman" w:hAnsi="Times New Roman" w:cs="Times New Roman" w:hint="eastAsia"/>
          <w:bCs/>
          <w:iCs/>
          <w:color w:val="000000"/>
          <w:position w:val="-6"/>
        </w:rPr>
        <w:object w:dxaOrig="700" w:dyaOrig="279" w14:anchorId="2AE1F50B">
          <v:shape id="_x0000_i1062" type="#_x0000_t75" style="width:34.95pt;height:13.95pt" o:ole="">
            <v:imagedata r:id="rId171" o:title=""/>
            <o:lock v:ext="edit" aspectratio="f"/>
          </v:shape>
          <o:OLEObject Type="Embed" ProgID="Equation.DSMT4" ShapeID="_x0000_i1062" DrawAspect="Content" ObjectID="_1637412768" r:id="rId172"/>
        </w:object>
      </w:r>
      <w:r>
        <w:rPr>
          <w:rFonts w:ascii="Times New Roman" w:hAnsi="Times New Roman" w:cs="Times New Roman" w:hint="eastAsia"/>
          <w:bCs/>
          <w:iCs/>
          <w:color w:val="000000"/>
        </w:rPr>
        <w:t>，水平集函数为</w:t>
      </w:r>
      <w:r>
        <w:rPr>
          <w:rFonts w:ascii="Times New Roman" w:hAnsi="Times New Roman" w:cs="Times New Roman" w:hint="eastAsia"/>
          <w:bCs/>
          <w:iCs/>
          <w:color w:val="000000"/>
          <w:position w:val="-10"/>
        </w:rPr>
        <w:object w:dxaOrig="900" w:dyaOrig="320" w14:anchorId="5FCEEF90">
          <v:shape id="_x0000_i1063" type="#_x0000_t75" style="width:45.15pt;height:16.1pt" o:ole="">
            <v:imagedata r:id="rId173" o:title=""/>
            <o:lock v:ext="edit" aspectratio="f"/>
          </v:shape>
          <o:OLEObject Type="Embed" ProgID="Equation.DSMT4" ShapeID="_x0000_i1063" DrawAspect="Content" ObjectID="_1637412769" r:id="rId174"/>
        </w:object>
      </w:r>
      <w:r>
        <w:rPr>
          <w:rFonts w:ascii="Times New Roman" w:hAnsi="Times New Roman" w:cs="Times New Roman" w:hint="eastAsia"/>
          <w:bCs/>
          <w:iCs/>
          <w:color w:val="000000"/>
        </w:rPr>
        <w:t>，假定空间间距</w:t>
      </w:r>
      <w:r>
        <w:rPr>
          <w:rFonts w:ascii="Times New Roman" w:hAnsi="Times New Roman" w:cs="Times New Roman" w:hint="eastAsia"/>
          <w:bCs/>
          <w:iCs/>
          <w:color w:val="000000"/>
          <w:position w:val="-6"/>
        </w:rPr>
        <w:t>，</w:t>
      </w:r>
      <w:r>
        <w:rPr>
          <w:rFonts w:ascii="Times New Roman" w:hAnsi="Times New Roman" w:cs="Times New Roman" w:hint="eastAsia"/>
          <w:bCs/>
          <w:iCs/>
          <w:color w:val="000000"/>
        </w:rPr>
        <w:t>即步长为</w:t>
      </w:r>
      <w:r>
        <w:rPr>
          <w:rFonts w:ascii="Times New Roman" w:hAnsi="Times New Roman" w:cs="Times New Roman" w:hint="eastAsia"/>
          <w:bCs/>
          <w:iCs/>
          <w:color w:val="000000"/>
          <w:position w:val="-6"/>
        </w:rPr>
        <w:object w:dxaOrig="200" w:dyaOrig="279" w14:anchorId="688F23A5">
          <v:shape id="_x0000_i1064" type="#_x0000_t75" style="width:10.2pt;height:13.95pt" o:ole="">
            <v:imagedata r:id="rId175" o:title=""/>
            <o:lock v:ext="edit" aspectratio="f"/>
          </v:shape>
          <o:OLEObject Type="Embed" ProgID="Equation.DSMT4" ShapeID="_x0000_i1064" DrawAspect="Content" ObjectID="_1637412770" r:id="rId176"/>
        </w:object>
      </w:r>
      <w:r>
        <w:rPr>
          <w:rFonts w:ascii="Times New Roman" w:hAnsi="Times New Roman" w:cs="Times New Roman" w:hint="eastAsia"/>
          <w:bCs/>
          <w:iCs/>
          <w:color w:val="000000"/>
        </w:rPr>
        <w:t>，时间间隔为</w:t>
      </w:r>
      <w:r>
        <w:rPr>
          <w:rFonts w:ascii="Times New Roman" w:hAnsi="Times New Roman" w:cs="Times New Roman" w:hint="eastAsia"/>
          <w:bCs/>
          <w:iCs/>
          <w:color w:val="000000"/>
          <w:position w:val="-6"/>
        </w:rPr>
        <w:object w:dxaOrig="300" w:dyaOrig="279" w14:anchorId="1F3F9258">
          <v:shape id="_x0000_i1065" type="#_x0000_t75" style="width:15.05pt;height:13.95pt" o:ole="">
            <v:imagedata r:id="rId177" o:title=""/>
            <o:lock v:ext="edit" aspectratio="f"/>
          </v:shape>
          <o:OLEObject Type="Embed" ProgID="Equation.DSMT4" ShapeID="_x0000_i1065" DrawAspect="Content" ObjectID="_1637412771" r:id="rId178"/>
        </w:object>
      </w:r>
      <w:r>
        <w:rPr>
          <w:rFonts w:ascii="Times New Roman" w:hAnsi="Times New Roman" w:cs="Times New Roman" w:hint="eastAsia"/>
          <w:bCs/>
          <w:iCs/>
          <w:color w:val="000000"/>
        </w:rPr>
        <w:t>，在</w:t>
      </w:r>
      <w:r>
        <w:rPr>
          <w:rFonts w:ascii="Times New Roman" w:hAnsi="Times New Roman" w:cs="Times New Roman" w:hint="eastAsia"/>
          <w:bCs/>
          <w:iCs/>
          <w:color w:val="000000"/>
          <w:position w:val="-6"/>
        </w:rPr>
        <w:object w:dxaOrig="200" w:dyaOrig="220" w14:anchorId="37AD5E95">
          <v:shape id="_x0000_i1066" type="#_x0000_t75" style="width:10.2pt;height:10.75pt" o:ole="">
            <v:imagedata r:id="rId179" o:title=""/>
            <o:lock v:ext="edit" aspectratio="f"/>
          </v:shape>
          <o:OLEObject Type="Embed" ProgID="Equation.DSMT4" ShapeID="_x0000_i1066" DrawAspect="Content" ObjectID="_1637412772" r:id="rId180"/>
        </w:object>
      </w:r>
      <w:r>
        <w:rPr>
          <w:rFonts w:ascii="Times New Roman" w:hAnsi="Times New Roman" w:cs="Times New Roman" w:hint="eastAsia"/>
          <w:bCs/>
          <w:iCs/>
          <w:color w:val="000000"/>
        </w:rPr>
        <w:t>时刻，图像在像素点</w:t>
      </w:r>
      <w:r>
        <w:rPr>
          <w:rFonts w:ascii="Times New Roman" w:hAnsi="Times New Roman" w:cs="Times New Roman" w:hint="eastAsia"/>
          <w:bCs/>
          <w:iCs/>
          <w:color w:val="000000"/>
          <w:position w:val="-10"/>
        </w:rPr>
        <w:object w:dxaOrig="520" w:dyaOrig="320" w14:anchorId="60C788FE">
          <v:shape id="_x0000_i1067" type="#_x0000_t75" style="width:25.8pt;height:16.1pt" o:ole="">
            <v:imagedata r:id="rId181" o:title=""/>
            <o:lock v:ext="edit" aspectratio="f"/>
          </v:shape>
          <o:OLEObject Type="Embed" ProgID="Equation.DSMT4" ShapeID="_x0000_i1067" DrawAspect="Content" ObjectID="_1637412773" r:id="rId182"/>
        </w:object>
      </w:r>
      <w:r>
        <w:rPr>
          <w:rFonts w:ascii="Times New Roman" w:hAnsi="Times New Roman" w:cs="Times New Roman" w:hint="eastAsia"/>
          <w:bCs/>
          <w:iCs/>
          <w:color w:val="000000"/>
        </w:rPr>
        <w:t>处的水平集函数为</w:t>
      </w:r>
      <w:r>
        <w:rPr>
          <w:rFonts w:ascii="Times New Roman" w:hAnsi="Times New Roman" w:cs="Times New Roman"/>
          <w:bCs/>
          <w:iCs/>
          <w:color w:val="000000"/>
          <w:position w:val="-14"/>
        </w:rPr>
        <w:object w:dxaOrig="2183" w:dyaOrig="1143" w14:anchorId="547CB93C">
          <v:shape id="_x0000_s1062" type="#_x0000_t75" style="position:absolute;left:0;text-align:left;margin-left:36pt;margin-top:43pt;width:18pt;height:20pt;z-index:251644416;mso-position-horizontal-relative:text;mso-position-vertical-relative:text;mso-width-relative:page;mso-height-relative:page">
            <v:imagedata r:id="rId183" o:title=""/>
            <o:lock v:ext="edit" aspectratio="f"/>
          </v:shape>
          <o:OLEObject Type="Embed" ProgID="Equation.DSMT4" ShapeID="_x0000_s1062" DrawAspect="Content" ObjectID="_1637412978" r:id="rId184"/>
        </w:object>
      </w:r>
      <w:r>
        <w:rPr>
          <w:rFonts w:ascii="Times New Roman" w:hAnsi="Times New Roman" w:cs="Times New Roman" w:hint="eastAsia"/>
          <w:bCs/>
          <w:iCs/>
          <w:color w:val="000000"/>
        </w:rPr>
        <w:tab/>
        <w:t xml:space="preserve">  </w:t>
      </w:r>
      <w:r>
        <w:rPr>
          <w:rFonts w:ascii="Times New Roman" w:hAnsi="Times New Roman" w:cs="Times New Roman" w:hint="eastAsia"/>
          <w:bCs/>
          <w:iCs/>
          <w:color w:val="000000"/>
        </w:rPr>
        <w:t>，那么</w:t>
      </w:r>
      <w:r>
        <w:rPr>
          <w:rFonts w:ascii="Times New Roman" w:hAnsi="Times New Roman" w:cs="Times New Roman" w:hint="eastAsia"/>
          <w:bCs/>
          <w:iCs/>
          <w:color w:val="000000"/>
        </w:rPr>
        <w:t>(2-9)</w:t>
      </w:r>
      <w:r>
        <w:rPr>
          <w:rFonts w:ascii="Times New Roman" w:hAnsi="Times New Roman" w:cs="Times New Roman" w:hint="eastAsia"/>
          <w:bCs/>
          <w:iCs/>
          <w:color w:val="000000"/>
        </w:rPr>
        <w:t>公式可以表示为：</w:t>
      </w:r>
    </w:p>
    <w:p w14:paraId="2F60E383" w14:textId="77777777" w:rsidR="00E07C41" w:rsidRDefault="00514A19">
      <w:pPr>
        <w:autoSpaceDE w:val="0"/>
        <w:autoSpaceDN w:val="0"/>
        <w:adjustRightInd w:val="0"/>
        <w:spacing w:line="400" w:lineRule="exact"/>
        <w:ind w:firstLineChars="3200" w:firstLine="7680"/>
        <w:rPr>
          <w:rFonts w:ascii="Times New Roman" w:hAnsi="Times New Roman" w:cs="Times New Roman"/>
          <w:bCs/>
          <w:iCs/>
          <w:color w:val="000000"/>
        </w:rPr>
      </w:pPr>
      <w:r>
        <w:rPr>
          <w:rFonts w:ascii="Times New Roman" w:hAnsi="Times New Roman" w:cs="Times New Roman"/>
          <w:bCs/>
          <w:iCs/>
          <w:color w:val="000000"/>
          <w:position w:val="-24"/>
        </w:rPr>
        <w:object w:dxaOrig="2183" w:dyaOrig="1143" w14:anchorId="3304E1B9">
          <v:shape id="_x0000_s1063" type="#_x0000_t75" style="position:absolute;left:0;text-align:left;margin-left:138.2pt;margin-top:.95pt;width:113pt;height:34pt;z-index:251645440;mso-width-relative:page;mso-height-relative:page">
            <v:imagedata r:id="rId185" o:title=""/>
            <o:lock v:ext="edit" aspectratio="f"/>
          </v:shape>
          <o:OLEObject Type="Embed" ProgID="Equation.DSMT4" ShapeID="_x0000_s1063" DrawAspect="Content" ObjectID="_1637412979" r:id="rId186"/>
        </w:object>
      </w:r>
      <w:r>
        <w:rPr>
          <w:rFonts w:ascii="Times New Roman" w:hAnsi="Times New Roman" w:cs="Times New Roman" w:hint="eastAsia"/>
          <w:bCs/>
          <w:iCs/>
          <w:color w:val="000000"/>
        </w:rPr>
        <w:t xml:space="preserve"> (2-11)</w:t>
      </w:r>
    </w:p>
    <w:p w14:paraId="5EA8FBB5" w14:textId="77777777" w:rsidR="00E07C41" w:rsidRDefault="00E07C41">
      <w:pPr>
        <w:autoSpaceDE w:val="0"/>
        <w:autoSpaceDN w:val="0"/>
        <w:adjustRightInd w:val="0"/>
        <w:spacing w:line="400" w:lineRule="exact"/>
        <w:ind w:firstLine="420"/>
        <w:rPr>
          <w:rFonts w:ascii="Times New Roman" w:hAnsi="Times New Roman" w:cs="Times New Roman"/>
          <w:bCs/>
          <w:iCs/>
          <w:color w:val="000000"/>
        </w:rPr>
      </w:pPr>
    </w:p>
    <w:p w14:paraId="13CD2AD8" w14:textId="77777777" w:rsidR="00E07C41" w:rsidRDefault="00E07C41">
      <w:pPr>
        <w:autoSpaceDE w:val="0"/>
        <w:autoSpaceDN w:val="0"/>
        <w:adjustRightInd w:val="0"/>
        <w:spacing w:line="400" w:lineRule="exact"/>
        <w:ind w:firstLine="420"/>
        <w:rPr>
          <w:rFonts w:ascii="Times New Roman" w:hAnsi="Times New Roman" w:cs="Times New Roman"/>
          <w:bCs/>
          <w:iCs/>
          <w:color w:val="000000"/>
        </w:rPr>
      </w:pPr>
    </w:p>
    <w:p w14:paraId="40F15D03" w14:textId="77777777" w:rsidR="00E07C41" w:rsidRDefault="00514A19">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hint="eastAsia"/>
          <w:bCs/>
          <w:iCs/>
          <w:color w:val="000000"/>
        </w:rPr>
        <w:t>根据</w:t>
      </w:r>
      <w:r>
        <w:rPr>
          <w:rFonts w:ascii="Times New Roman" w:hAnsi="Times New Roman" w:cs="Times New Roman" w:hint="eastAsia"/>
          <w:bCs/>
          <w:iCs/>
          <w:color w:val="000000"/>
        </w:rPr>
        <w:t>(2-11)</w:t>
      </w:r>
      <w:r>
        <w:rPr>
          <w:rFonts w:ascii="Times New Roman" w:hAnsi="Times New Roman" w:cs="Times New Roman" w:hint="eastAsia"/>
          <w:bCs/>
          <w:iCs/>
          <w:color w:val="000000"/>
        </w:rPr>
        <w:t>可以看出，在</w:t>
      </w:r>
      <w:r>
        <w:rPr>
          <w:rFonts w:ascii="Times New Roman" w:hAnsi="Times New Roman" w:cs="Times New Roman" w:hint="eastAsia"/>
          <w:bCs/>
          <w:iCs/>
          <w:color w:val="000000"/>
          <w:position w:val="-6"/>
        </w:rPr>
        <w:object w:dxaOrig="200" w:dyaOrig="220" w14:anchorId="6F40E397">
          <v:shape id="_x0000_i1068" type="#_x0000_t75" style="width:10.2pt;height:10.75pt" o:ole="">
            <v:imagedata r:id="rId187" o:title=""/>
            <o:lock v:ext="edit" aspectratio="f"/>
          </v:shape>
          <o:OLEObject Type="Embed" ProgID="Equation.DSMT4" ShapeID="_x0000_i1068" DrawAspect="Content" ObjectID="_1637412774" r:id="rId188"/>
        </w:object>
      </w:r>
      <w:r>
        <w:rPr>
          <w:rFonts w:ascii="Times New Roman" w:hAnsi="Times New Roman" w:cs="Times New Roman" w:hint="eastAsia"/>
          <w:bCs/>
          <w:iCs/>
          <w:color w:val="000000"/>
        </w:rPr>
        <w:t>时刻网格点</w:t>
      </w:r>
      <w:r>
        <w:rPr>
          <w:rFonts w:ascii="Times New Roman" w:hAnsi="Times New Roman" w:cs="Times New Roman" w:hint="eastAsia"/>
          <w:bCs/>
          <w:iCs/>
          <w:color w:val="000000"/>
          <w:position w:val="-10"/>
        </w:rPr>
        <w:object w:dxaOrig="520" w:dyaOrig="320" w14:anchorId="3708DEE1">
          <v:shape id="_x0000_i1069" type="#_x0000_t75" style="width:25.8pt;height:16.1pt" o:ole="">
            <v:imagedata r:id="rId189" o:title=""/>
            <o:lock v:ext="edit" aspectratio="f"/>
          </v:shape>
          <o:OLEObject Type="Embed" ProgID="Equation.DSMT4" ShapeID="_x0000_i1069" DrawAspect="Content" ObjectID="_1637412775" r:id="rId190"/>
        </w:object>
      </w:r>
      <w:r>
        <w:rPr>
          <w:rFonts w:ascii="Times New Roman" w:hAnsi="Times New Roman" w:cs="Times New Roman" w:hint="eastAsia"/>
          <w:bCs/>
          <w:iCs/>
          <w:color w:val="000000"/>
        </w:rPr>
        <w:t>的速度为</w:t>
      </w:r>
      <w:r>
        <w:rPr>
          <w:rFonts w:ascii="Times New Roman" w:hAnsi="Times New Roman" w:cs="Times New Roman" w:hint="eastAsia"/>
          <w:bCs/>
          <w:iCs/>
          <w:color w:val="000000"/>
          <w:position w:val="-14"/>
        </w:rPr>
        <w:object w:dxaOrig="340" w:dyaOrig="400" w14:anchorId="2992F5E9">
          <v:shape id="_x0000_i1070" type="#_x0000_t75" style="width:17.2pt;height:19.9pt" o:ole="">
            <v:imagedata r:id="rId191" o:title=""/>
            <o:lock v:ext="edit" aspectratio="f"/>
          </v:shape>
          <o:OLEObject Type="Embed" ProgID="Equation.DSMT4" ShapeID="_x0000_i1070" DrawAspect="Content" ObjectID="_1637412776" r:id="rId192"/>
        </w:object>
      </w:r>
      <w:r>
        <w:rPr>
          <w:rFonts w:ascii="Times New Roman" w:hAnsi="Times New Roman" w:cs="Times New Roman" w:hint="eastAsia"/>
          <w:bCs/>
          <w:iCs/>
          <w:color w:val="000000"/>
        </w:rPr>
        <w:t>。为了避免</w:t>
      </w:r>
      <w:r>
        <w:rPr>
          <w:rFonts w:ascii="Times New Roman" w:hAnsi="Times New Roman" w:cs="Times New Roman" w:hint="eastAsia"/>
          <w:bCs/>
          <w:iCs/>
          <w:color w:val="000000"/>
        </w:rPr>
        <w:t>Hamilton-Jacobi</w:t>
      </w:r>
      <w:r>
        <w:rPr>
          <w:rFonts w:ascii="Times New Roman" w:hAnsi="Times New Roman" w:cs="Times New Roman" w:hint="eastAsia"/>
          <w:bCs/>
          <w:iCs/>
          <w:color w:val="000000"/>
        </w:rPr>
        <w:t>方程出现不连续或者导数不存在的情况，我们采用</w:t>
      </w:r>
      <w:r>
        <w:rPr>
          <w:rFonts w:ascii="Times New Roman" w:hAnsi="Times New Roman" w:cs="Times New Roman" w:hint="eastAsia"/>
          <w:bCs/>
          <w:iCs/>
          <w:color w:val="000000"/>
        </w:rPr>
        <w:t>Upwind Finite Differential Method</w:t>
      </w:r>
      <w:r>
        <w:rPr>
          <w:rFonts w:ascii="Times New Roman" w:hAnsi="Times New Roman" w:cs="Times New Roman" w:hint="eastAsia"/>
          <w:bCs/>
          <w:iCs/>
          <w:color w:val="000000"/>
        </w:rPr>
        <w:t>进行求解</w:t>
      </w:r>
      <w:r>
        <w:rPr>
          <w:rFonts w:ascii="Times New Roman" w:hAnsi="Times New Roman" w:cs="Times New Roman" w:hint="eastAsia"/>
          <w:bCs/>
          <w:iCs/>
          <w:color w:val="000000"/>
        </w:rPr>
        <w:t>[</w:t>
      </w:r>
      <w:r>
        <w:commentReference w:id="148"/>
      </w:r>
      <w:r>
        <w:rPr>
          <w:rFonts w:ascii="Times New Roman" w:hAnsi="Times New Roman" w:cs="Times New Roman" w:hint="eastAsia"/>
          <w:bCs/>
          <w:iCs/>
          <w:color w:val="000000"/>
        </w:rPr>
        <w:t>]</w:t>
      </w:r>
      <w:r>
        <w:rPr>
          <w:rFonts w:ascii="Times New Roman" w:hAnsi="Times New Roman" w:cs="Times New Roman" w:hint="eastAsia"/>
          <w:bCs/>
          <w:iCs/>
          <w:color w:val="000000"/>
        </w:rPr>
        <w:t>。水平集函数演化方程如下所示：</w:t>
      </w:r>
    </w:p>
    <w:p w14:paraId="4255D123" w14:textId="77777777" w:rsidR="00E07C41" w:rsidRDefault="00514A19">
      <w:pPr>
        <w:autoSpaceDE w:val="0"/>
        <w:autoSpaceDN w:val="0"/>
        <w:adjustRightInd w:val="0"/>
        <w:spacing w:line="400" w:lineRule="exact"/>
        <w:ind w:left="7140" w:firstLineChars="275" w:firstLine="660"/>
        <w:rPr>
          <w:rFonts w:ascii="Times New Roman" w:hAnsi="Times New Roman" w:cs="Times New Roman"/>
          <w:bCs/>
          <w:iCs/>
          <w:color w:val="000000"/>
        </w:rPr>
      </w:pPr>
      <w:r>
        <w:rPr>
          <w:rFonts w:ascii="Times New Roman" w:hAnsi="Times New Roman" w:cs="Times New Roman"/>
          <w:bCs/>
          <w:iCs/>
          <w:color w:val="000000"/>
          <w:position w:val="-14"/>
        </w:rPr>
        <w:object w:dxaOrig="2183" w:dyaOrig="1143" w14:anchorId="71450C12">
          <v:shape id="_x0000_s1064" type="#_x0000_t75" style="position:absolute;left:0;text-align:left;margin-left:85.4pt;margin-top:3.55pt;width:221pt;height:20pt;z-index:251646464;mso-width-relative:page;mso-height-relative:page">
            <v:imagedata r:id="rId193" o:title=""/>
            <o:lock v:ext="edit" aspectratio="f"/>
          </v:shape>
          <o:OLEObject Type="Embed" ProgID="Equation.DSMT4" ShapeID="_x0000_s1064" DrawAspect="Content" ObjectID="_1637412980" r:id="rId194"/>
        </w:object>
      </w:r>
      <w:r>
        <w:rPr>
          <w:rFonts w:ascii="Times New Roman" w:hAnsi="Times New Roman" w:cs="Times New Roman" w:hint="eastAsia"/>
          <w:bCs/>
          <w:iCs/>
          <w:color w:val="000000"/>
        </w:rPr>
        <w:t>(2-12)</w:t>
      </w:r>
    </w:p>
    <w:p w14:paraId="57423186" w14:textId="77777777" w:rsidR="00E07C41" w:rsidRDefault="00E07C41">
      <w:pPr>
        <w:autoSpaceDE w:val="0"/>
        <w:autoSpaceDN w:val="0"/>
        <w:adjustRightInd w:val="0"/>
        <w:spacing w:line="400" w:lineRule="exact"/>
        <w:ind w:firstLine="420"/>
        <w:rPr>
          <w:rFonts w:ascii="Times New Roman" w:hAnsi="Times New Roman" w:cs="Times New Roman"/>
          <w:bCs/>
          <w:iCs/>
          <w:color w:val="000000"/>
        </w:rPr>
      </w:pPr>
    </w:p>
    <w:p w14:paraId="2172C423" w14:textId="77777777" w:rsidR="00E07C41" w:rsidRDefault="00514A19">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14"/>
        </w:rPr>
        <w:object w:dxaOrig="2183" w:dyaOrig="1143" w14:anchorId="4ADB401E">
          <v:shape id="_x0000_s1065" type="#_x0000_t75" style="position:absolute;left:0;text-align:left;margin-left:49.55pt;margin-top:15pt;width:298pt;height:28pt;z-index:251647488;mso-width-relative:page;mso-height-relative:page">
            <v:imagedata r:id="rId195" o:title=""/>
            <o:lock v:ext="edit" aspectratio="f"/>
          </v:shape>
          <o:OLEObject Type="Embed" ProgID="Equation.DSMT4" ShapeID="_x0000_s1065" DrawAspect="Content" ObjectID="_1637412981" r:id="rId196"/>
        </w:object>
      </w:r>
      <w:r>
        <w:rPr>
          <w:rFonts w:ascii="Times New Roman" w:hAnsi="Times New Roman" w:cs="Times New Roman" w:hint="eastAsia"/>
          <w:bCs/>
          <w:iCs/>
          <w:color w:val="000000"/>
        </w:rPr>
        <w:t>其中，</w:t>
      </w:r>
    </w:p>
    <w:p w14:paraId="5ACEB9FF" w14:textId="77777777" w:rsidR="00E07C41" w:rsidRDefault="00514A19">
      <w:pPr>
        <w:autoSpaceDE w:val="0"/>
        <w:autoSpaceDN w:val="0"/>
        <w:adjustRightInd w:val="0"/>
        <w:spacing w:line="400" w:lineRule="exact"/>
        <w:ind w:left="7140" w:firstLineChars="275" w:firstLine="660"/>
        <w:rPr>
          <w:rFonts w:ascii="Times New Roman" w:hAnsi="Times New Roman" w:cs="Times New Roman"/>
          <w:bCs/>
          <w:iCs/>
          <w:color w:val="000000"/>
        </w:rPr>
      </w:pPr>
      <w:r>
        <w:rPr>
          <w:rFonts w:ascii="Times New Roman" w:hAnsi="Times New Roman" w:cs="Times New Roman" w:hint="eastAsia"/>
          <w:bCs/>
          <w:iCs/>
          <w:color w:val="000000"/>
        </w:rPr>
        <w:t>(2-13)</w:t>
      </w:r>
    </w:p>
    <w:p w14:paraId="47C24879" w14:textId="77777777" w:rsidR="00E07C41" w:rsidRDefault="00514A19">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14"/>
        </w:rPr>
        <w:object w:dxaOrig="2183" w:dyaOrig="1143" w14:anchorId="036325D3">
          <v:shape id="_x0000_s1066" type="#_x0000_t75" style="position:absolute;left:0;text-align:left;margin-left:50.6pt;margin-top:15pt;width:298pt;height:28pt;z-index:251648512;mso-width-relative:page;mso-height-relative:page">
            <v:imagedata r:id="rId197" o:title=""/>
            <o:lock v:ext="edit" aspectratio="f"/>
          </v:shape>
          <o:OLEObject Type="Embed" ProgID="Equation.DSMT4" ShapeID="_x0000_s1066" DrawAspect="Content" ObjectID="_1637412982" r:id="rId198"/>
        </w:object>
      </w:r>
    </w:p>
    <w:p w14:paraId="11DF0E58" w14:textId="77777777" w:rsidR="00E07C41" w:rsidRDefault="00514A19">
      <w:pPr>
        <w:autoSpaceDE w:val="0"/>
        <w:autoSpaceDN w:val="0"/>
        <w:adjustRightInd w:val="0"/>
        <w:spacing w:line="400" w:lineRule="exact"/>
        <w:ind w:left="7140" w:firstLineChars="275" w:firstLine="660"/>
        <w:rPr>
          <w:rFonts w:ascii="Times New Roman" w:hAnsi="Times New Roman" w:cs="Times New Roman"/>
          <w:bCs/>
          <w:iCs/>
          <w:color w:val="000000"/>
        </w:rPr>
      </w:pPr>
      <w:r>
        <w:rPr>
          <w:rFonts w:ascii="Times New Roman" w:hAnsi="Times New Roman" w:cs="Times New Roman" w:hint="eastAsia"/>
          <w:bCs/>
          <w:iCs/>
          <w:color w:val="000000"/>
        </w:rPr>
        <w:t>(2-14)</w:t>
      </w:r>
    </w:p>
    <w:p w14:paraId="353603A3" w14:textId="77777777" w:rsidR="00E07C41" w:rsidRDefault="00E07C41">
      <w:pPr>
        <w:autoSpaceDE w:val="0"/>
        <w:autoSpaceDN w:val="0"/>
        <w:adjustRightInd w:val="0"/>
        <w:spacing w:line="400" w:lineRule="exact"/>
        <w:ind w:firstLine="420"/>
        <w:rPr>
          <w:rFonts w:ascii="Times New Roman" w:hAnsi="Times New Roman" w:cs="Times New Roman"/>
          <w:bCs/>
          <w:iCs/>
          <w:color w:val="000000"/>
        </w:rPr>
      </w:pPr>
    </w:p>
    <w:p w14:paraId="74364A7F" w14:textId="77777777" w:rsidR="00E07C41" w:rsidRDefault="00514A19">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object w:dxaOrig="2183" w:dyaOrig="1143" w14:anchorId="61D4D283">
          <v:shape id="_x0000_s1067" type="#_x0000_t75" style="position:absolute;left:0;text-align:left;margin-left:102.15pt;margin-top:18.15pt;width:214pt;height:31pt;z-index:251649536;mso-width-relative:page;mso-height-relative:page">
            <v:imagedata r:id="rId199" o:title=""/>
            <o:lock v:ext="edit" aspectratio="f"/>
          </v:shape>
          <o:OLEObject Type="Embed" ProgID="Equation.DSMT4" ShapeID="_x0000_s1067" DrawAspect="Content" ObjectID="_1637412983" r:id="rId200"/>
        </w:object>
      </w:r>
      <w:r>
        <w:rPr>
          <w:rFonts w:ascii="Times New Roman" w:hAnsi="Times New Roman" w:cs="Times New Roman" w:hint="eastAsia"/>
          <w:bCs/>
          <w:iCs/>
          <w:color w:val="000000"/>
        </w:rPr>
        <w:t>同时，还需要得到中心差分算子、向前差分算子、向后差分算子的一阶公式：</w:t>
      </w:r>
    </w:p>
    <w:p w14:paraId="414C86AB" w14:textId="77777777" w:rsidR="00E07C41" w:rsidRDefault="00514A19">
      <w:pPr>
        <w:autoSpaceDE w:val="0"/>
        <w:autoSpaceDN w:val="0"/>
        <w:adjustRightInd w:val="0"/>
        <w:spacing w:line="400" w:lineRule="exact"/>
        <w:ind w:left="7140" w:firstLineChars="275" w:firstLine="660"/>
        <w:rPr>
          <w:rFonts w:ascii="Times New Roman" w:hAnsi="Times New Roman" w:cs="Times New Roman"/>
          <w:bCs/>
          <w:iCs/>
          <w:color w:val="000000"/>
        </w:rPr>
      </w:pPr>
      <w:r>
        <w:rPr>
          <w:rFonts w:ascii="Times New Roman" w:hAnsi="Times New Roman" w:cs="Times New Roman" w:hint="eastAsia"/>
          <w:bCs/>
          <w:iCs/>
          <w:color w:val="000000"/>
        </w:rPr>
        <w:t>(2-15)</w:t>
      </w:r>
    </w:p>
    <w:p w14:paraId="2FD72C88" w14:textId="77777777" w:rsidR="00E07C41" w:rsidRDefault="00514A19">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lastRenderedPageBreak/>
        <w:object w:dxaOrig="2183" w:dyaOrig="1143" w14:anchorId="6CD43226">
          <v:shape id="_x0000_s1068" type="#_x0000_t75" style="position:absolute;left:0;text-align:left;margin-left:103.85pt;margin-top:18.2pt;width:190pt;height:31pt;z-index:251650560;mso-width-relative:page;mso-height-relative:page">
            <v:imagedata r:id="rId201" o:title=""/>
            <o:lock v:ext="edit" aspectratio="f"/>
          </v:shape>
          <o:OLEObject Type="Embed" ProgID="Equation.DSMT4" ShapeID="_x0000_s1068" DrawAspect="Content" ObjectID="_1637412984" r:id="rId202"/>
        </w:object>
      </w:r>
    </w:p>
    <w:p w14:paraId="4DA63919" w14:textId="77777777" w:rsidR="00E07C41" w:rsidRDefault="00514A19">
      <w:pPr>
        <w:autoSpaceDE w:val="0"/>
        <w:autoSpaceDN w:val="0"/>
        <w:adjustRightInd w:val="0"/>
        <w:spacing w:line="400" w:lineRule="exact"/>
        <w:ind w:left="7140" w:firstLineChars="275" w:firstLine="660"/>
        <w:rPr>
          <w:rFonts w:ascii="Times New Roman" w:hAnsi="Times New Roman" w:cs="Times New Roman"/>
          <w:bCs/>
          <w:iCs/>
          <w:color w:val="000000"/>
        </w:rPr>
      </w:pPr>
      <w:r>
        <w:rPr>
          <w:rFonts w:ascii="Times New Roman" w:hAnsi="Times New Roman" w:cs="Times New Roman" w:hint="eastAsia"/>
          <w:bCs/>
          <w:iCs/>
          <w:color w:val="000000"/>
        </w:rPr>
        <w:t>(2-16)</w:t>
      </w:r>
    </w:p>
    <w:p w14:paraId="7CE941A1" w14:textId="77777777" w:rsidR="00E07C41" w:rsidRDefault="00514A19">
      <w:pPr>
        <w:autoSpaceDE w:val="0"/>
        <w:autoSpaceDN w:val="0"/>
        <w:adjustRightInd w:val="0"/>
        <w:spacing w:line="400" w:lineRule="exact"/>
        <w:ind w:left="7140" w:firstLineChars="275" w:firstLine="660"/>
        <w:rPr>
          <w:rFonts w:ascii="Times New Roman" w:hAnsi="Times New Roman" w:cs="Times New Roman"/>
          <w:bCs/>
          <w:iCs/>
          <w:color w:val="000000"/>
        </w:rPr>
      </w:pPr>
      <w:r>
        <w:rPr>
          <w:rFonts w:ascii="Times New Roman" w:hAnsi="Times New Roman" w:cs="Times New Roman"/>
          <w:bCs/>
          <w:iCs/>
          <w:color w:val="000000"/>
          <w:position w:val="-24"/>
        </w:rPr>
        <w:object w:dxaOrig="2183" w:dyaOrig="1143" w14:anchorId="1B87BD9E">
          <v:shape id="_x0000_s1069" type="#_x0000_t75" style="position:absolute;left:0;text-align:left;margin-left:112.7pt;margin-top:-4.15pt;width:189pt;height:31pt;z-index:251651584;mso-width-relative:page;mso-height-relative:page">
            <v:imagedata r:id="rId203" o:title=""/>
            <o:lock v:ext="edit" aspectratio="f"/>
          </v:shape>
          <o:OLEObject Type="Embed" ProgID="Equation.DSMT4" ShapeID="_x0000_s1069" DrawAspect="Content" ObjectID="_1637412985" r:id="rId204"/>
        </w:object>
      </w:r>
      <w:r>
        <w:rPr>
          <w:rFonts w:ascii="Times New Roman" w:hAnsi="Times New Roman" w:cs="Times New Roman" w:hint="eastAsia"/>
          <w:bCs/>
          <w:iCs/>
          <w:color w:val="000000"/>
        </w:rPr>
        <w:t>(2-17)</w:t>
      </w:r>
    </w:p>
    <w:p w14:paraId="2D7DF9B3" w14:textId="77777777" w:rsidR="00E07C41" w:rsidRDefault="00E07C41">
      <w:pPr>
        <w:autoSpaceDE w:val="0"/>
        <w:autoSpaceDN w:val="0"/>
        <w:adjustRightInd w:val="0"/>
        <w:spacing w:line="400" w:lineRule="exact"/>
        <w:ind w:firstLine="420"/>
        <w:rPr>
          <w:rFonts w:ascii="Times New Roman" w:hAnsi="Times New Roman" w:cs="Times New Roman"/>
          <w:bCs/>
          <w:iCs/>
          <w:color w:val="000000"/>
        </w:rPr>
      </w:pPr>
    </w:p>
    <w:p w14:paraId="54E12430" w14:textId="77777777" w:rsidR="00E07C41" w:rsidRDefault="00514A19">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hint="eastAsia"/>
          <w:bCs/>
          <w:iCs/>
          <w:color w:val="000000"/>
        </w:rPr>
        <w:t>为了保证曲线正常演化，确保水平集函数收敛，就需要令时间步长满足如下</w:t>
      </w:r>
      <w:r>
        <w:rPr>
          <w:rFonts w:ascii="Times New Roman" w:hAnsi="Times New Roman" w:cs="Times New Roman" w:hint="eastAsia"/>
          <w:bCs/>
          <w:iCs/>
          <w:color w:val="000000"/>
        </w:rPr>
        <w:t>Courant-Friedrichs-Levy</w:t>
      </w:r>
      <w:r>
        <w:rPr>
          <w:rFonts w:ascii="Times New Roman" w:hAnsi="Times New Roman" w:cs="Times New Roman" w:hint="eastAsia"/>
          <w:bCs/>
          <w:iCs/>
          <w:color w:val="000000"/>
        </w:rPr>
        <w:t>条件：</w:t>
      </w:r>
    </w:p>
    <w:p w14:paraId="5C362F4F" w14:textId="77777777" w:rsidR="00E07C41" w:rsidRDefault="00514A19">
      <w:pPr>
        <w:autoSpaceDE w:val="0"/>
        <w:autoSpaceDN w:val="0"/>
        <w:adjustRightInd w:val="0"/>
        <w:spacing w:line="400" w:lineRule="exact"/>
        <w:ind w:left="7140" w:firstLineChars="275" w:firstLine="660"/>
        <w:rPr>
          <w:rFonts w:ascii="Times New Roman" w:hAnsi="Times New Roman" w:cs="Times New Roman"/>
          <w:bCs/>
          <w:iCs/>
          <w:color w:val="000000"/>
        </w:rPr>
      </w:pPr>
      <w:r>
        <w:rPr>
          <w:rFonts w:ascii="Times New Roman" w:hAnsi="Times New Roman" w:cs="Times New Roman"/>
          <w:bCs/>
          <w:iCs/>
          <w:color w:val="000000"/>
          <w:position w:val="-12"/>
        </w:rPr>
        <w:object w:dxaOrig="2183" w:dyaOrig="1143" w14:anchorId="25C1DCCA">
          <v:shape id="_x0000_s1070" type="#_x0000_t75" style="position:absolute;left:0;text-align:left;margin-left:158.7pt;margin-top:7.45pt;width:63pt;height:18pt;z-index:251652608;mso-width-relative:page;mso-height-relative:page">
            <v:imagedata r:id="rId205" o:title=""/>
            <o:lock v:ext="edit" aspectratio="f"/>
          </v:shape>
          <o:OLEObject Type="Embed" ProgID="Equation.DSMT4" ShapeID="_x0000_s1070" DrawAspect="Content" ObjectID="_1637412986" r:id="rId206"/>
        </w:object>
      </w:r>
      <w:r>
        <w:rPr>
          <w:rFonts w:ascii="Times New Roman" w:hAnsi="Times New Roman" w:cs="Times New Roman" w:hint="eastAsia"/>
          <w:bCs/>
          <w:iCs/>
          <w:color w:val="000000"/>
        </w:rPr>
        <w:t>(2-18)</w:t>
      </w:r>
    </w:p>
    <w:p w14:paraId="5DC1673B" w14:textId="77777777" w:rsidR="00E07C41" w:rsidRDefault="00E07C41">
      <w:pPr>
        <w:autoSpaceDE w:val="0"/>
        <w:autoSpaceDN w:val="0"/>
        <w:adjustRightInd w:val="0"/>
        <w:spacing w:line="400" w:lineRule="exact"/>
        <w:ind w:firstLine="420"/>
        <w:rPr>
          <w:rFonts w:ascii="Times New Roman" w:hAnsi="Times New Roman" w:cs="Times New Roman"/>
          <w:bCs/>
          <w:iCs/>
          <w:color w:val="000000"/>
        </w:rPr>
      </w:pPr>
    </w:p>
    <w:p w14:paraId="5FA234C6" w14:textId="77777777" w:rsidR="00E07C41" w:rsidRDefault="00514A19">
      <w:pPr>
        <w:autoSpaceDE w:val="0"/>
        <w:autoSpaceDN w:val="0"/>
        <w:adjustRightInd w:val="0"/>
        <w:spacing w:line="400" w:lineRule="exact"/>
        <w:ind w:firstLine="420"/>
        <w:rPr>
          <w:rFonts w:ascii="Times New Roman" w:hAnsi="Times New Roman" w:cs="Times New Roman"/>
          <w:bCs/>
          <w:iCs/>
          <w:color w:val="000000"/>
          <w:position w:val="-12"/>
        </w:rPr>
      </w:pPr>
      <w:r>
        <w:rPr>
          <w:rFonts w:ascii="Times New Roman" w:hAnsi="Times New Roman" w:cs="Times New Roman" w:hint="eastAsia"/>
          <w:bCs/>
          <w:iCs/>
          <w:color w:val="000000"/>
        </w:rPr>
        <w:t>其中，</w:t>
      </w:r>
      <w:r>
        <w:rPr>
          <w:rFonts w:ascii="Times New Roman" w:hAnsi="Times New Roman" w:cs="Times New Roman" w:hint="eastAsia"/>
          <w:bCs/>
          <w:iCs/>
          <w:color w:val="000000"/>
          <w:position w:val="-12"/>
        </w:rPr>
        <w:object w:dxaOrig="520" w:dyaOrig="360" w14:anchorId="6B69E015">
          <v:shape id="_x0000_i1071" type="#_x0000_t75" style="width:25.8pt;height:18.25pt" o:ole="">
            <v:imagedata r:id="rId207" o:title=""/>
            <o:lock v:ext="edit" aspectratio="f"/>
          </v:shape>
          <o:OLEObject Type="Embed" ProgID="Equation.DSMT4" ShapeID="_x0000_i1071" DrawAspect="Content" ObjectID="_1637412777" r:id="rId208"/>
        </w:object>
      </w:r>
      <w:r>
        <w:rPr>
          <w:rFonts w:ascii="Times New Roman" w:hAnsi="Times New Roman" w:cs="Times New Roman" w:hint="eastAsia"/>
          <w:bCs/>
          <w:iCs/>
          <w:color w:val="000000"/>
        </w:rPr>
        <w:t>为点的最大移动速度。</w:t>
      </w:r>
    </w:p>
    <w:p w14:paraId="76484B47" w14:textId="77777777" w:rsidR="00E07C41" w:rsidRDefault="00E07C41">
      <w:pPr>
        <w:autoSpaceDE w:val="0"/>
        <w:autoSpaceDN w:val="0"/>
        <w:adjustRightInd w:val="0"/>
        <w:spacing w:line="400" w:lineRule="exact"/>
        <w:ind w:firstLine="420"/>
        <w:rPr>
          <w:rFonts w:ascii="Times New Roman" w:hAnsi="Times New Roman" w:cs="Times New Roman"/>
          <w:bCs/>
          <w:iCs/>
          <w:color w:val="000000"/>
        </w:rPr>
      </w:pPr>
    </w:p>
    <w:p w14:paraId="4E7CDB94" w14:textId="77777777" w:rsidR="00E07C41" w:rsidRDefault="00514A19">
      <w:pPr>
        <w:pStyle w:val="2"/>
        <w:spacing w:before="120" w:after="120"/>
      </w:pPr>
      <w:bookmarkStart w:id="149" w:name="_Toc9526676"/>
      <w:bookmarkStart w:id="150" w:name="_Toc508876279"/>
      <w:r>
        <w:rPr>
          <w:rFonts w:ascii="Times New Roman" w:hAnsi="Times New Roman" w:cs="Times New Roman"/>
        </w:rPr>
        <w:t>2.3</w:t>
      </w:r>
      <w:r>
        <w:rPr>
          <w:rFonts w:ascii="Times New Roman" w:hAnsi="Times New Roman" w:cs="Times New Roman" w:hint="eastAsia"/>
        </w:rPr>
        <w:t>经典的水平集活动轮廓</w:t>
      </w:r>
      <w:r>
        <w:rPr>
          <w:rFonts w:ascii="Times New Roman" w:hAnsi="Times New Roman" w:cs="Times New Roman"/>
        </w:rPr>
        <w:t>模型</w:t>
      </w:r>
      <w:bookmarkEnd w:id="149"/>
    </w:p>
    <w:p w14:paraId="27008F1D" w14:textId="77777777" w:rsidR="00E07C41" w:rsidRDefault="00514A19">
      <w:pPr>
        <w:pStyle w:val="3"/>
        <w:spacing w:before="120" w:after="120"/>
      </w:pPr>
      <w:bookmarkStart w:id="151" w:name="_Toc9526677"/>
      <w:r>
        <w:t>2.</w:t>
      </w:r>
      <w:bookmarkEnd w:id="150"/>
      <w:r>
        <w:t xml:space="preserve">3.1 </w:t>
      </w:r>
      <w:bookmarkEnd w:id="151"/>
      <w:r>
        <w:rPr>
          <w:rFonts w:hint="eastAsia"/>
        </w:rPr>
        <w:t>Mumford-Shah</w:t>
      </w:r>
      <w:r>
        <w:rPr>
          <w:rFonts w:hint="eastAsia"/>
        </w:rPr>
        <w:t>模型</w:t>
      </w:r>
    </w:p>
    <w:p w14:paraId="5B7F16E9" w14:textId="77777777" w:rsidR="00E07C41" w:rsidRDefault="00514A19">
      <w:pPr>
        <w:autoSpaceDE w:val="0"/>
        <w:autoSpaceDN w:val="0"/>
        <w:adjustRightInd w:val="0"/>
        <w:spacing w:line="400" w:lineRule="exact"/>
        <w:ind w:firstLine="420"/>
        <w:rPr>
          <w:rFonts w:ascii="Times New Roman" w:hAnsi="Times New Roman" w:cs="Times New Roman"/>
          <w:color w:val="333333"/>
          <w:shd w:val="clear" w:color="auto" w:fill="FEFEFE"/>
        </w:rPr>
      </w:pPr>
      <w:r>
        <w:rPr>
          <w:rFonts w:ascii="Times New Roman" w:hAnsi="Times New Roman" w:cs="Times New Roman" w:hint="eastAsia"/>
          <w:color w:val="333333"/>
          <w:shd w:val="clear" w:color="auto" w:fill="FEFEFE"/>
        </w:rPr>
        <w:t>Mumford</w:t>
      </w:r>
      <w:r>
        <w:rPr>
          <w:rFonts w:ascii="Times New Roman" w:hAnsi="Times New Roman" w:cs="Times New Roman" w:hint="eastAsia"/>
          <w:color w:val="333333"/>
          <w:shd w:val="clear" w:color="auto" w:fill="FEFEFE"/>
        </w:rPr>
        <w:t>和</w:t>
      </w:r>
      <w:r>
        <w:rPr>
          <w:rFonts w:ascii="Times New Roman" w:hAnsi="Times New Roman" w:cs="Times New Roman" w:hint="eastAsia"/>
          <w:color w:val="333333"/>
          <w:shd w:val="clear" w:color="auto" w:fill="FEFEFE"/>
        </w:rPr>
        <w:t>Shah</w:t>
      </w:r>
      <w:r>
        <w:rPr>
          <w:rFonts w:ascii="Times New Roman" w:hAnsi="Times New Roman" w:cs="Times New Roman" w:hint="eastAsia"/>
          <w:color w:val="333333"/>
          <w:shd w:val="clear" w:color="auto" w:fill="FEFEFE"/>
        </w:rPr>
        <w:t>两位学者最早提出基于区域信息的活动轮廓模型，简称</w:t>
      </w:r>
      <w:r>
        <w:rPr>
          <w:rFonts w:ascii="Times New Roman" w:hAnsi="Times New Roman" w:cs="Times New Roman" w:hint="eastAsia"/>
          <w:color w:val="333333"/>
          <w:shd w:val="clear" w:color="auto" w:fill="FEFEFE"/>
        </w:rPr>
        <w:t>M-S</w:t>
      </w:r>
      <w:r>
        <w:rPr>
          <w:rFonts w:ascii="Times New Roman" w:hAnsi="Times New Roman" w:cs="Times New Roman" w:hint="eastAsia"/>
          <w:color w:val="333333"/>
          <w:shd w:val="clear" w:color="auto" w:fill="FEFEFE"/>
        </w:rPr>
        <w:t>模型，其能量泛函表示如下：</w:t>
      </w:r>
    </w:p>
    <w:p w14:paraId="359EDE82" w14:textId="77777777" w:rsidR="00E07C41" w:rsidRDefault="00514A19">
      <w:pPr>
        <w:autoSpaceDE w:val="0"/>
        <w:autoSpaceDN w:val="0"/>
        <w:adjustRightInd w:val="0"/>
        <w:spacing w:line="400" w:lineRule="exact"/>
        <w:ind w:left="7140" w:firstLineChars="275" w:firstLine="660"/>
        <w:rPr>
          <w:rFonts w:ascii="Times New Roman" w:hAnsi="Times New Roman" w:cs="Times New Roman"/>
          <w:color w:val="333333"/>
          <w:shd w:val="clear" w:color="auto" w:fill="FEFEFE"/>
        </w:rPr>
      </w:pPr>
      <w:r>
        <w:rPr>
          <w:rFonts w:ascii="Times New Roman" w:hAnsi="Times New Roman" w:cs="Times New Roman"/>
          <w:color w:val="333333"/>
          <w:position w:val="-20"/>
          <w:shd w:val="clear" w:color="auto" w:fill="FEFEFE"/>
        </w:rPr>
        <w:object w:dxaOrig="2183" w:dyaOrig="1143" w14:anchorId="2ACAF05A">
          <v:shape id="_x0000_s1071" type="#_x0000_t75" style="position:absolute;left:0;text-align:left;margin-left:1.7pt;margin-top:.15pt;width:384.95pt;height:27pt;z-index:251653632;mso-width-relative:page;mso-height-relative:page">
            <v:imagedata r:id="rId209" o:title=""/>
            <o:lock v:ext="edit" aspectratio="f"/>
          </v:shape>
          <o:OLEObject Type="Embed" ProgID="Equation.DSMT4" ShapeID="_x0000_s1071" DrawAspect="Content" ObjectID="_1637412987" r:id="rId210"/>
        </w:object>
      </w:r>
      <w:r>
        <w:rPr>
          <w:rFonts w:ascii="Times New Roman" w:hAnsi="Times New Roman" w:cs="Times New Roman" w:hint="eastAsia"/>
          <w:color w:val="333333"/>
          <w:shd w:val="clear" w:color="auto" w:fill="FEFEFE"/>
        </w:rPr>
        <w:t>(2-19)</w:t>
      </w:r>
    </w:p>
    <w:p w14:paraId="11158020" w14:textId="77777777" w:rsidR="00E07C41" w:rsidRDefault="00E07C41">
      <w:pPr>
        <w:autoSpaceDE w:val="0"/>
        <w:autoSpaceDN w:val="0"/>
        <w:adjustRightInd w:val="0"/>
        <w:spacing w:line="400" w:lineRule="exact"/>
        <w:ind w:firstLine="420"/>
        <w:rPr>
          <w:rFonts w:ascii="Times New Roman" w:hAnsi="Times New Roman" w:cs="Times New Roman"/>
          <w:color w:val="333333"/>
          <w:shd w:val="clear" w:color="auto" w:fill="FEFEFE"/>
        </w:rPr>
      </w:pPr>
    </w:p>
    <w:p w14:paraId="00E106D3" w14:textId="77777777" w:rsidR="00E07C41" w:rsidRDefault="00514A19">
      <w:pPr>
        <w:autoSpaceDE w:val="0"/>
        <w:autoSpaceDN w:val="0"/>
        <w:adjustRightInd w:val="0"/>
        <w:spacing w:line="400" w:lineRule="exact"/>
        <w:ind w:firstLine="420"/>
        <w:rPr>
          <w:rFonts w:ascii="Times New Roman" w:hAnsi="Times New Roman" w:cs="Times New Roman"/>
          <w:color w:val="333333"/>
          <w:shd w:val="clear" w:color="auto" w:fill="FEFEFE"/>
        </w:rPr>
      </w:pPr>
      <w:r>
        <w:rPr>
          <w:rFonts w:ascii="Times New Roman" w:hAnsi="Times New Roman" w:cs="Times New Roman" w:hint="eastAsia"/>
          <w:color w:val="333333"/>
          <w:shd w:val="clear" w:color="auto" w:fill="FEFEFE"/>
        </w:rPr>
        <w:t>其中，第一项作为驱动项，使分割曲线不断靠近目标分割区域，第二项是正则项，保证曲线在演化过程中拓扑结构的平滑，第三项为长度项，限定了轮廓线的长度。该公式通过三个能量项共同约束了分割轮廓线的演化，确保轮廓线的平滑完整准确，但是，该模型的数值求解十分复杂且计算量大，之后，</w:t>
      </w:r>
      <w:r>
        <w:rPr>
          <w:rFonts w:ascii="Times New Roman" w:hAnsi="Times New Roman" w:cs="Times New Roman" w:hint="eastAsia"/>
          <w:color w:val="333333"/>
          <w:shd w:val="clear" w:color="auto" w:fill="FEFEFE"/>
        </w:rPr>
        <w:t>Chan</w:t>
      </w:r>
      <w:r>
        <w:rPr>
          <w:rFonts w:ascii="Times New Roman" w:hAnsi="Times New Roman" w:cs="Times New Roman" w:hint="eastAsia"/>
          <w:color w:val="333333"/>
          <w:shd w:val="clear" w:color="auto" w:fill="FEFEFE"/>
        </w:rPr>
        <w:t>和</w:t>
      </w:r>
      <w:r>
        <w:rPr>
          <w:rFonts w:ascii="Times New Roman" w:hAnsi="Times New Roman" w:cs="Times New Roman" w:hint="eastAsia"/>
          <w:color w:val="333333"/>
          <w:shd w:val="clear" w:color="auto" w:fill="FEFEFE"/>
        </w:rPr>
        <w:t>Vese</w:t>
      </w:r>
      <w:r>
        <w:rPr>
          <w:rFonts w:ascii="Times New Roman" w:hAnsi="Times New Roman" w:cs="Times New Roman" w:hint="eastAsia"/>
          <w:color w:val="333333"/>
          <w:shd w:val="clear" w:color="auto" w:fill="FEFEFE"/>
        </w:rPr>
        <w:t>两位学者在此基础上进行了简化，提出了基于水平集的</w:t>
      </w:r>
      <w:r>
        <w:rPr>
          <w:rFonts w:ascii="Times New Roman" w:hAnsi="Times New Roman" w:cs="Times New Roman" w:hint="eastAsia"/>
          <w:color w:val="333333"/>
          <w:shd w:val="clear" w:color="auto" w:fill="FEFEFE"/>
        </w:rPr>
        <w:t>C-V</w:t>
      </w:r>
      <w:r>
        <w:rPr>
          <w:rFonts w:ascii="Times New Roman" w:hAnsi="Times New Roman" w:cs="Times New Roman" w:hint="eastAsia"/>
          <w:color w:val="333333"/>
          <w:shd w:val="clear" w:color="auto" w:fill="FEFEFE"/>
        </w:rPr>
        <w:t>模型。</w:t>
      </w:r>
    </w:p>
    <w:p w14:paraId="53CF6CCC" w14:textId="77777777" w:rsidR="00E07C41" w:rsidRDefault="00514A19">
      <w:pPr>
        <w:pStyle w:val="3"/>
        <w:spacing w:before="120" w:after="120"/>
      </w:pPr>
      <w:bookmarkStart w:id="152" w:name="_Toc508876290"/>
      <w:bookmarkStart w:id="153" w:name="_Toc9526678"/>
      <w:r>
        <w:t>2.3.</w:t>
      </w:r>
      <w:bookmarkEnd w:id="152"/>
      <w:r>
        <w:t>2</w:t>
      </w:r>
      <w:bookmarkEnd w:id="153"/>
      <w:r>
        <w:rPr>
          <w:rFonts w:hint="eastAsia"/>
        </w:rPr>
        <w:t xml:space="preserve"> Chan-Vese</w:t>
      </w:r>
      <w:r>
        <w:rPr>
          <w:rFonts w:hint="eastAsia"/>
        </w:rPr>
        <w:t>模型</w:t>
      </w:r>
    </w:p>
    <w:p w14:paraId="578DA507" w14:textId="77777777" w:rsidR="00E07C41" w:rsidRDefault="00514A19">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hint="eastAsia"/>
        </w:rPr>
        <w:t>M-S</w:t>
      </w:r>
      <w:r>
        <w:rPr>
          <w:rFonts w:ascii="Times New Roman" w:hAnsi="Times New Roman" w:cs="Times New Roman" w:hint="eastAsia"/>
        </w:rPr>
        <w:t>模型虽然足够完美，但是复杂的求解过程令众多学者转而研究更加精简的模型，其中最为经典的就是结合了水平集方法的</w:t>
      </w:r>
      <w:r>
        <w:rPr>
          <w:rFonts w:ascii="Times New Roman" w:hAnsi="Times New Roman" w:cs="Times New Roman" w:hint="eastAsia"/>
        </w:rPr>
        <w:t>C-V</w:t>
      </w:r>
      <w:r>
        <w:rPr>
          <w:rFonts w:ascii="Times New Roman" w:hAnsi="Times New Roman" w:cs="Times New Roman" w:hint="eastAsia"/>
        </w:rPr>
        <w:t>模型</w:t>
      </w:r>
      <w:r>
        <w:commentReference w:id="154"/>
      </w:r>
      <w:r>
        <w:rPr>
          <w:rFonts w:ascii="Times New Roman" w:hAnsi="Times New Roman" w:cs="Times New Roman" w:hint="eastAsia"/>
        </w:rPr>
        <w:t>[]</w:t>
      </w:r>
      <w:r>
        <w:rPr>
          <w:rFonts w:ascii="Times New Roman" w:hAnsi="Times New Roman" w:cs="Times New Roman" w:hint="eastAsia"/>
        </w:rPr>
        <w:t>。</w:t>
      </w:r>
    </w:p>
    <w:p w14:paraId="6B567C24"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我们将图像</w:t>
      </w:r>
      <w:r>
        <w:rPr>
          <w:rFonts w:ascii="Times New Roman" w:hAnsi="Times New Roman" w:cs="Times New Roman" w:hint="eastAsia"/>
          <w:position w:val="-4"/>
        </w:rPr>
        <w:object w:dxaOrig="200" w:dyaOrig="260" w14:anchorId="3C1A026F">
          <v:shape id="_x0000_i1072" type="#_x0000_t75" style="width:10.2pt;height:12.9pt" o:ole="">
            <v:imagedata r:id="rId211" o:title=""/>
            <o:lock v:ext="edit" aspectratio="f"/>
          </v:shape>
          <o:OLEObject Type="Embed" ProgID="Equation.DSMT4" ShapeID="_x0000_i1072" DrawAspect="Content" ObjectID="_1637412778" r:id="rId212"/>
        </w:object>
      </w:r>
      <w:r>
        <w:rPr>
          <w:rFonts w:ascii="Times New Roman" w:hAnsi="Times New Roman" w:cs="Times New Roman" w:hint="eastAsia"/>
        </w:rPr>
        <w:t>定义在</w:t>
      </w:r>
      <w:r>
        <w:rPr>
          <w:rFonts w:ascii="Times New Roman" w:hAnsi="Times New Roman" w:cs="Times New Roman" w:hint="eastAsia"/>
          <w:position w:val="-4"/>
        </w:rPr>
        <w:object w:dxaOrig="260" w:dyaOrig="260" w14:anchorId="5335EF46">
          <v:shape id="_x0000_i1073" type="#_x0000_t75" style="width:12.9pt;height:12.9pt" o:ole="">
            <v:imagedata r:id="rId213" o:title=""/>
            <o:lock v:ext="edit" aspectratio="f"/>
          </v:shape>
          <o:OLEObject Type="Embed" ProgID="Equation.DSMT4" ShapeID="_x0000_i1073" DrawAspect="Content" ObjectID="_1637412779" r:id="rId214"/>
        </w:object>
      </w:r>
      <w:r>
        <w:rPr>
          <w:rFonts w:ascii="Times New Roman" w:hAnsi="Times New Roman" w:cs="Times New Roman" w:hint="eastAsia"/>
        </w:rPr>
        <w:t>上，定义活动轮廓曲线为</w:t>
      </w:r>
      <w:r>
        <w:rPr>
          <w:rFonts w:ascii="Times New Roman" w:hAnsi="Times New Roman" w:cs="Times New Roman" w:hint="eastAsia"/>
          <w:position w:val="-6"/>
        </w:rPr>
        <w:object w:dxaOrig="240" w:dyaOrig="279" w14:anchorId="51160313">
          <v:shape id="_x0000_i1074" type="#_x0000_t75" style="width:11.8pt;height:13.95pt" o:ole="">
            <v:imagedata r:id="rId215" o:title=""/>
            <o:lock v:ext="edit" aspectratio="f"/>
          </v:shape>
          <o:OLEObject Type="Embed" ProgID="Equation.DSMT4" ShapeID="_x0000_i1074" DrawAspect="Content" ObjectID="_1637412780" r:id="rId216"/>
        </w:object>
      </w:r>
      <w:r>
        <w:rPr>
          <w:rFonts w:ascii="Times New Roman" w:hAnsi="Times New Roman" w:cs="Times New Roman" w:hint="eastAsia"/>
        </w:rPr>
        <w:t>，待分割的图像由两部分组成目标区域和背景区域，而演化曲线也会将图像分成曲线内部区域</w:t>
      </w:r>
      <w:r>
        <w:rPr>
          <w:rFonts w:ascii="Times New Roman" w:hAnsi="Times New Roman" w:cs="Times New Roman" w:hint="eastAsia"/>
          <w:position w:val="-10"/>
        </w:rPr>
        <w:object w:dxaOrig="980" w:dyaOrig="320" w14:anchorId="4A8325BF">
          <v:shape id="_x0000_i1075" type="#_x0000_t75" style="width:48.9pt;height:16.1pt" o:ole="">
            <v:imagedata r:id="rId217" o:title=""/>
            <o:lock v:ext="edit" aspectratio="f"/>
          </v:shape>
          <o:OLEObject Type="Embed" ProgID="Equation.DSMT4" ShapeID="_x0000_i1075" DrawAspect="Content" ObjectID="_1637412781" r:id="rId218"/>
        </w:object>
      </w:r>
      <w:r>
        <w:rPr>
          <w:rFonts w:ascii="Times New Roman" w:hAnsi="Times New Roman" w:cs="Times New Roman" w:hint="eastAsia"/>
        </w:rPr>
        <w:t>和</w:t>
      </w:r>
      <w:r>
        <w:rPr>
          <w:rFonts w:ascii="Times New Roman" w:hAnsi="Times New Roman" w:cs="Times New Roman" w:hint="eastAsia"/>
          <w:position w:val="-10"/>
        </w:rPr>
        <w:object w:dxaOrig="1100" w:dyaOrig="320" w14:anchorId="7D5CECE4">
          <v:shape id="_x0000_i1076" type="#_x0000_t75" style="width:54.8pt;height:16.1pt" o:ole="">
            <v:imagedata r:id="rId219" o:title=""/>
            <o:lock v:ext="edit" aspectratio="f"/>
          </v:shape>
          <o:OLEObject Type="Embed" ProgID="Equation.DSMT4" ShapeID="_x0000_i1076" DrawAspect="Content" ObjectID="_1637412782" r:id="rId220"/>
        </w:object>
      </w:r>
      <w:r>
        <w:rPr>
          <w:rFonts w:ascii="Times New Roman" w:hAnsi="Times New Roman" w:cs="Times New Roman" w:hint="eastAsia"/>
        </w:rPr>
        <w:t>，将能量泛函定义如下：</w:t>
      </w:r>
    </w:p>
    <w:p w14:paraId="17C10FDC" w14:textId="77777777" w:rsidR="00E07C41" w:rsidRDefault="00514A19">
      <w:pPr>
        <w:spacing w:line="400" w:lineRule="exact"/>
        <w:ind w:left="7140" w:firstLineChars="275" w:firstLine="660"/>
        <w:rPr>
          <w:rFonts w:ascii="Times New Roman" w:hAnsi="Times New Roman" w:cs="Times New Roman"/>
        </w:rPr>
      </w:pPr>
      <w:r>
        <w:rPr>
          <w:rFonts w:ascii="Times New Roman" w:hAnsi="Times New Roman" w:cs="Times New Roman"/>
          <w:position w:val="-22"/>
        </w:rPr>
        <w:object w:dxaOrig="2183" w:dyaOrig="1143" w14:anchorId="648A3014">
          <v:shape id="_x0000_s1072" type="#_x0000_t75" style="position:absolute;left:0;text-align:left;margin-left:26pt;margin-top:.75pt;width:317pt;height:28pt;z-index:251654656;mso-width-relative:page;mso-height-relative:page">
            <v:imagedata r:id="rId221" o:title=""/>
            <o:lock v:ext="edit" aspectratio="f"/>
          </v:shape>
          <o:OLEObject Type="Embed" ProgID="Equation.DSMT4" ShapeID="_x0000_s1072" DrawAspect="Content" ObjectID="_1637412988" r:id="rId222"/>
        </w:object>
      </w:r>
      <w:r>
        <w:rPr>
          <w:rFonts w:ascii="Times New Roman" w:hAnsi="Times New Roman" w:cs="Times New Roman" w:hint="eastAsia"/>
        </w:rPr>
        <w:t>(2-20)</w:t>
      </w:r>
    </w:p>
    <w:p w14:paraId="2D26AF5B" w14:textId="77777777" w:rsidR="00E07C41" w:rsidRDefault="00E07C41">
      <w:pPr>
        <w:spacing w:line="400" w:lineRule="exact"/>
        <w:ind w:firstLine="420"/>
        <w:rPr>
          <w:rFonts w:ascii="Times New Roman" w:hAnsi="Times New Roman" w:cs="Times New Roman"/>
        </w:rPr>
      </w:pPr>
    </w:p>
    <w:p w14:paraId="402204CF"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其中，</w:t>
      </w:r>
      <w:r>
        <w:rPr>
          <w:rFonts w:ascii="Times New Roman" w:hAnsi="Times New Roman" w:cs="Times New Roman" w:hint="eastAsia"/>
          <w:position w:val="-12"/>
        </w:rPr>
        <w:object w:dxaOrig="240" w:dyaOrig="360" w14:anchorId="0810308C">
          <v:shape id="_x0000_i1077" type="#_x0000_t75" style="width:11.8pt;height:18.25pt" o:ole="">
            <v:imagedata r:id="rId223" o:title=""/>
            <o:lock v:ext="edit" aspectratio="f"/>
          </v:shape>
          <o:OLEObject Type="Embed" ProgID="Equation.DSMT4" ShapeID="_x0000_i1077" DrawAspect="Content" ObjectID="_1637412783" r:id="rId224"/>
        </w:object>
      </w:r>
      <w:r>
        <w:rPr>
          <w:rFonts w:ascii="Times New Roman" w:hAnsi="Times New Roman" w:cs="Times New Roman" w:hint="eastAsia"/>
        </w:rPr>
        <w:t>和</w:t>
      </w:r>
      <w:r>
        <w:rPr>
          <w:rFonts w:ascii="Times New Roman" w:hAnsi="Times New Roman" w:cs="Times New Roman" w:hint="eastAsia"/>
          <w:position w:val="-12"/>
        </w:rPr>
        <w:object w:dxaOrig="279" w:dyaOrig="360" w14:anchorId="167001C4">
          <v:shape id="_x0000_i1078" type="#_x0000_t75" style="width:13.95pt;height:18.25pt" o:ole="">
            <v:imagedata r:id="rId225" o:title=""/>
            <o:lock v:ext="edit" aspectratio="f"/>
          </v:shape>
          <o:OLEObject Type="Embed" ProgID="Equation.DSMT4" ShapeID="_x0000_i1078" DrawAspect="Content" ObjectID="_1637412784" r:id="rId226"/>
        </w:object>
      </w:r>
      <w:r>
        <w:rPr>
          <w:rFonts w:ascii="Times New Roman" w:hAnsi="Times New Roman" w:cs="Times New Roman" w:hint="eastAsia"/>
        </w:rPr>
        <w:t>均大于</w:t>
      </w:r>
      <w:r>
        <w:rPr>
          <w:rFonts w:ascii="Times New Roman" w:hAnsi="Times New Roman" w:cs="Times New Roman" w:hint="eastAsia"/>
        </w:rPr>
        <w:t>0</w:t>
      </w:r>
      <w:r>
        <w:rPr>
          <w:rFonts w:ascii="Times New Roman" w:hAnsi="Times New Roman" w:cs="Times New Roman" w:hint="eastAsia"/>
        </w:rPr>
        <w:t>，通常取为</w:t>
      </w: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hint="eastAsia"/>
          <w:position w:val="-12"/>
        </w:rPr>
        <w:object w:dxaOrig="220" w:dyaOrig="360" w14:anchorId="231BF1F7">
          <v:shape id="_x0000_i1079" type="#_x0000_t75" style="width:10.75pt;height:18.25pt" o:ole="">
            <v:imagedata r:id="rId227" o:title=""/>
            <o:lock v:ext="edit" aspectratio="f"/>
          </v:shape>
          <o:OLEObject Type="Embed" ProgID="Equation.DSMT4" ShapeID="_x0000_i1079" DrawAspect="Content" ObjectID="_1637412785" r:id="rId228"/>
        </w:object>
      </w:r>
      <w:r>
        <w:rPr>
          <w:rFonts w:ascii="Times New Roman" w:hAnsi="Times New Roman" w:cs="Times New Roman" w:hint="eastAsia"/>
        </w:rPr>
        <w:t>和</w:t>
      </w:r>
      <w:r>
        <w:rPr>
          <w:rFonts w:ascii="Times New Roman" w:hAnsi="Times New Roman" w:cs="Times New Roman" w:hint="eastAsia"/>
          <w:position w:val="-12"/>
        </w:rPr>
        <w:object w:dxaOrig="240" w:dyaOrig="360" w14:anchorId="56064483">
          <v:shape id="_x0000_i1080" type="#_x0000_t75" style="width:11.8pt;height:18.25pt" o:ole="">
            <v:imagedata r:id="rId229" o:title=""/>
            <o:lock v:ext="edit" aspectratio="f"/>
          </v:shape>
          <o:OLEObject Type="Embed" ProgID="Equation.DSMT4" ShapeID="_x0000_i1080" DrawAspect="Content" ObjectID="_1637412786" r:id="rId230"/>
        </w:object>
      </w:r>
      <w:r>
        <w:rPr>
          <w:rFonts w:ascii="Times New Roman" w:hAnsi="Times New Roman" w:cs="Times New Roman" w:hint="eastAsia"/>
        </w:rPr>
        <w:t>分别表示曲线内部和外部的平均灰度值，当演化曲线到达目标区域分割边界时，</w:t>
      </w:r>
      <w:r>
        <w:rPr>
          <w:rFonts w:ascii="Times New Roman" w:hAnsi="Times New Roman" w:cs="Times New Roman" w:hint="eastAsia"/>
          <w:position w:val="-4"/>
        </w:rPr>
        <w:object w:dxaOrig="440" w:dyaOrig="300" w14:anchorId="3825B1B3">
          <v:shape id="_x0000_i1081" type="#_x0000_t75" style="width:22.05pt;height:15.05pt" o:ole="">
            <v:imagedata r:id="rId231" o:title=""/>
            <o:lock v:ext="edit" aspectratio="f"/>
          </v:shape>
          <o:OLEObject Type="Embed" ProgID="Equation.DSMT4" ShapeID="_x0000_i1081" DrawAspect="Content" ObjectID="_1637412787" r:id="rId232"/>
        </w:object>
      </w:r>
      <w:r>
        <w:rPr>
          <w:rFonts w:ascii="Times New Roman" w:hAnsi="Times New Roman" w:cs="Times New Roman" w:hint="eastAsia"/>
        </w:rPr>
        <w:t>趋近于</w:t>
      </w:r>
      <w:r>
        <w:rPr>
          <w:rFonts w:ascii="Times New Roman" w:hAnsi="Times New Roman" w:cs="Times New Roman" w:hint="eastAsia"/>
        </w:rPr>
        <w:t>0</w:t>
      </w:r>
      <w:r>
        <w:rPr>
          <w:rFonts w:ascii="Times New Roman" w:hAnsi="Times New Roman" w:cs="Times New Roman" w:hint="eastAsia"/>
        </w:rPr>
        <w:t>，因为此时曲线各个像素点的灰度值与</w:t>
      </w:r>
      <w:r>
        <w:rPr>
          <w:rFonts w:ascii="Times New Roman" w:hAnsi="Times New Roman" w:cs="Times New Roman" w:hint="eastAsia"/>
          <w:position w:val="-12"/>
        </w:rPr>
        <w:object w:dxaOrig="220" w:dyaOrig="360" w14:anchorId="723349AC">
          <v:shape id="_x0000_i1082" type="#_x0000_t75" style="width:10.75pt;height:18.25pt" o:ole="">
            <v:imagedata r:id="rId233" o:title=""/>
            <o:lock v:ext="edit" aspectratio="f"/>
          </v:shape>
          <o:OLEObject Type="Embed" ProgID="Equation.DSMT4" ShapeID="_x0000_i1082" DrawAspect="Content" ObjectID="_1637412788" r:id="rId234"/>
        </w:object>
      </w:r>
      <w:r>
        <w:rPr>
          <w:rFonts w:ascii="Times New Roman" w:hAnsi="Times New Roman" w:cs="Times New Roman" w:hint="eastAsia"/>
        </w:rPr>
        <w:t>接近，曲线外部的各个像素点的灰度值与</w:t>
      </w:r>
      <w:r>
        <w:rPr>
          <w:rFonts w:ascii="Times New Roman" w:hAnsi="Times New Roman" w:cs="Times New Roman" w:hint="eastAsia"/>
          <w:position w:val="-12"/>
        </w:rPr>
        <w:object w:dxaOrig="240" w:dyaOrig="360" w14:anchorId="65AD21EA">
          <v:shape id="_x0000_i1083" type="#_x0000_t75" style="width:11.8pt;height:18.25pt" o:ole="">
            <v:imagedata r:id="rId235" o:title=""/>
            <o:lock v:ext="edit" aspectratio="f"/>
          </v:shape>
          <o:OLEObject Type="Embed" ProgID="Equation.DSMT4" ShapeID="_x0000_i1083" DrawAspect="Content" ObjectID="_1637412789" r:id="rId236"/>
        </w:object>
      </w:r>
      <w:r>
        <w:rPr>
          <w:rFonts w:ascii="Times New Roman" w:hAnsi="Times New Roman" w:cs="Times New Roman" w:hint="eastAsia"/>
        </w:rPr>
        <w:t>接近，因此，在曲</w:t>
      </w:r>
      <w:r>
        <w:rPr>
          <w:rFonts w:ascii="Times New Roman" w:hAnsi="Times New Roman" w:cs="Times New Roman" w:hint="eastAsia"/>
        </w:rPr>
        <w:lastRenderedPageBreak/>
        <w:t>线到达目标区域分割线的时候，</w:t>
      </w:r>
      <w:r>
        <w:rPr>
          <w:rFonts w:ascii="Times New Roman" w:hAnsi="Times New Roman" w:cs="Times New Roman" w:hint="eastAsia"/>
          <w:position w:val="-4"/>
        </w:rPr>
        <w:object w:dxaOrig="440" w:dyaOrig="300" w14:anchorId="3ED619ED">
          <v:shape id="_x0000_i1084" type="#_x0000_t75" style="width:22.05pt;height:15.05pt" o:ole="">
            <v:imagedata r:id="rId231" o:title=""/>
            <o:lock v:ext="edit" aspectratio="f"/>
          </v:shape>
          <o:OLEObject Type="Embed" ProgID="Equation.DSMT4" ShapeID="_x0000_i1084" DrawAspect="Content" ObjectID="_1637412790" r:id="rId237"/>
        </w:object>
      </w:r>
      <w:r>
        <w:rPr>
          <w:rFonts w:ascii="Times New Roman" w:hAnsi="Times New Roman" w:cs="Times New Roman" w:hint="eastAsia"/>
        </w:rPr>
        <w:t>取到最小值。我们再加入长度项构成</w:t>
      </w:r>
      <w:r>
        <w:rPr>
          <w:rFonts w:ascii="Times New Roman" w:hAnsi="Times New Roman" w:cs="Times New Roman" w:hint="eastAsia"/>
        </w:rPr>
        <w:t>Chan-Vese</w:t>
      </w:r>
      <w:r>
        <w:rPr>
          <w:rFonts w:ascii="Times New Roman" w:hAnsi="Times New Roman" w:cs="Times New Roman" w:hint="eastAsia"/>
        </w:rPr>
        <w:t>所提出的能量泛函模型：</w:t>
      </w:r>
    </w:p>
    <w:p w14:paraId="35E02137" w14:textId="77777777" w:rsidR="00E07C41" w:rsidRDefault="00514A19">
      <w:pPr>
        <w:spacing w:line="400" w:lineRule="exact"/>
        <w:ind w:left="7140" w:firstLineChars="275" w:firstLine="660"/>
        <w:rPr>
          <w:rFonts w:ascii="Times New Roman" w:hAnsi="Times New Roman" w:cs="Times New Roman"/>
        </w:rPr>
      </w:pPr>
      <w:r>
        <w:rPr>
          <w:rFonts w:ascii="Times New Roman" w:hAnsi="Times New Roman" w:cs="Times New Roman"/>
          <w:position w:val="-22"/>
        </w:rPr>
        <w:object w:dxaOrig="2183" w:dyaOrig="1143" w14:anchorId="72671172">
          <v:shape id="_x0000_s1073" type="#_x0000_t75" style="position:absolute;left:0;text-align:left;margin-left:21.3pt;margin-top:-4.3pt;width:359.95pt;height:45.75pt;z-index:251655680;mso-width-relative:page;mso-height-relative:page">
            <v:imagedata r:id="rId238" o:title=""/>
            <o:lock v:ext="edit" aspectratio="f"/>
          </v:shape>
          <o:OLEObject Type="Embed" ProgID="Equation.DSMT4" ShapeID="_x0000_s1073" DrawAspect="Content" ObjectID="_1637412989" r:id="rId239"/>
        </w:object>
      </w:r>
      <w:r>
        <w:rPr>
          <w:rFonts w:ascii="Times New Roman" w:hAnsi="Times New Roman" w:cs="Times New Roman" w:hint="eastAsia"/>
        </w:rPr>
        <w:t>(2-21)</w:t>
      </w:r>
    </w:p>
    <w:p w14:paraId="2A696AB9" w14:textId="77777777" w:rsidR="00E07C41" w:rsidRDefault="00E07C41">
      <w:pPr>
        <w:spacing w:line="400" w:lineRule="exact"/>
        <w:ind w:firstLine="420"/>
        <w:rPr>
          <w:rFonts w:ascii="Times New Roman" w:hAnsi="Times New Roman" w:cs="Times New Roman"/>
        </w:rPr>
      </w:pPr>
    </w:p>
    <w:p w14:paraId="29301174" w14:textId="77777777" w:rsidR="00E07C41" w:rsidRDefault="00E07C41">
      <w:pPr>
        <w:spacing w:line="400" w:lineRule="exact"/>
        <w:ind w:firstLine="420"/>
        <w:rPr>
          <w:rFonts w:ascii="Times New Roman" w:hAnsi="Times New Roman" w:cs="Times New Roman"/>
        </w:rPr>
      </w:pPr>
    </w:p>
    <w:p w14:paraId="341A453D"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其中</w:t>
      </w:r>
      <w:r>
        <w:rPr>
          <w:rFonts w:ascii="Times New Roman" w:hAnsi="Times New Roman" w:cs="Times New Roman" w:hint="eastAsia"/>
          <w:position w:val="-6"/>
        </w:rPr>
        <w:object w:dxaOrig="540" w:dyaOrig="279" w14:anchorId="2DF9AEE0">
          <v:shape id="_x0000_i1085" type="#_x0000_t75" style="width:26.85pt;height:13.95pt" o:ole="">
            <v:imagedata r:id="rId240" o:title=""/>
            <o:lock v:ext="edit" aspectratio="f"/>
          </v:shape>
          <o:OLEObject Type="Embed" ProgID="Equation.DSMT4" ShapeID="_x0000_i1085" DrawAspect="Content" ObjectID="_1637412791" r:id="rId241"/>
        </w:object>
      </w:r>
      <w:r>
        <w:rPr>
          <w:rFonts w:ascii="Times New Roman" w:hAnsi="Times New Roman" w:cs="Times New Roman" w:hint="eastAsia"/>
        </w:rPr>
        <w:t>，</w:t>
      </w:r>
      <w:r>
        <w:rPr>
          <w:rFonts w:ascii="Times New Roman" w:hAnsi="Times New Roman" w:cs="Times New Roman" w:hint="eastAsia"/>
          <w:position w:val="-10"/>
        </w:rPr>
        <w:object w:dxaOrig="580" w:dyaOrig="320" w14:anchorId="1944E4AE">
          <v:shape id="_x0000_i1086" type="#_x0000_t75" style="width:29pt;height:16.1pt" o:ole="">
            <v:imagedata r:id="rId242" o:title=""/>
            <o:lock v:ext="edit" aspectratio="f"/>
          </v:shape>
          <o:OLEObject Type="Embed" ProgID="Equation.DSMT4" ShapeID="_x0000_i1086" DrawAspect="Content" ObjectID="_1637412792" r:id="rId243"/>
        </w:object>
      </w:r>
      <w:r>
        <w:rPr>
          <w:rFonts w:ascii="Times New Roman" w:hAnsi="Times New Roman" w:cs="Times New Roman" w:hint="eastAsia"/>
        </w:rPr>
        <w:t>，</w:t>
      </w:r>
      <w:r>
        <w:rPr>
          <w:rFonts w:ascii="Times New Roman" w:hAnsi="Times New Roman" w:cs="Times New Roman" w:hint="eastAsia"/>
          <w:position w:val="-12"/>
        </w:rPr>
        <w:object w:dxaOrig="940" w:dyaOrig="360" w14:anchorId="77418A2E">
          <v:shape id="_x0000_i1087" type="#_x0000_t75" style="width:46.75pt;height:18.25pt" o:ole="">
            <v:imagedata r:id="rId244" o:title=""/>
            <o:lock v:ext="edit" aspectratio="f"/>
          </v:shape>
          <o:OLEObject Type="Embed" ProgID="Equation.DSMT4" ShapeID="_x0000_i1087" DrawAspect="Content" ObjectID="_1637412793" r:id="rId245"/>
        </w:object>
      </w:r>
      <w:r>
        <w:rPr>
          <w:rFonts w:ascii="Times New Roman" w:hAnsi="Times New Roman" w:cs="Times New Roman" w:hint="eastAsia"/>
        </w:rPr>
        <w:t>。通过最小化上述公式，可得到参数</w:t>
      </w:r>
      <w:r>
        <w:rPr>
          <w:rFonts w:ascii="Times New Roman" w:hAnsi="Times New Roman" w:cs="Times New Roman" w:hint="eastAsia"/>
          <w:position w:val="-12"/>
        </w:rPr>
        <w:object w:dxaOrig="499" w:dyaOrig="360" w14:anchorId="583FFC3E">
          <v:shape id="_x0000_i1088" type="#_x0000_t75" style="width:24.7pt;height:18.25pt" o:ole="">
            <v:imagedata r:id="rId246" o:title=""/>
            <o:lock v:ext="edit" aspectratio="f"/>
          </v:shape>
          <o:OLEObject Type="Embed" ProgID="Equation.DSMT4" ShapeID="_x0000_i1088" DrawAspect="Content" ObjectID="_1637412794" r:id="rId247"/>
        </w:object>
      </w:r>
      <w:r>
        <w:rPr>
          <w:rFonts w:ascii="Times New Roman" w:hAnsi="Times New Roman" w:cs="Times New Roman" w:hint="eastAsia"/>
        </w:rPr>
        <w:t>。</w:t>
      </w:r>
      <w:r>
        <w:rPr>
          <w:rFonts w:ascii="Times New Roman" w:hAnsi="Times New Roman" w:cs="Times New Roman" w:hint="eastAsia"/>
        </w:rPr>
        <w:t>CV</w:t>
      </w:r>
      <w:r>
        <w:rPr>
          <w:rFonts w:ascii="Times New Roman" w:hAnsi="Times New Roman" w:cs="Times New Roman" w:hint="eastAsia"/>
        </w:rPr>
        <w:t>模型的优势在于速度函数与图像的梯度互不影响，轮廓检测既可以针对梯度有意义的图像也可以检测梯度无意义的图像。</w:t>
      </w:r>
    </w:p>
    <w:p w14:paraId="4650D6C2" w14:textId="77777777" w:rsidR="00E07C41" w:rsidRDefault="00514A19">
      <w:pPr>
        <w:spacing w:line="400" w:lineRule="exact"/>
        <w:ind w:firstLine="420"/>
        <w:rPr>
          <w:rFonts w:ascii="Times New Roman" w:hAnsi="Times New Roman" w:cs="Times New Roman"/>
        </w:rPr>
      </w:pPr>
      <w:r>
        <w:rPr>
          <w:rFonts w:ascii="Times New Roman" w:hAnsi="Times New Roman" w:cs="Times New Roman"/>
          <w:position w:val="-30"/>
        </w:rPr>
        <w:object w:dxaOrig="2183" w:dyaOrig="1143" w14:anchorId="264BB961">
          <v:shape id="_x0000_s1074" type="#_x0000_t75" style="position:absolute;left:0;text-align:left;margin-left:143.65pt;margin-top:38.25pt;width:87pt;height:36pt;z-index:251656704;mso-width-relative:page;mso-height-relative:page">
            <v:imagedata r:id="rId248" o:title=""/>
            <o:lock v:ext="edit" aspectratio="f"/>
          </v:shape>
          <o:OLEObject Type="Embed" ProgID="Equation.DSMT4" ShapeID="_x0000_s1074" DrawAspect="Content" ObjectID="_1637412990" r:id="rId249"/>
        </w:object>
      </w:r>
      <w:r>
        <w:rPr>
          <w:rFonts w:ascii="Times New Roman" w:hAnsi="Times New Roman" w:cs="Times New Roman" w:hint="eastAsia"/>
        </w:rPr>
        <w:t>根据上述分析可知，零水平集用来表示分割曲线，将水平集函数用</w:t>
      </w:r>
      <w:r>
        <w:rPr>
          <w:rFonts w:ascii="Times New Roman" w:hAnsi="Times New Roman" w:cs="Times New Roman" w:hint="eastAsia"/>
          <w:position w:val="-10"/>
        </w:rPr>
        <w:object w:dxaOrig="220" w:dyaOrig="260" w14:anchorId="09C0B09D">
          <v:shape id="_x0000_i1089" type="#_x0000_t75" style="width:10.75pt;height:12.9pt" o:ole="">
            <v:imagedata r:id="rId250" o:title=""/>
            <o:lock v:ext="edit" aspectratio="f"/>
          </v:shape>
          <o:OLEObject Type="Embed" ProgID="Equation.DSMT4" ShapeID="_x0000_i1089" DrawAspect="Content" ObjectID="_1637412795" r:id="rId251"/>
        </w:object>
      </w:r>
      <w:r>
        <w:rPr>
          <w:rFonts w:ascii="Times New Roman" w:hAnsi="Times New Roman" w:cs="Times New Roman" w:hint="eastAsia"/>
        </w:rPr>
        <w:t>表示，同时引入</w:t>
      </w:r>
      <w:r>
        <w:rPr>
          <w:rFonts w:ascii="Times New Roman" w:hAnsi="Times New Roman" w:cs="Times New Roman" w:hint="eastAsia"/>
        </w:rPr>
        <w:t>Heaviside</w:t>
      </w:r>
      <w:r>
        <w:rPr>
          <w:rFonts w:ascii="Times New Roman" w:hAnsi="Times New Roman" w:cs="Times New Roman" w:hint="eastAsia"/>
        </w:rPr>
        <w:t>函数来划分演化区域：</w:t>
      </w:r>
    </w:p>
    <w:p w14:paraId="1230F47D" w14:textId="77777777" w:rsidR="00E07C41" w:rsidRDefault="00514A19">
      <w:pPr>
        <w:spacing w:line="400" w:lineRule="exact"/>
        <w:ind w:left="7140" w:firstLineChars="275" w:firstLine="660"/>
        <w:rPr>
          <w:rFonts w:ascii="Times New Roman" w:hAnsi="Times New Roman" w:cs="Times New Roman"/>
        </w:rPr>
      </w:pPr>
      <w:r>
        <w:rPr>
          <w:rFonts w:ascii="Times New Roman" w:hAnsi="Times New Roman" w:cs="Times New Roman" w:hint="eastAsia"/>
        </w:rPr>
        <w:t>(2-22)</w:t>
      </w:r>
    </w:p>
    <w:p w14:paraId="7B202012" w14:textId="77777777" w:rsidR="00E07C41" w:rsidRDefault="00E07C41">
      <w:pPr>
        <w:spacing w:line="400" w:lineRule="exact"/>
        <w:ind w:firstLine="420"/>
        <w:rPr>
          <w:rFonts w:ascii="Times New Roman" w:hAnsi="Times New Roman" w:cs="Times New Roman"/>
        </w:rPr>
      </w:pPr>
    </w:p>
    <w:p w14:paraId="1A7B4961" w14:textId="77777777" w:rsidR="00E07C41" w:rsidRDefault="00514A19">
      <w:pPr>
        <w:spacing w:line="400" w:lineRule="exact"/>
        <w:ind w:firstLine="420"/>
        <w:rPr>
          <w:rFonts w:ascii="Times New Roman" w:hAnsi="Times New Roman" w:cs="Times New Roman"/>
        </w:rPr>
      </w:pPr>
      <w:r>
        <w:rPr>
          <w:rFonts w:ascii="Times New Roman" w:hAnsi="Times New Roman" w:cs="Times New Roman"/>
          <w:position w:val="-24"/>
        </w:rPr>
        <w:object w:dxaOrig="2183" w:dyaOrig="1143" w14:anchorId="06BAC504">
          <v:shape id="_x0000_s1075" type="#_x0000_t75" style="position:absolute;left:0;text-align:left;margin-left:156.95pt;margin-top:17.55pt;width:62pt;height:31pt;z-index:251657728;mso-width-relative:page;mso-height-relative:page">
            <v:imagedata r:id="rId252" o:title=""/>
            <o:lock v:ext="edit" aspectratio="f"/>
          </v:shape>
          <o:OLEObject Type="Embed" ProgID="Equation.DSMT4" ShapeID="_x0000_s1075" DrawAspect="Content" ObjectID="_1637412991" r:id="rId253"/>
        </w:object>
      </w:r>
      <w:r>
        <w:rPr>
          <w:rFonts w:ascii="Times New Roman" w:hAnsi="Times New Roman" w:cs="Times New Roman" w:hint="eastAsia"/>
        </w:rPr>
        <w:t>Dirac</w:t>
      </w:r>
      <w:r>
        <w:rPr>
          <w:rFonts w:ascii="Times New Roman" w:hAnsi="Times New Roman" w:cs="Times New Roman" w:hint="eastAsia"/>
        </w:rPr>
        <w:t>函数来限制零水平集周围的函数值：</w:t>
      </w:r>
    </w:p>
    <w:p w14:paraId="51792F4E" w14:textId="77777777" w:rsidR="00E07C41" w:rsidRDefault="00514A19">
      <w:pPr>
        <w:spacing w:line="400" w:lineRule="exact"/>
        <w:ind w:left="7140" w:firstLineChars="275" w:firstLine="660"/>
        <w:rPr>
          <w:rFonts w:ascii="Times New Roman" w:hAnsi="Times New Roman" w:cs="Times New Roman"/>
        </w:rPr>
      </w:pPr>
      <w:r>
        <w:rPr>
          <w:rFonts w:ascii="Times New Roman" w:hAnsi="Times New Roman" w:cs="Times New Roman" w:hint="eastAsia"/>
        </w:rPr>
        <w:t>(2-23)</w:t>
      </w:r>
    </w:p>
    <w:p w14:paraId="3118A9EA" w14:textId="77777777" w:rsidR="00E07C41" w:rsidRDefault="00E07C41">
      <w:pPr>
        <w:spacing w:line="400" w:lineRule="exact"/>
        <w:rPr>
          <w:rFonts w:ascii="Times New Roman" w:hAnsi="Times New Roman" w:cs="Times New Roman"/>
        </w:rPr>
      </w:pPr>
    </w:p>
    <w:p w14:paraId="1A3B4309"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能量泛函公式可进一步推导如下：</w:t>
      </w:r>
    </w:p>
    <w:p w14:paraId="6E877F9E" w14:textId="77777777" w:rsidR="00E07C41" w:rsidRDefault="00514A19">
      <w:pPr>
        <w:spacing w:line="400" w:lineRule="exact"/>
        <w:ind w:left="7140" w:firstLineChars="275" w:firstLine="660"/>
        <w:rPr>
          <w:rFonts w:ascii="Times New Roman" w:hAnsi="Times New Roman" w:cs="Times New Roman"/>
        </w:rPr>
      </w:pPr>
      <w:r>
        <w:rPr>
          <w:rFonts w:ascii="Times New Roman" w:hAnsi="Times New Roman" w:cs="Times New Roman"/>
          <w:position w:val="-22"/>
        </w:rPr>
        <w:object w:dxaOrig="2183" w:dyaOrig="1143" w14:anchorId="5F37B7F3">
          <v:shape id="_x0000_s1076" type="#_x0000_t75" style="position:absolute;left:0;text-align:left;margin-left:61.55pt;margin-top:1.85pt;width:293pt;height:28pt;z-index:251658752;mso-width-relative:page;mso-height-relative:page">
            <v:imagedata r:id="rId254" o:title=""/>
            <o:lock v:ext="edit" aspectratio="f"/>
          </v:shape>
          <o:OLEObject Type="Embed" ProgID="Equation.DSMT4" ShapeID="_x0000_s1076" DrawAspect="Content" ObjectID="_1637412992" r:id="rId255"/>
        </w:object>
      </w:r>
      <w:r>
        <w:rPr>
          <w:rFonts w:ascii="Times New Roman" w:hAnsi="Times New Roman" w:cs="Times New Roman" w:hint="eastAsia"/>
        </w:rPr>
        <w:t>(2-24)</w:t>
      </w:r>
    </w:p>
    <w:p w14:paraId="4247B1E0" w14:textId="77777777" w:rsidR="00E07C41" w:rsidRDefault="00514A19">
      <w:pPr>
        <w:spacing w:line="400" w:lineRule="exact"/>
        <w:ind w:firstLine="420"/>
        <w:rPr>
          <w:rFonts w:ascii="Times New Roman" w:hAnsi="Times New Roman" w:cs="Times New Roman"/>
        </w:rPr>
      </w:pPr>
      <w:r>
        <w:rPr>
          <w:rFonts w:ascii="Times New Roman" w:hAnsi="Times New Roman" w:cs="Times New Roman"/>
          <w:position w:val="-22"/>
        </w:rPr>
        <w:object w:dxaOrig="2183" w:dyaOrig="1143" w14:anchorId="537FBAB0">
          <v:shape id="_x0000_s1077" type="#_x0000_t75" style="position:absolute;left:0;text-align:left;margin-left:54.25pt;margin-top:17.85pt;width:321pt;height:28pt;z-index:251659776;mso-width-relative:page;mso-height-relative:page">
            <v:imagedata r:id="rId256" o:title=""/>
            <o:lock v:ext="edit" aspectratio="f"/>
          </v:shape>
          <o:OLEObject Type="Embed" ProgID="Equation.DSMT4" ShapeID="_x0000_s1077" DrawAspect="Content" ObjectID="_1637412993" r:id="rId257"/>
        </w:object>
      </w:r>
    </w:p>
    <w:p w14:paraId="777563B4" w14:textId="77777777" w:rsidR="00E07C41" w:rsidRDefault="00514A19">
      <w:pPr>
        <w:spacing w:line="400" w:lineRule="exact"/>
        <w:ind w:left="7140" w:firstLineChars="275" w:firstLine="660"/>
        <w:rPr>
          <w:rFonts w:ascii="Times New Roman" w:hAnsi="Times New Roman" w:cs="Times New Roman"/>
        </w:rPr>
      </w:pPr>
      <w:r>
        <w:rPr>
          <w:rFonts w:ascii="Times New Roman" w:hAnsi="Times New Roman" w:cs="Times New Roman" w:hint="eastAsia"/>
        </w:rPr>
        <w:t>(2-25)</w:t>
      </w:r>
    </w:p>
    <w:p w14:paraId="6D7EE49A" w14:textId="77777777" w:rsidR="00E07C41" w:rsidRDefault="00514A19">
      <w:pPr>
        <w:spacing w:line="400" w:lineRule="exact"/>
        <w:ind w:left="7140" w:firstLine="420"/>
        <w:rPr>
          <w:rFonts w:ascii="Times New Roman" w:hAnsi="Times New Roman" w:cs="Times New Roman"/>
        </w:rPr>
      </w:pPr>
      <w:r>
        <w:rPr>
          <w:rFonts w:ascii="Times New Roman" w:hAnsi="Times New Roman" w:cs="Times New Roman"/>
          <w:position w:val="-18"/>
        </w:rPr>
        <w:object w:dxaOrig="2183" w:dyaOrig="1143" w14:anchorId="3814DDA9">
          <v:shape id="_x0000_s1078" type="#_x0000_t75" style="position:absolute;left:0;text-align:left;margin-left:36.35pt;margin-top:17.8pt;width:342pt;height:26pt;z-index:251660800;mso-width-relative:page;mso-height-relative:page">
            <v:imagedata r:id="rId258" o:title=""/>
            <o:lock v:ext="edit" aspectratio="f"/>
          </v:shape>
          <o:OLEObject Type="Embed" ProgID="Equation.DSMT4" ShapeID="_x0000_s1078" DrawAspect="Content" ObjectID="_1637412994" r:id="rId259"/>
        </w:object>
      </w:r>
    </w:p>
    <w:p w14:paraId="01BDE887" w14:textId="77777777" w:rsidR="00E07C41" w:rsidRDefault="00E07C41">
      <w:pPr>
        <w:spacing w:line="400" w:lineRule="exact"/>
        <w:ind w:left="7140" w:firstLineChars="275" w:firstLine="660"/>
        <w:rPr>
          <w:rFonts w:ascii="Times New Roman" w:hAnsi="Times New Roman" w:cs="Times New Roman"/>
        </w:rPr>
      </w:pPr>
    </w:p>
    <w:p w14:paraId="6D8E2B21" w14:textId="77777777" w:rsidR="00E07C41" w:rsidRDefault="00514A19">
      <w:pPr>
        <w:spacing w:line="400" w:lineRule="exact"/>
        <w:ind w:left="7140" w:firstLineChars="275" w:firstLine="660"/>
        <w:rPr>
          <w:rFonts w:ascii="Times New Roman" w:hAnsi="Times New Roman" w:cs="Times New Roman"/>
        </w:rPr>
      </w:pPr>
      <w:r>
        <w:rPr>
          <w:rFonts w:ascii="Times New Roman" w:hAnsi="Times New Roman" w:cs="Times New Roman"/>
          <w:position w:val="-18"/>
        </w:rPr>
        <w:object w:dxaOrig="2183" w:dyaOrig="1143" w14:anchorId="021971A7">
          <v:shape id="_x0000_s1137" type="#_x0000_t75" style="position:absolute;left:0;text-align:left;margin-left:117.3pt;margin-top:7.45pt;width:161pt;height:23pt;z-index:251707904;mso-width-relative:page;mso-height-relative:page">
            <v:imagedata r:id="rId260" o:title=""/>
            <o:lock v:ext="edit" aspectratio="f"/>
          </v:shape>
          <o:OLEObject Type="Embed" ProgID="Equation.DSMT4" ShapeID="_x0000_s1137" DrawAspect="Content" ObjectID="_1637412995" r:id="rId261"/>
        </w:object>
      </w:r>
      <w:r>
        <w:rPr>
          <w:rFonts w:ascii="Times New Roman" w:hAnsi="Times New Roman" w:cs="Times New Roman" w:hint="eastAsia"/>
        </w:rPr>
        <w:t>(2-26)</w:t>
      </w:r>
    </w:p>
    <w:p w14:paraId="5DBD6DD7" w14:textId="77777777" w:rsidR="00E07C41" w:rsidRDefault="00E07C41">
      <w:pPr>
        <w:spacing w:line="400" w:lineRule="exact"/>
        <w:ind w:firstLine="420"/>
        <w:rPr>
          <w:rFonts w:ascii="Times New Roman" w:hAnsi="Times New Roman" w:cs="Times New Roman"/>
        </w:rPr>
      </w:pPr>
    </w:p>
    <w:p w14:paraId="472BB270"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水平集函数的</w:t>
      </w:r>
      <w:r>
        <w:rPr>
          <w:rFonts w:ascii="Times New Roman" w:hAnsi="Times New Roman" w:cs="Times New Roman" w:hint="eastAsia"/>
        </w:rPr>
        <w:t>C-V</w:t>
      </w:r>
      <w:r>
        <w:rPr>
          <w:rFonts w:ascii="Times New Roman" w:hAnsi="Times New Roman" w:cs="Times New Roman" w:hint="eastAsia"/>
        </w:rPr>
        <w:t>模型能量泛函表示为：</w:t>
      </w:r>
    </w:p>
    <w:p w14:paraId="72694AA7" w14:textId="77777777" w:rsidR="00E07C41" w:rsidRDefault="00514A19">
      <w:pPr>
        <w:spacing w:line="400" w:lineRule="exact"/>
        <w:ind w:left="7140" w:firstLine="420"/>
        <w:rPr>
          <w:rFonts w:ascii="Times New Roman" w:hAnsi="Times New Roman" w:cs="Times New Roman"/>
        </w:rPr>
      </w:pPr>
      <w:r>
        <w:rPr>
          <w:rFonts w:ascii="Times New Roman" w:hAnsi="Times New Roman" w:cs="Times New Roman"/>
          <w:position w:val="-46"/>
        </w:rPr>
        <w:object w:dxaOrig="2183" w:dyaOrig="1143" w14:anchorId="4C61CBF3">
          <v:shape id="_x0000_s1079" type="#_x0000_t75" style="position:absolute;left:0;text-align:left;margin-left:87.75pt;margin-top:11.05pt;width:243.15pt;height:76.65pt;z-index:251661824;mso-width-relative:page;mso-height-relative:page">
            <v:imagedata r:id="rId262" o:title=""/>
            <o:lock v:ext="edit" aspectratio="f"/>
          </v:shape>
          <o:OLEObject Type="Embed" ProgID="Equation.DSMT4" ShapeID="_x0000_s1079" DrawAspect="Content" ObjectID="_1637412996" r:id="rId263"/>
        </w:object>
      </w:r>
    </w:p>
    <w:p w14:paraId="3E0924CF" w14:textId="77777777" w:rsidR="00E07C41" w:rsidRDefault="00514A19">
      <w:pPr>
        <w:spacing w:line="400" w:lineRule="exact"/>
        <w:ind w:left="7140" w:firstLineChars="275" w:firstLine="660"/>
        <w:rPr>
          <w:rFonts w:ascii="Times New Roman" w:hAnsi="Times New Roman" w:cs="Times New Roman"/>
        </w:rPr>
      </w:pPr>
      <w:r>
        <w:rPr>
          <w:rFonts w:ascii="Times New Roman" w:hAnsi="Times New Roman" w:cs="Times New Roman" w:hint="eastAsia"/>
        </w:rPr>
        <w:t>(2-27)</w:t>
      </w:r>
    </w:p>
    <w:p w14:paraId="7FD5E732" w14:textId="77777777" w:rsidR="00E07C41" w:rsidRDefault="00E07C41">
      <w:pPr>
        <w:spacing w:line="400" w:lineRule="exact"/>
        <w:ind w:firstLine="420"/>
        <w:rPr>
          <w:rFonts w:ascii="Times New Roman" w:hAnsi="Times New Roman" w:cs="Times New Roman"/>
        </w:rPr>
      </w:pPr>
    </w:p>
    <w:p w14:paraId="4C136CBD" w14:textId="77777777" w:rsidR="00E07C41" w:rsidRDefault="00E07C41">
      <w:pPr>
        <w:spacing w:line="400" w:lineRule="exact"/>
        <w:ind w:firstLine="420"/>
        <w:rPr>
          <w:rFonts w:ascii="Times New Roman" w:hAnsi="Times New Roman" w:cs="Times New Roman"/>
        </w:rPr>
      </w:pPr>
    </w:p>
    <w:p w14:paraId="203F6701" w14:textId="77777777" w:rsidR="00E07C41" w:rsidRDefault="00E07C41">
      <w:pPr>
        <w:spacing w:line="400" w:lineRule="exact"/>
        <w:rPr>
          <w:rFonts w:ascii="Times New Roman" w:hAnsi="Times New Roman" w:cs="Times New Roman"/>
        </w:rPr>
      </w:pPr>
    </w:p>
    <w:p w14:paraId="3B5F4AC2"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因此图像水平集函数可以表示为：</w:t>
      </w:r>
    </w:p>
    <w:p w14:paraId="51C3D38F" w14:textId="77777777" w:rsidR="00E07C41" w:rsidRDefault="00514A19">
      <w:pPr>
        <w:spacing w:line="400" w:lineRule="exact"/>
        <w:ind w:left="7140" w:firstLineChars="275" w:firstLine="660"/>
        <w:rPr>
          <w:rFonts w:ascii="Times New Roman" w:hAnsi="Times New Roman" w:cs="Times New Roman"/>
        </w:rPr>
      </w:pPr>
      <w:r>
        <w:rPr>
          <w:rFonts w:ascii="Times New Roman" w:hAnsi="Times New Roman" w:cs="Times New Roman"/>
          <w:position w:val="-12"/>
        </w:rPr>
        <w:object w:dxaOrig="2183" w:dyaOrig="1143" w14:anchorId="6098020B">
          <v:shape id="_x0000_s1080" type="#_x0000_t75" style="position:absolute;left:0;text-align:left;margin-left:105pt;margin-top:3.4pt;width:203pt;height:18pt;z-index:251662848;mso-width-relative:page;mso-height-relative:page">
            <v:imagedata r:id="rId264" o:title=""/>
            <o:lock v:ext="edit" aspectratio="f"/>
          </v:shape>
          <o:OLEObject Type="Embed" ProgID="Equation.DSMT4" ShapeID="_x0000_s1080" DrawAspect="Content" ObjectID="_1637412997" r:id="rId265"/>
        </w:object>
      </w:r>
      <w:r>
        <w:rPr>
          <w:rFonts w:ascii="Times New Roman" w:hAnsi="Times New Roman" w:cs="Times New Roman" w:hint="eastAsia"/>
        </w:rPr>
        <w:t>(2-28)</w:t>
      </w:r>
    </w:p>
    <w:p w14:paraId="235588F8" w14:textId="77777777" w:rsidR="00E07C41" w:rsidRDefault="00E07C41">
      <w:pPr>
        <w:spacing w:line="400" w:lineRule="exact"/>
        <w:rPr>
          <w:rFonts w:ascii="Times New Roman" w:hAnsi="Times New Roman" w:cs="Times New Roman"/>
        </w:rPr>
      </w:pPr>
    </w:p>
    <w:p w14:paraId="237461BF"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保持水平集函数不变，将能量函数最小化，可以得到两个参数的表达式如</w:t>
      </w:r>
      <w:r>
        <w:rPr>
          <w:rFonts w:ascii="Times New Roman" w:hAnsi="Times New Roman" w:cs="Times New Roman" w:hint="eastAsia"/>
        </w:rPr>
        <w:t>(2-29)</w:t>
      </w:r>
      <w:r>
        <w:rPr>
          <w:rFonts w:ascii="Times New Roman" w:hAnsi="Times New Roman" w:cs="Times New Roman" w:hint="eastAsia"/>
        </w:rPr>
        <w:t>、</w:t>
      </w:r>
      <w:r>
        <w:rPr>
          <w:rFonts w:ascii="Times New Roman" w:hAnsi="Times New Roman" w:cs="Times New Roman" w:hint="eastAsia"/>
        </w:rPr>
        <w:lastRenderedPageBreak/>
        <w:t>(2-30)</w:t>
      </w:r>
      <w:r>
        <w:rPr>
          <w:rFonts w:ascii="Times New Roman" w:hAnsi="Times New Roman" w:cs="Times New Roman" w:hint="eastAsia"/>
        </w:rPr>
        <w:t>所示。上述提到的</w:t>
      </w:r>
      <w:r>
        <w:rPr>
          <w:rFonts w:ascii="Times New Roman" w:hAnsi="Times New Roman" w:cs="Times New Roman" w:hint="eastAsia"/>
        </w:rPr>
        <w:t>Heaviside</w:t>
      </w:r>
      <w:r>
        <w:rPr>
          <w:rFonts w:ascii="Times New Roman" w:hAnsi="Times New Roman" w:cs="Times New Roman" w:hint="eastAsia"/>
        </w:rPr>
        <w:t>函数、</w:t>
      </w:r>
      <w:r>
        <w:rPr>
          <w:rFonts w:ascii="Times New Roman" w:hAnsi="Times New Roman" w:cs="Times New Roman" w:hint="eastAsia"/>
        </w:rPr>
        <w:t>Dirac</w:t>
      </w:r>
      <w:r>
        <w:rPr>
          <w:rFonts w:ascii="Times New Roman" w:hAnsi="Times New Roman" w:cs="Times New Roman" w:hint="eastAsia"/>
        </w:rPr>
        <w:t>函数是一个概念性的函数，因此需要引入向其逼近的，具有表达式的函数，如</w:t>
      </w:r>
      <w:r>
        <w:rPr>
          <w:rFonts w:ascii="Times New Roman" w:hAnsi="Times New Roman" w:cs="Times New Roman" w:hint="eastAsia"/>
        </w:rPr>
        <w:t>(2-31)</w:t>
      </w:r>
      <w:r>
        <w:rPr>
          <w:rFonts w:ascii="Times New Roman" w:hAnsi="Times New Roman" w:cs="Times New Roman" w:hint="eastAsia"/>
        </w:rPr>
        <w:t>、</w:t>
      </w:r>
      <w:r>
        <w:rPr>
          <w:rFonts w:ascii="Times New Roman" w:hAnsi="Times New Roman" w:cs="Times New Roman" w:hint="eastAsia"/>
        </w:rPr>
        <w:t>(2-32)</w:t>
      </w:r>
    </w:p>
    <w:p w14:paraId="42D69316" w14:textId="77777777" w:rsidR="00E07C41" w:rsidRDefault="00E07C41">
      <w:pPr>
        <w:spacing w:line="400" w:lineRule="exact"/>
        <w:ind w:firstLine="420"/>
        <w:rPr>
          <w:rFonts w:ascii="Times New Roman" w:hAnsi="Times New Roman" w:cs="Times New Roman"/>
        </w:rPr>
      </w:pPr>
    </w:p>
    <w:p w14:paraId="3CD57D66" w14:textId="77777777" w:rsidR="00E07C41" w:rsidRDefault="00514A19">
      <w:pPr>
        <w:spacing w:line="400" w:lineRule="exact"/>
        <w:ind w:left="7140" w:firstLineChars="275" w:firstLine="660"/>
        <w:rPr>
          <w:rFonts w:ascii="Times New Roman" w:hAnsi="Times New Roman" w:cs="Times New Roman"/>
        </w:rPr>
      </w:pPr>
      <w:r>
        <w:rPr>
          <w:rFonts w:ascii="Times New Roman" w:hAnsi="Times New Roman" w:cs="Times New Roman"/>
          <w:position w:val="-44"/>
        </w:rPr>
        <w:object w:dxaOrig="2183" w:dyaOrig="1143" w14:anchorId="653873B1">
          <v:shape id="_x0000_s1081" type="#_x0000_t75" style="position:absolute;left:0;text-align:left;margin-left:125.3pt;margin-top:-5.85pt;width:145pt;height:49.95pt;z-index:251663872;mso-width-relative:page;mso-height-relative:page">
            <v:imagedata r:id="rId266" o:title=""/>
            <o:lock v:ext="edit" aspectratio="f"/>
          </v:shape>
          <o:OLEObject Type="Embed" ProgID="Equation.DSMT4" ShapeID="_x0000_s1081" DrawAspect="Content" ObjectID="_1637412998" r:id="rId267"/>
        </w:object>
      </w:r>
      <w:r>
        <w:rPr>
          <w:rFonts w:ascii="Times New Roman" w:hAnsi="Times New Roman" w:cs="Times New Roman" w:hint="eastAsia"/>
        </w:rPr>
        <w:t>(2-29)</w:t>
      </w:r>
    </w:p>
    <w:p w14:paraId="7B11393A" w14:textId="77777777" w:rsidR="00E07C41" w:rsidRDefault="00E07C41">
      <w:pPr>
        <w:spacing w:line="400" w:lineRule="exact"/>
        <w:ind w:firstLine="420"/>
        <w:rPr>
          <w:rFonts w:ascii="Times New Roman" w:hAnsi="Times New Roman" w:cs="Times New Roman"/>
        </w:rPr>
      </w:pPr>
    </w:p>
    <w:p w14:paraId="5ECD4FB8" w14:textId="77777777" w:rsidR="00E07C41" w:rsidRDefault="00514A19">
      <w:pPr>
        <w:spacing w:line="400" w:lineRule="exact"/>
        <w:ind w:left="7140" w:firstLine="420"/>
        <w:rPr>
          <w:rFonts w:ascii="Times New Roman" w:hAnsi="Times New Roman" w:cs="Times New Roman"/>
        </w:rPr>
      </w:pPr>
      <w:r>
        <w:rPr>
          <w:rFonts w:ascii="Times New Roman" w:hAnsi="Times New Roman" w:cs="Times New Roman"/>
          <w:position w:val="-44"/>
        </w:rPr>
        <w:object w:dxaOrig="2183" w:dyaOrig="1143" w14:anchorId="0578242F">
          <v:shape id="_x0000_s1082" type="#_x0000_t75" style="position:absolute;left:0;text-align:left;margin-left:122.25pt;margin-top:19.7pt;width:168.95pt;height:49.95pt;z-index:251664896;mso-width-relative:page;mso-height-relative:page">
            <v:imagedata r:id="rId268" o:title=""/>
            <o:lock v:ext="edit" aspectratio="f"/>
          </v:shape>
          <o:OLEObject Type="Embed" ProgID="Equation.DSMT4" ShapeID="_x0000_s1082" DrawAspect="Content" ObjectID="_1637412999" r:id="rId269"/>
        </w:object>
      </w:r>
    </w:p>
    <w:p w14:paraId="0305E64C" w14:textId="77777777" w:rsidR="00E07C41" w:rsidRDefault="00E07C41">
      <w:pPr>
        <w:spacing w:line="400" w:lineRule="exact"/>
        <w:ind w:left="7140" w:firstLine="420"/>
        <w:rPr>
          <w:rFonts w:ascii="Times New Roman" w:hAnsi="Times New Roman" w:cs="Times New Roman"/>
        </w:rPr>
      </w:pPr>
    </w:p>
    <w:p w14:paraId="1460A9CF" w14:textId="77777777" w:rsidR="00E07C41" w:rsidRDefault="00514A19">
      <w:pPr>
        <w:spacing w:line="400" w:lineRule="exact"/>
        <w:ind w:left="7140" w:firstLineChars="275" w:firstLine="660"/>
        <w:rPr>
          <w:rFonts w:ascii="Times New Roman" w:hAnsi="Times New Roman" w:cs="Times New Roman"/>
        </w:rPr>
      </w:pPr>
      <w:r>
        <w:rPr>
          <w:rFonts w:ascii="Times New Roman" w:hAnsi="Times New Roman" w:cs="Times New Roman" w:hint="eastAsia"/>
        </w:rPr>
        <w:t>(2-30)</w:t>
      </w:r>
    </w:p>
    <w:p w14:paraId="5B5F2684" w14:textId="77777777" w:rsidR="00E07C41" w:rsidRDefault="00E07C41">
      <w:pPr>
        <w:spacing w:line="400" w:lineRule="exact"/>
        <w:ind w:firstLine="420"/>
        <w:rPr>
          <w:rFonts w:ascii="Times New Roman" w:hAnsi="Times New Roman" w:cs="Times New Roman"/>
        </w:rPr>
      </w:pPr>
    </w:p>
    <w:p w14:paraId="6C558F42" w14:textId="77777777" w:rsidR="00E07C41" w:rsidRDefault="00514A19">
      <w:pPr>
        <w:spacing w:line="400" w:lineRule="exact"/>
        <w:ind w:firstLine="420"/>
        <w:rPr>
          <w:rFonts w:ascii="Times New Roman" w:hAnsi="Times New Roman" w:cs="Times New Roman"/>
        </w:rPr>
      </w:pPr>
      <w:r>
        <w:rPr>
          <w:rFonts w:ascii="Times New Roman" w:hAnsi="Times New Roman" w:cs="Times New Roman"/>
          <w:position w:val="-106"/>
        </w:rPr>
        <w:object w:dxaOrig="2183" w:dyaOrig="1143" w14:anchorId="2965DA1A">
          <v:shape id="_x0000_s1084" type="#_x0000_t75" style="position:absolute;left:0;text-align:left;margin-left:95.95pt;margin-top:10.45pt;width:234pt;height:112pt;z-index:251665920;mso-width-relative:page;mso-height-relative:page">
            <v:imagedata r:id="rId270" o:title=""/>
            <o:lock v:ext="edit" aspectratio="f"/>
          </v:shape>
          <o:OLEObject Type="Embed" ProgID="Equation.DSMT4" ShapeID="_x0000_s1084" DrawAspect="Content" ObjectID="_1637413000" r:id="rId271"/>
        </w:object>
      </w:r>
    </w:p>
    <w:p w14:paraId="7EC3D2AD" w14:textId="77777777" w:rsidR="00E07C41" w:rsidRDefault="00E07C41">
      <w:pPr>
        <w:spacing w:line="400" w:lineRule="exact"/>
        <w:ind w:left="7140" w:firstLine="420"/>
        <w:rPr>
          <w:rFonts w:ascii="Times New Roman" w:hAnsi="Times New Roman" w:cs="Times New Roman"/>
        </w:rPr>
      </w:pPr>
    </w:p>
    <w:p w14:paraId="39763793" w14:textId="77777777" w:rsidR="00E07C41" w:rsidRDefault="00E07C41">
      <w:pPr>
        <w:spacing w:line="400" w:lineRule="exact"/>
        <w:ind w:left="7140" w:firstLine="420"/>
        <w:rPr>
          <w:rFonts w:ascii="Times New Roman" w:hAnsi="Times New Roman" w:cs="Times New Roman"/>
        </w:rPr>
      </w:pPr>
    </w:p>
    <w:p w14:paraId="073EDEA5" w14:textId="77777777" w:rsidR="00E07C41" w:rsidRDefault="00514A19">
      <w:pPr>
        <w:spacing w:line="400" w:lineRule="exact"/>
        <w:ind w:left="7140" w:firstLineChars="275" w:firstLine="660"/>
        <w:rPr>
          <w:rFonts w:ascii="Times New Roman" w:hAnsi="Times New Roman" w:cs="Times New Roman"/>
        </w:rPr>
      </w:pPr>
      <w:r>
        <w:rPr>
          <w:rFonts w:ascii="Times New Roman" w:hAnsi="Times New Roman" w:cs="Times New Roman" w:hint="eastAsia"/>
        </w:rPr>
        <w:t>(2-31)</w:t>
      </w:r>
    </w:p>
    <w:p w14:paraId="11F0040F" w14:textId="77777777" w:rsidR="00E07C41" w:rsidRDefault="00E07C41">
      <w:pPr>
        <w:spacing w:line="400" w:lineRule="exact"/>
        <w:ind w:firstLine="420"/>
        <w:rPr>
          <w:rFonts w:ascii="Times New Roman" w:hAnsi="Times New Roman" w:cs="Times New Roman"/>
        </w:rPr>
      </w:pPr>
    </w:p>
    <w:p w14:paraId="3FD87C0E" w14:textId="77777777" w:rsidR="00E07C41" w:rsidRDefault="00E07C41">
      <w:pPr>
        <w:spacing w:line="400" w:lineRule="exact"/>
        <w:ind w:firstLine="420"/>
        <w:rPr>
          <w:rFonts w:ascii="Times New Roman" w:hAnsi="Times New Roman" w:cs="Times New Roman"/>
        </w:rPr>
      </w:pPr>
    </w:p>
    <w:p w14:paraId="6F1BFF4C" w14:textId="77777777" w:rsidR="00E07C41" w:rsidRDefault="00514A19">
      <w:pPr>
        <w:spacing w:line="400" w:lineRule="exact"/>
        <w:ind w:firstLine="420"/>
        <w:rPr>
          <w:rFonts w:ascii="Times New Roman" w:hAnsi="Times New Roman" w:cs="Times New Roman"/>
        </w:rPr>
      </w:pPr>
      <w:r>
        <w:rPr>
          <w:rFonts w:ascii="Times New Roman" w:hAnsi="Times New Roman" w:cs="Times New Roman"/>
          <w:position w:val="-60"/>
        </w:rPr>
        <w:object w:dxaOrig="2183" w:dyaOrig="1143" w14:anchorId="201DFB20">
          <v:shape id="_x0000_s1085" type="#_x0000_t75" style="position:absolute;left:0;text-align:left;margin-left:99.35pt;margin-top:15.8pt;width:150.95pt;height:66pt;z-index:251666944;mso-width-relative:page;mso-height-relative:page">
            <v:imagedata r:id="rId272" o:title=""/>
            <o:lock v:ext="edit" aspectratio="f"/>
          </v:shape>
          <o:OLEObject Type="Embed" ProgID="Equation.DSMT4" ShapeID="_x0000_s1085" DrawAspect="Content" ObjectID="_1637413001" r:id="rId273"/>
        </w:object>
      </w:r>
    </w:p>
    <w:p w14:paraId="7FD91587" w14:textId="77777777" w:rsidR="00E07C41" w:rsidRDefault="00E07C41">
      <w:pPr>
        <w:spacing w:line="400" w:lineRule="exact"/>
        <w:ind w:left="7140" w:firstLine="420"/>
        <w:rPr>
          <w:rFonts w:ascii="Times New Roman" w:hAnsi="Times New Roman" w:cs="Times New Roman"/>
        </w:rPr>
      </w:pPr>
    </w:p>
    <w:p w14:paraId="461BDD5F" w14:textId="77777777" w:rsidR="00E07C41" w:rsidRDefault="00514A19">
      <w:pPr>
        <w:spacing w:line="400" w:lineRule="exact"/>
        <w:ind w:left="7140" w:firstLineChars="275" w:firstLine="660"/>
        <w:rPr>
          <w:rFonts w:ascii="Times New Roman" w:hAnsi="Times New Roman" w:cs="Times New Roman"/>
        </w:rPr>
      </w:pPr>
      <w:r>
        <w:rPr>
          <w:rFonts w:ascii="Times New Roman" w:hAnsi="Times New Roman" w:cs="Times New Roman" w:hint="eastAsia"/>
        </w:rPr>
        <w:t>(2-32)</w:t>
      </w:r>
    </w:p>
    <w:p w14:paraId="36084CC5" w14:textId="77777777" w:rsidR="00E07C41" w:rsidRDefault="00E07C41">
      <w:pPr>
        <w:spacing w:line="400" w:lineRule="exact"/>
        <w:ind w:firstLine="420"/>
        <w:rPr>
          <w:rFonts w:ascii="Times New Roman" w:hAnsi="Times New Roman" w:cs="Times New Roman"/>
        </w:rPr>
      </w:pPr>
    </w:p>
    <w:p w14:paraId="7775F170" w14:textId="77777777" w:rsidR="00E07C41" w:rsidRDefault="00E07C41">
      <w:pPr>
        <w:spacing w:line="400" w:lineRule="exact"/>
        <w:ind w:firstLine="420"/>
        <w:rPr>
          <w:rFonts w:ascii="Times New Roman" w:hAnsi="Times New Roman" w:cs="Times New Roman"/>
        </w:rPr>
      </w:pPr>
    </w:p>
    <w:p w14:paraId="02BC47A8"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我们将轮廓线的曲率</w:t>
      </w:r>
      <w:r>
        <w:rPr>
          <w:rFonts w:ascii="Times New Roman" w:hAnsi="Times New Roman" w:cs="Times New Roman" w:hint="eastAsia"/>
          <w:position w:val="-4"/>
        </w:rPr>
        <w:object w:dxaOrig="220" w:dyaOrig="200" w14:anchorId="7525338C">
          <v:shape id="_x0000_i1090" type="#_x0000_t75" style="width:10.75pt;height:10.2pt" o:ole="">
            <v:imagedata r:id="rId274" o:title=""/>
            <o:lock v:ext="edit" aspectratio="f"/>
          </v:shape>
          <o:OLEObject Type="Embed" ProgID="Equation.DSMT4" ShapeID="_x0000_i1090" DrawAspect="Content" ObjectID="_1637412796" r:id="rId275"/>
        </w:object>
      </w:r>
      <w:r>
        <w:rPr>
          <w:rFonts w:ascii="Times New Roman" w:hAnsi="Times New Roman" w:cs="Times New Roman" w:hint="eastAsia"/>
        </w:rPr>
        <w:t>表示如下：</w:t>
      </w:r>
    </w:p>
    <w:p w14:paraId="7C6EF50C" w14:textId="77777777" w:rsidR="00E07C41" w:rsidRDefault="00514A19">
      <w:pPr>
        <w:spacing w:line="400" w:lineRule="exact"/>
        <w:ind w:firstLine="420"/>
        <w:rPr>
          <w:rFonts w:ascii="Times New Roman" w:hAnsi="Times New Roman" w:cs="Times New Roman"/>
        </w:rPr>
      </w:pPr>
      <w:r>
        <w:rPr>
          <w:rFonts w:ascii="Times New Roman" w:hAnsi="Times New Roman" w:cs="Times New Roman"/>
          <w:position w:val="-28"/>
        </w:rPr>
        <w:object w:dxaOrig="2183" w:dyaOrig="1143" w14:anchorId="47BBBB81">
          <v:shape id="_x0000_s1086" type="#_x0000_t75" style="position:absolute;left:0;text-align:left;margin-left:144.9pt;margin-top:10.1pt;width:64pt;height:33pt;z-index:251667968;mso-width-relative:page;mso-height-relative:page">
            <v:imagedata r:id="rId276" o:title=""/>
            <o:lock v:ext="edit" aspectratio="f"/>
          </v:shape>
          <o:OLEObject Type="Embed" ProgID="Equation.DSMT4" ShapeID="_x0000_s1086" DrawAspect="Content" ObjectID="_1637413002" r:id="rId277"/>
        </w:object>
      </w:r>
    </w:p>
    <w:p w14:paraId="5E0BB59A" w14:textId="77777777" w:rsidR="00E07C41" w:rsidRDefault="00514A19">
      <w:pPr>
        <w:spacing w:line="400" w:lineRule="exact"/>
        <w:ind w:left="7140" w:firstLineChars="275" w:firstLine="660"/>
        <w:rPr>
          <w:rFonts w:ascii="Times New Roman" w:hAnsi="Times New Roman" w:cs="Times New Roman"/>
        </w:rPr>
      </w:pPr>
      <w:r>
        <w:rPr>
          <w:rFonts w:ascii="Times New Roman" w:hAnsi="Times New Roman" w:cs="Times New Roman" w:hint="eastAsia"/>
        </w:rPr>
        <w:t>(2-33)</w:t>
      </w:r>
    </w:p>
    <w:p w14:paraId="0242BBE7" w14:textId="77777777" w:rsidR="00E07C41" w:rsidRDefault="00E07C41">
      <w:pPr>
        <w:spacing w:line="400" w:lineRule="exact"/>
        <w:ind w:firstLine="420"/>
        <w:rPr>
          <w:rFonts w:ascii="Times New Roman" w:hAnsi="Times New Roman" w:cs="Times New Roman"/>
        </w:rPr>
      </w:pPr>
    </w:p>
    <w:p w14:paraId="552F300F"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保持</w:t>
      </w:r>
      <w:r>
        <w:rPr>
          <w:rFonts w:ascii="Times New Roman" w:hAnsi="Times New Roman" w:cs="Times New Roman" w:hint="eastAsia"/>
          <w:position w:val="-12"/>
        </w:rPr>
        <w:object w:dxaOrig="220" w:dyaOrig="360" w14:anchorId="2479F328">
          <v:shape id="_x0000_i1091" type="#_x0000_t75" style="width:10.75pt;height:18.25pt" o:ole="">
            <v:imagedata r:id="rId278" o:title=""/>
            <o:lock v:ext="edit" aspectratio="f"/>
          </v:shape>
          <o:OLEObject Type="Embed" ProgID="Equation.DSMT4" ShapeID="_x0000_i1091" DrawAspect="Content" ObjectID="_1637412797" r:id="rId279"/>
        </w:object>
      </w:r>
      <w:r>
        <w:rPr>
          <w:rFonts w:ascii="Times New Roman" w:hAnsi="Times New Roman" w:cs="Times New Roman" w:hint="eastAsia"/>
        </w:rPr>
        <w:t>和</w:t>
      </w:r>
      <w:r>
        <w:rPr>
          <w:rFonts w:ascii="Times New Roman" w:hAnsi="Times New Roman" w:cs="Times New Roman" w:hint="eastAsia"/>
          <w:position w:val="-12"/>
        </w:rPr>
        <w:object w:dxaOrig="240" w:dyaOrig="360" w14:anchorId="1C31AB0D">
          <v:shape id="_x0000_i1092" type="#_x0000_t75" style="width:11.8pt;height:18.25pt" o:ole="">
            <v:imagedata r:id="rId280" o:title=""/>
            <o:lock v:ext="edit" aspectratio="f"/>
          </v:shape>
          <o:OLEObject Type="Embed" ProgID="Equation.DSMT4" ShapeID="_x0000_i1092" DrawAspect="Content" ObjectID="_1637412798" r:id="rId281"/>
        </w:object>
      </w:r>
      <w:r>
        <w:rPr>
          <w:rFonts w:ascii="Times New Roman" w:hAnsi="Times New Roman" w:cs="Times New Roman" w:hint="eastAsia"/>
        </w:rPr>
        <w:t>的值不变，求水平集函数的最小值，得到如下求导方程：</w:t>
      </w:r>
    </w:p>
    <w:p w14:paraId="7F32083B" w14:textId="77777777" w:rsidR="00E07C41" w:rsidRDefault="00514A19">
      <w:pPr>
        <w:spacing w:line="400" w:lineRule="exact"/>
        <w:ind w:left="7140" w:firstLine="420"/>
        <w:rPr>
          <w:rFonts w:ascii="Times New Roman" w:hAnsi="Times New Roman" w:cs="Times New Roman"/>
        </w:rPr>
      </w:pPr>
      <w:r>
        <w:rPr>
          <w:rFonts w:ascii="Times New Roman" w:hAnsi="Times New Roman" w:cs="Times New Roman"/>
          <w:position w:val="-64"/>
        </w:rPr>
        <w:object w:dxaOrig="2183" w:dyaOrig="1143" w14:anchorId="3D72B9CB">
          <v:shape id="_x0000_s1087" type="#_x0000_t75" style="position:absolute;left:0;text-align:left;margin-left:55.75pt;margin-top:4.35pt;width:309pt;height:70pt;z-index:251668992;mso-width-relative:page;mso-height-relative:page">
            <v:imagedata r:id="rId282" o:title=""/>
            <o:lock v:ext="edit" aspectratio="f"/>
          </v:shape>
          <o:OLEObject Type="Embed" ProgID="Equation.DSMT4" ShapeID="_x0000_s1087" DrawAspect="Content" ObjectID="_1637413003" r:id="rId283"/>
        </w:object>
      </w:r>
    </w:p>
    <w:p w14:paraId="20958793" w14:textId="77777777" w:rsidR="00E07C41" w:rsidRDefault="00514A19">
      <w:pPr>
        <w:spacing w:line="400" w:lineRule="exact"/>
        <w:ind w:left="7140" w:firstLineChars="275" w:firstLine="660"/>
        <w:rPr>
          <w:rFonts w:ascii="Times New Roman" w:hAnsi="Times New Roman" w:cs="Times New Roman"/>
        </w:rPr>
      </w:pPr>
      <w:r>
        <w:rPr>
          <w:rFonts w:ascii="Times New Roman" w:hAnsi="Times New Roman" w:cs="Times New Roman" w:hint="eastAsia"/>
        </w:rPr>
        <w:t>(2-34)</w:t>
      </w:r>
    </w:p>
    <w:p w14:paraId="237EE607" w14:textId="77777777" w:rsidR="00E07C41" w:rsidRDefault="00E07C41">
      <w:pPr>
        <w:spacing w:line="400" w:lineRule="exact"/>
        <w:ind w:firstLine="420"/>
        <w:rPr>
          <w:rFonts w:ascii="Times New Roman" w:hAnsi="Times New Roman" w:cs="Times New Roman"/>
        </w:rPr>
      </w:pPr>
    </w:p>
    <w:p w14:paraId="564B59EE" w14:textId="77777777" w:rsidR="00E07C41" w:rsidRDefault="00E07C41">
      <w:pPr>
        <w:spacing w:line="400" w:lineRule="exact"/>
        <w:rPr>
          <w:rFonts w:ascii="Times New Roman" w:hAnsi="Times New Roman" w:cs="Times New Roman"/>
        </w:rPr>
      </w:pPr>
    </w:p>
    <w:p w14:paraId="23C5F2ED"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通过以上详尽的分析，可以得到水平集方程的数值解</w:t>
      </w:r>
      <w:r>
        <w:rPr>
          <w:rFonts w:ascii="Times New Roman" w:hAnsi="Times New Roman" w:cs="Times New Roman" w:hint="eastAsia"/>
        </w:rPr>
        <w:t>(2-29)</w:t>
      </w:r>
      <w:r>
        <w:rPr>
          <w:rFonts w:ascii="Times New Roman" w:hAnsi="Times New Roman" w:cs="Times New Roman" w:hint="eastAsia"/>
        </w:rPr>
        <w:t>、</w:t>
      </w:r>
      <w:r>
        <w:rPr>
          <w:rFonts w:ascii="Times New Roman" w:hAnsi="Times New Roman" w:cs="Times New Roman" w:hint="eastAsia"/>
        </w:rPr>
        <w:t>(2-30)</w:t>
      </w:r>
      <w:r>
        <w:rPr>
          <w:rFonts w:ascii="Times New Roman" w:hAnsi="Times New Roman" w:cs="Times New Roman" w:hint="eastAsia"/>
        </w:rPr>
        <w:t>、</w:t>
      </w:r>
      <w:r>
        <w:rPr>
          <w:rFonts w:ascii="Times New Roman" w:hAnsi="Times New Roman" w:cs="Times New Roman" w:hint="eastAsia"/>
        </w:rPr>
        <w:t>(2-34)</w:t>
      </w:r>
      <w:r>
        <w:rPr>
          <w:rFonts w:ascii="Times New Roman" w:hAnsi="Times New Roman" w:cs="Times New Roman" w:hint="eastAsia"/>
        </w:rPr>
        <w:t>。</w:t>
      </w:r>
      <w:r>
        <w:rPr>
          <w:rFonts w:ascii="Times New Roman" w:hAnsi="Times New Roman" w:cs="Times New Roman" w:hint="eastAsia"/>
        </w:rPr>
        <w:t>CV</w:t>
      </w:r>
      <w:r>
        <w:rPr>
          <w:rFonts w:ascii="Times New Roman" w:hAnsi="Times New Roman" w:cs="Times New Roman" w:hint="eastAsia"/>
        </w:rPr>
        <w:t>模型的数值解都是依据图像的全局信息得到，可以看出</w:t>
      </w:r>
      <w:r>
        <w:rPr>
          <w:rFonts w:ascii="Times New Roman" w:hAnsi="Times New Roman" w:cs="Times New Roman" w:hint="eastAsia"/>
        </w:rPr>
        <w:t>CV</w:t>
      </w:r>
      <w:r>
        <w:rPr>
          <w:rFonts w:ascii="Times New Roman" w:hAnsi="Times New Roman" w:cs="Times New Roman" w:hint="eastAsia"/>
        </w:rPr>
        <w:t>模型的特点就是图像的全局性。</w:t>
      </w:r>
    </w:p>
    <w:p w14:paraId="7C054469"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最后对水平集函数进行离散化处理，采用的方法是有限差分法，假设时间间隔</w:t>
      </w:r>
      <w:r>
        <w:rPr>
          <w:rFonts w:ascii="Times New Roman" w:hAnsi="Times New Roman" w:cs="Times New Roman" w:hint="eastAsia"/>
        </w:rPr>
        <w:lastRenderedPageBreak/>
        <w:t>为</w:t>
      </w:r>
      <w:r>
        <w:rPr>
          <w:rFonts w:ascii="Times New Roman" w:hAnsi="Times New Roman" w:cs="Times New Roman" w:hint="eastAsia"/>
          <w:position w:val="-6"/>
        </w:rPr>
        <w:object w:dxaOrig="300" w:dyaOrig="279" w14:anchorId="0B003FB0">
          <v:shape id="_x0000_i1093" type="#_x0000_t75" style="width:15.05pt;height:13.95pt" o:ole="">
            <v:imagedata r:id="rId284" o:title=""/>
            <o:lock v:ext="edit" aspectratio="f"/>
          </v:shape>
          <o:OLEObject Type="Embed" ProgID="Equation.DSMT4" ShapeID="_x0000_i1093" DrawAspect="Content" ObjectID="_1637412799" r:id="rId285"/>
        </w:object>
      </w:r>
      <w:r>
        <w:rPr>
          <w:rFonts w:ascii="Times New Roman" w:hAnsi="Times New Roman" w:cs="Times New Roman" w:hint="eastAsia"/>
        </w:rPr>
        <w:t>，空间间隔为</w:t>
      </w:r>
      <w:r>
        <w:rPr>
          <w:rFonts w:ascii="Times New Roman" w:hAnsi="Times New Roman" w:cs="Times New Roman" w:hint="eastAsia"/>
          <w:position w:val="-6"/>
        </w:rPr>
        <w:object w:dxaOrig="200" w:dyaOrig="279" w14:anchorId="50810D66">
          <v:shape id="_x0000_i1094" type="#_x0000_t75" style="width:10.2pt;height:13.95pt" o:ole="">
            <v:imagedata r:id="rId286" o:title=""/>
            <o:lock v:ext="edit" aspectratio="f"/>
          </v:shape>
          <o:OLEObject Type="Embed" ProgID="Equation.DSMT4" ShapeID="_x0000_i1094" DrawAspect="Content" ObjectID="_1637412800" r:id="rId287"/>
        </w:object>
      </w:r>
      <w:r>
        <w:rPr>
          <w:rFonts w:ascii="Times New Roman" w:hAnsi="Times New Roman" w:cs="Times New Roman" w:hint="eastAsia"/>
        </w:rPr>
        <w:t>，可以得到如下迭代公式：</w:t>
      </w:r>
    </w:p>
    <w:p w14:paraId="52623AB7" w14:textId="77777777" w:rsidR="00E07C41" w:rsidRDefault="00E07C41">
      <w:pPr>
        <w:spacing w:line="400" w:lineRule="exact"/>
        <w:ind w:firstLine="420"/>
        <w:rPr>
          <w:rFonts w:ascii="Times New Roman" w:hAnsi="Times New Roman" w:cs="Times New Roman"/>
        </w:rPr>
      </w:pPr>
    </w:p>
    <w:p w14:paraId="1D734F1C" w14:textId="77777777" w:rsidR="00E07C41" w:rsidRDefault="00E07C41">
      <w:pPr>
        <w:spacing w:line="400" w:lineRule="exact"/>
        <w:ind w:left="7140" w:firstLine="420"/>
        <w:rPr>
          <w:rFonts w:ascii="Times New Roman" w:hAnsi="Times New Roman" w:cs="Times New Roman"/>
        </w:rPr>
      </w:pPr>
    </w:p>
    <w:p w14:paraId="6BAE9A5E" w14:textId="77777777" w:rsidR="00E07C41" w:rsidRDefault="00514A19">
      <w:pPr>
        <w:spacing w:line="400" w:lineRule="exact"/>
        <w:ind w:left="7140" w:firstLine="420"/>
        <w:rPr>
          <w:rFonts w:ascii="Times New Roman" w:hAnsi="Times New Roman" w:cs="Times New Roman"/>
        </w:rPr>
      </w:pPr>
      <w:r>
        <w:rPr>
          <w:rFonts w:ascii="Times New Roman" w:hAnsi="Times New Roman" w:cs="Times New Roman"/>
        </w:rPr>
        <w:object w:dxaOrig="2183" w:dyaOrig="1143" w14:anchorId="24650701">
          <v:shape id="_x0000_s1126" type="#_x0000_t75" style="position:absolute;left:0;text-align:left;margin-left:42pt;margin-top:-6.45pt;width:311.9pt;height:69.45pt;z-index:251696640;mso-width-relative:page;mso-height-relative:page">
            <v:imagedata r:id="rId288" o:title=""/>
            <o:lock v:ext="edit" aspectratio="f"/>
          </v:shape>
          <o:OLEObject Type="Embed" ProgID="Equation.DSMT4" ShapeID="_x0000_s1126" DrawAspect="Content" ObjectID="_1637413004" r:id="rId289"/>
        </w:object>
      </w:r>
      <w:r>
        <w:rPr>
          <w:rFonts w:ascii="Times New Roman" w:hAnsi="Times New Roman" w:cs="Times New Roman" w:hint="eastAsia"/>
        </w:rPr>
        <w:t>(2-35)</w:t>
      </w:r>
    </w:p>
    <w:p w14:paraId="37A2EB61" w14:textId="77777777" w:rsidR="00E07C41" w:rsidRDefault="00E07C41">
      <w:pPr>
        <w:spacing w:line="400" w:lineRule="exact"/>
        <w:ind w:firstLine="420"/>
        <w:rPr>
          <w:rFonts w:ascii="Times New Roman" w:hAnsi="Times New Roman" w:cs="Times New Roman"/>
        </w:rPr>
      </w:pPr>
      <w:bookmarkStart w:id="155" w:name="_Toc508876303"/>
      <w:bookmarkStart w:id="156" w:name="_Toc9526679"/>
    </w:p>
    <w:p w14:paraId="002CB92A" w14:textId="77777777" w:rsidR="00E07C41" w:rsidRDefault="00E07C41"/>
    <w:p w14:paraId="4EC83A54" w14:textId="77777777" w:rsidR="00E07C41" w:rsidRDefault="00E07C41">
      <w:pPr>
        <w:ind w:firstLine="420"/>
      </w:pPr>
    </w:p>
    <w:p w14:paraId="72727996" w14:textId="77777777" w:rsidR="00E07C41" w:rsidRDefault="00514A19">
      <w:pPr>
        <w:ind w:firstLine="420"/>
      </w:pPr>
      <w:r>
        <w:rPr>
          <w:position w:val="-36"/>
        </w:rPr>
        <w:object w:dxaOrig="2183" w:dyaOrig="1143" w14:anchorId="2CAF6C40">
          <v:shape id="_x0000_s1127" type="#_x0000_t75" style="position:absolute;left:0;text-align:left;margin-left:107.4pt;margin-top:45.1pt;width:201pt;height:42pt;z-index:251697664;mso-width-relative:page;mso-height-relative:page">
            <v:imagedata r:id="rId290" o:title=""/>
            <o:lock v:ext="edit" aspectratio="f"/>
          </v:shape>
          <o:OLEObject Type="Embed" ProgID="Equation.DSMT4" ShapeID="_x0000_s1127" DrawAspect="Content" ObjectID="_1637413005" r:id="rId291"/>
        </w:object>
      </w:r>
      <w:r>
        <w:rPr>
          <w:rFonts w:hint="eastAsia"/>
        </w:rPr>
        <w:t>上述公式中，</w:t>
      </w:r>
      <w:r>
        <w:rPr>
          <w:rFonts w:hint="eastAsia"/>
          <w:position w:val="-14"/>
        </w:rPr>
        <w:object w:dxaOrig="460" w:dyaOrig="400" w14:anchorId="45262ECF">
          <v:shape id="_x0000_i1095" type="#_x0000_t75" style="width:23.1pt;height:19.9pt" o:ole="">
            <v:imagedata r:id="rId292" o:title=""/>
            <o:lock v:ext="edit" aspectratio="f"/>
          </v:shape>
          <o:OLEObject Type="Embed" ProgID="Equation.DSMT4" ShapeID="_x0000_i1095" DrawAspect="Content" ObjectID="_1637412801" r:id="rId293"/>
        </w:object>
      </w:r>
      <w:r>
        <w:rPr>
          <w:rFonts w:hint="eastAsia"/>
        </w:rPr>
        <w:t>，</w:t>
      </w:r>
      <w:r>
        <w:rPr>
          <w:rFonts w:hint="eastAsia"/>
          <w:position w:val="-14"/>
        </w:rPr>
        <w:object w:dxaOrig="580" w:dyaOrig="400" w14:anchorId="035B337B">
          <v:shape id="_x0000_i1096" type="#_x0000_t75" style="width:29pt;height:19.9pt" o:ole="">
            <v:imagedata r:id="rId294" o:title=""/>
            <o:lock v:ext="edit" aspectratio="f"/>
          </v:shape>
          <o:OLEObject Type="Embed" ProgID="Equation.DSMT4" ShapeID="_x0000_i1096" DrawAspect="Content" ObjectID="_1637412802" r:id="rId295"/>
        </w:object>
      </w:r>
      <w:r>
        <w:rPr>
          <w:rFonts w:hint="eastAsia"/>
        </w:rPr>
        <w:t>表示在坐标</w:t>
      </w:r>
      <w:r>
        <w:rPr>
          <w:rFonts w:hint="eastAsia"/>
          <w:position w:val="-10"/>
        </w:rPr>
        <w:object w:dxaOrig="580" w:dyaOrig="320" w14:anchorId="2390DAEF">
          <v:shape id="_x0000_i1097" type="#_x0000_t75" style="width:29pt;height:16.1pt" o:ole="">
            <v:imagedata r:id="rId296" o:title=""/>
            <o:lock v:ext="edit" aspectratio="f"/>
          </v:shape>
          <o:OLEObject Type="Embed" ProgID="Equation.DSMT4" ShapeID="_x0000_i1097" DrawAspect="Content" ObjectID="_1637412803" r:id="rId297"/>
        </w:object>
      </w:r>
      <w:r>
        <w:rPr>
          <w:rFonts w:hint="eastAsia"/>
        </w:rPr>
        <w:t>处，</w:t>
      </w:r>
      <w:r>
        <w:rPr>
          <w:rFonts w:hint="eastAsia"/>
          <w:position w:val="-6"/>
        </w:rPr>
        <w:object w:dxaOrig="200" w:dyaOrig="220" w14:anchorId="4BEFEE97">
          <v:shape id="_x0000_i1098" type="#_x0000_t75" style="width:10.2pt;height:10.75pt" o:ole="">
            <v:imagedata r:id="rId298" o:title=""/>
            <o:lock v:ext="edit" aspectratio="f"/>
          </v:shape>
          <o:OLEObject Type="Embed" ProgID="Equation.DSMT4" ShapeID="_x0000_i1098" DrawAspect="Content" ObjectID="_1637412804" r:id="rId299"/>
        </w:object>
      </w:r>
      <w:r>
        <w:rPr>
          <w:rFonts w:hint="eastAsia"/>
        </w:rPr>
        <w:t>、</w:t>
      </w:r>
      <w:r>
        <w:rPr>
          <w:rFonts w:hint="eastAsia"/>
          <w:position w:val="-6"/>
        </w:rPr>
        <w:object w:dxaOrig="480" w:dyaOrig="279" w14:anchorId="62FFADEA">
          <v:shape id="_x0000_i1099" type="#_x0000_t75" style="width:24.2pt;height:13.95pt" o:ole="">
            <v:imagedata r:id="rId300" o:title=""/>
            <o:lock v:ext="edit" aspectratio="f"/>
          </v:shape>
          <o:OLEObject Type="Embed" ProgID="Equation.DSMT4" ShapeID="_x0000_i1099" DrawAspect="Content" ObjectID="_1637412805" r:id="rId301"/>
        </w:object>
      </w:r>
      <w:r>
        <w:rPr>
          <w:rFonts w:hint="eastAsia"/>
        </w:rPr>
        <w:t>次迭代水平集函数值，</w:t>
      </w:r>
      <w:r>
        <w:rPr>
          <w:rFonts w:hint="eastAsia"/>
          <w:position w:val="-12"/>
        </w:rPr>
        <w:object w:dxaOrig="320" w:dyaOrig="360" w14:anchorId="6D5714EC">
          <v:shape id="_x0000_i1100" type="#_x0000_t75" style="width:16.1pt;height:18.25pt" o:ole="">
            <v:imagedata r:id="rId302" o:title=""/>
            <o:lock v:ext="edit" aspectratio="f"/>
          </v:shape>
          <o:OLEObject Type="Embed" ProgID="Equation.DSMT4" ShapeID="_x0000_i1100" DrawAspect="Content" ObjectID="_1637412806" r:id="rId303"/>
        </w:object>
      </w:r>
      <w:r>
        <w:rPr>
          <w:rFonts w:hint="eastAsia"/>
        </w:rPr>
        <w:t>、</w:t>
      </w:r>
      <w:r>
        <w:rPr>
          <w:rFonts w:hint="eastAsia"/>
          <w:position w:val="-12"/>
        </w:rPr>
        <w:object w:dxaOrig="320" w:dyaOrig="360" w14:anchorId="39832737">
          <v:shape id="_x0000_i1101" type="#_x0000_t75" style="width:16.1pt;height:18.25pt" o:ole="">
            <v:imagedata r:id="rId304" o:title=""/>
            <o:lock v:ext="edit" aspectratio="f"/>
          </v:shape>
          <o:OLEObject Type="Embed" ProgID="Equation.DSMT4" ShapeID="_x0000_i1101" DrawAspect="Content" ObjectID="_1637412807" r:id="rId305"/>
        </w:object>
      </w:r>
      <w:r>
        <w:rPr>
          <w:rFonts w:hint="eastAsia"/>
        </w:rPr>
        <w:t>表示向前差分、向后差分算子：</w:t>
      </w:r>
    </w:p>
    <w:p w14:paraId="2532C46C" w14:textId="77777777" w:rsidR="00E07C41" w:rsidRDefault="00514A19">
      <w:pPr>
        <w:ind w:left="7140" w:firstLine="420"/>
      </w:pPr>
      <w:r>
        <w:rPr>
          <w:rFonts w:hint="eastAsia"/>
        </w:rPr>
        <w:t>(2-36)</w:t>
      </w:r>
    </w:p>
    <w:p w14:paraId="27A63B47" w14:textId="77777777" w:rsidR="00E07C41" w:rsidRDefault="00E07C41">
      <w:pPr>
        <w:ind w:left="7140" w:firstLine="420"/>
      </w:pPr>
    </w:p>
    <w:p w14:paraId="2F3CD6AE" w14:textId="77777777" w:rsidR="00E07C41" w:rsidRDefault="00514A19">
      <w:pPr>
        <w:ind w:firstLine="420"/>
      </w:pPr>
      <w:r>
        <w:rPr>
          <w:rFonts w:hint="eastAsia"/>
        </w:rPr>
        <w:t>以上公式就是</w:t>
      </w:r>
      <w:r>
        <w:rPr>
          <w:rFonts w:hint="eastAsia"/>
        </w:rPr>
        <w:t>CV</w:t>
      </w:r>
      <w:r>
        <w:rPr>
          <w:rFonts w:hint="eastAsia"/>
        </w:rPr>
        <w:t>水平集函数的离散形式。</w:t>
      </w:r>
    </w:p>
    <w:p w14:paraId="4C049A6A" w14:textId="77777777" w:rsidR="00E07C41" w:rsidRDefault="00514A19">
      <w:pPr>
        <w:pStyle w:val="3"/>
        <w:spacing w:before="120" w:after="120"/>
      </w:pPr>
      <w:r>
        <w:t>2.</w:t>
      </w:r>
      <w:bookmarkEnd w:id="155"/>
      <w:r>
        <w:t>3.3</w:t>
      </w:r>
      <w:bookmarkEnd w:id="156"/>
      <w:r>
        <w:rPr>
          <w:rFonts w:hint="eastAsia"/>
        </w:rPr>
        <w:t xml:space="preserve"> RSF</w:t>
      </w:r>
      <w:r>
        <w:rPr>
          <w:rFonts w:hint="eastAsia"/>
        </w:rPr>
        <w:t>模型</w:t>
      </w:r>
    </w:p>
    <w:p w14:paraId="67A4C01A" w14:textId="77777777" w:rsidR="00E07C41" w:rsidRDefault="00514A19">
      <w:pPr>
        <w:spacing w:line="400" w:lineRule="exact"/>
        <w:ind w:firstLine="420"/>
        <w:rPr>
          <w:rFonts w:ascii="Times New Roman" w:hAnsi="Times New Roman" w:cs="Times New Roman"/>
        </w:rPr>
      </w:pPr>
      <w:r>
        <w:rPr>
          <w:rFonts w:ascii="Times New Roman" w:hAnsi="Times New Roman" w:cs="Times New Roman"/>
          <w:position w:val="-34"/>
        </w:rPr>
        <w:object w:dxaOrig="2183" w:dyaOrig="1143" w14:anchorId="366A9F5B">
          <v:shape id="_x0000_s1088" type="#_x0000_t75" style="position:absolute;left:0;text-align:left;margin-left:79.05pt;margin-top:136.45pt;width:272pt;height:37pt;z-index:251670016;mso-width-relative:page;mso-height-relative:page">
            <v:imagedata r:id="rId306" o:title=""/>
            <o:lock v:ext="edit" aspectratio="f"/>
          </v:shape>
          <o:OLEObject Type="Embed" ProgID="Equation.DSMT4" ShapeID="_x0000_s1088" DrawAspect="Content" ObjectID="_1637413006" r:id="rId307"/>
        </w:object>
      </w:r>
      <w:r>
        <w:rPr>
          <w:rFonts w:ascii="Times New Roman" w:hAnsi="Times New Roman" w:cs="Times New Roman" w:hint="eastAsia"/>
        </w:rPr>
        <w:t>RSF(Region-scalable Fitting)</w:t>
      </w:r>
      <w:r>
        <w:rPr>
          <w:rFonts w:ascii="Times New Roman" w:hAnsi="Times New Roman" w:cs="Times New Roman" w:hint="eastAsia"/>
        </w:rPr>
        <w:t>模型是在</w:t>
      </w:r>
      <w:r>
        <w:rPr>
          <w:rFonts w:ascii="Times New Roman" w:hAnsi="Times New Roman" w:cs="Times New Roman" w:hint="eastAsia"/>
        </w:rPr>
        <w:t>CV</w:t>
      </w:r>
      <w:r>
        <w:rPr>
          <w:rFonts w:ascii="Times New Roman" w:hAnsi="Times New Roman" w:cs="Times New Roman" w:hint="eastAsia"/>
        </w:rPr>
        <w:t>模型上的进一步改进，是</w:t>
      </w:r>
      <w:r>
        <w:rPr>
          <w:rFonts w:ascii="Times New Roman" w:hAnsi="Times New Roman" w:cs="Times New Roman" w:hint="eastAsia"/>
        </w:rPr>
        <w:t>Li[</w:t>
      </w:r>
      <w:r>
        <w:commentReference w:id="157"/>
      </w:r>
      <w:r>
        <w:rPr>
          <w:rFonts w:ascii="Times New Roman" w:hAnsi="Times New Roman" w:cs="Times New Roman" w:hint="eastAsia"/>
        </w:rPr>
        <w:t>]</w:t>
      </w:r>
      <w:r>
        <w:rPr>
          <w:rFonts w:ascii="Times New Roman" w:hAnsi="Times New Roman" w:cs="Times New Roman" w:hint="eastAsia"/>
        </w:rPr>
        <w:t>等人为了解决仅考虑全局信息产生的灰度不均匀问题，提出的局部区域拟合模型。该模型将高斯核函数引入能量项，并通过高斯函数与数据拟合项结合的方式，共同驱动曲线的演化，同时，水平集函数中的各类正则项确保了曲线拓扑结构的平滑。我们对该模型进行分析，定义图像</w:t>
      </w:r>
      <w:r>
        <w:rPr>
          <w:rFonts w:ascii="Times New Roman" w:hAnsi="Times New Roman" w:cs="Times New Roman" w:hint="eastAsia"/>
          <w:position w:val="-4"/>
        </w:rPr>
        <w:object w:dxaOrig="200" w:dyaOrig="260" w14:anchorId="59BADC50">
          <v:shape id="_x0000_i1102" type="#_x0000_t75" style="width:10.2pt;height:12.9pt" o:ole="">
            <v:imagedata r:id="rId308" o:title=""/>
            <o:lock v:ext="edit" aspectratio="f"/>
          </v:shape>
          <o:OLEObject Type="Embed" ProgID="Equation.DSMT4" ShapeID="_x0000_i1102" DrawAspect="Content" ObjectID="_1637412808" r:id="rId309"/>
        </w:object>
      </w:r>
      <w:r>
        <w:rPr>
          <w:rFonts w:ascii="Times New Roman" w:hAnsi="Times New Roman" w:cs="Times New Roman" w:hint="eastAsia"/>
        </w:rPr>
        <w:t>，图像区域为</w:t>
      </w:r>
      <w:r>
        <w:rPr>
          <w:rFonts w:ascii="Times New Roman" w:hAnsi="Times New Roman" w:cs="Times New Roman" w:hint="eastAsia"/>
          <w:position w:val="-4"/>
        </w:rPr>
        <w:object w:dxaOrig="260" w:dyaOrig="260" w14:anchorId="758B48AF">
          <v:shape id="_x0000_i1103" type="#_x0000_t75" style="width:12.9pt;height:12.9pt" o:ole="">
            <v:imagedata r:id="rId310" o:title=""/>
            <o:lock v:ext="edit" aspectratio="f"/>
          </v:shape>
          <o:OLEObject Type="Embed" ProgID="Equation.DSMT4" ShapeID="_x0000_i1103" DrawAspect="Content" ObjectID="_1637412809" r:id="rId311"/>
        </w:object>
      </w:r>
      <w:r>
        <w:rPr>
          <w:rFonts w:ascii="Times New Roman" w:hAnsi="Times New Roman" w:cs="Times New Roman" w:hint="eastAsia"/>
        </w:rPr>
        <w:t>，对其中的某个像素点定义为</w:t>
      </w:r>
      <w:r>
        <w:rPr>
          <w:rFonts w:ascii="Times New Roman" w:hAnsi="Times New Roman" w:cs="Times New Roman" w:hint="eastAsia"/>
          <w:position w:val="-6"/>
        </w:rPr>
        <w:object w:dxaOrig="200" w:dyaOrig="220" w14:anchorId="38F45253">
          <v:shape id="_x0000_i1104" type="#_x0000_t75" style="width:10.2pt;height:10.75pt" o:ole="">
            <v:imagedata r:id="rId312" o:title=""/>
            <o:lock v:ext="edit" aspectratio="f"/>
          </v:shape>
          <o:OLEObject Type="Embed" ProgID="Equation.DSMT4" ShapeID="_x0000_i1104" DrawAspect="Content" ObjectID="_1637412810" r:id="rId313"/>
        </w:object>
      </w:r>
      <w:r>
        <w:rPr>
          <w:rFonts w:ascii="Times New Roman" w:hAnsi="Times New Roman" w:cs="Times New Roman" w:hint="eastAsia"/>
        </w:rPr>
        <w:t>，曲线</w:t>
      </w:r>
      <w:r>
        <w:rPr>
          <w:rFonts w:ascii="Times New Roman" w:hAnsi="Times New Roman" w:cs="Times New Roman" w:hint="eastAsia"/>
          <w:position w:val="-6"/>
        </w:rPr>
        <w:object w:dxaOrig="240" w:dyaOrig="279" w14:anchorId="23F04C19">
          <v:shape id="_x0000_i1105" type="#_x0000_t75" style="width:11.8pt;height:13.95pt" o:ole="">
            <v:imagedata r:id="rId314" o:title=""/>
            <o:lock v:ext="edit" aspectratio="f"/>
          </v:shape>
          <o:OLEObject Type="Embed" ProgID="Equation.DSMT4" ShapeID="_x0000_i1105" DrawAspect="Content" ObjectID="_1637412811" r:id="rId315"/>
        </w:object>
      </w:r>
      <w:r>
        <w:rPr>
          <w:rFonts w:ascii="Times New Roman" w:hAnsi="Times New Roman" w:cs="Times New Roman" w:hint="eastAsia"/>
        </w:rPr>
        <w:t>将图像分为曲线内部和曲线外部。定义</w:t>
      </w:r>
      <w:r>
        <w:rPr>
          <w:rFonts w:ascii="Times New Roman" w:hAnsi="Times New Roman" w:cs="Times New Roman" w:hint="eastAsia"/>
        </w:rPr>
        <w:t>RSF</w:t>
      </w:r>
      <w:r>
        <w:rPr>
          <w:rFonts w:ascii="Times New Roman" w:hAnsi="Times New Roman" w:cs="Times New Roman" w:hint="eastAsia"/>
        </w:rPr>
        <w:t>的局部拟合能量泛函公式如下：</w:t>
      </w:r>
    </w:p>
    <w:p w14:paraId="380570A2" w14:textId="77777777" w:rsidR="00E07C41" w:rsidRDefault="00514A19">
      <w:pPr>
        <w:spacing w:line="400" w:lineRule="exact"/>
        <w:ind w:left="7140" w:firstLineChars="275" w:firstLine="660"/>
        <w:rPr>
          <w:rFonts w:ascii="Times New Roman" w:hAnsi="Times New Roman" w:cs="Times New Roman"/>
        </w:rPr>
      </w:pPr>
      <w:r>
        <w:rPr>
          <w:rFonts w:ascii="Times New Roman" w:hAnsi="Times New Roman" w:cs="Times New Roman" w:hint="eastAsia"/>
        </w:rPr>
        <w:t>(2-37)</w:t>
      </w:r>
    </w:p>
    <w:p w14:paraId="43BEDAE2" w14:textId="77777777" w:rsidR="00E07C41" w:rsidRDefault="00E07C41">
      <w:pPr>
        <w:spacing w:line="400" w:lineRule="exact"/>
        <w:ind w:firstLine="420"/>
        <w:rPr>
          <w:rFonts w:ascii="Times New Roman" w:hAnsi="Times New Roman" w:cs="Times New Roman"/>
        </w:rPr>
      </w:pPr>
    </w:p>
    <w:p w14:paraId="0BDFD663"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公式中，</w:t>
      </w:r>
      <w:r>
        <w:rPr>
          <w:rFonts w:ascii="Times New Roman" w:hAnsi="Times New Roman" w:cs="Times New Roman" w:hint="eastAsia"/>
          <w:position w:val="-12"/>
        </w:rPr>
        <w:object w:dxaOrig="240" w:dyaOrig="360" w14:anchorId="2E004E8A">
          <v:shape id="_x0000_i1106" type="#_x0000_t75" style="width:11.8pt;height:18.25pt" o:ole="">
            <v:imagedata r:id="rId316" o:title=""/>
            <o:lock v:ext="edit" aspectratio="f"/>
          </v:shape>
          <o:OLEObject Type="Embed" ProgID="Equation.DSMT4" ShapeID="_x0000_i1106" DrawAspect="Content" ObjectID="_1637412812" r:id="rId317"/>
        </w:object>
      </w:r>
      <w:r>
        <w:rPr>
          <w:rFonts w:ascii="Times New Roman" w:hAnsi="Times New Roman" w:cs="Times New Roman" w:hint="eastAsia"/>
        </w:rPr>
        <w:t>和</w:t>
      </w:r>
      <w:r>
        <w:rPr>
          <w:rFonts w:ascii="Times New Roman" w:hAnsi="Times New Roman" w:cs="Times New Roman" w:hint="eastAsia"/>
          <w:position w:val="-12"/>
        </w:rPr>
        <w:object w:dxaOrig="279" w:dyaOrig="360" w14:anchorId="0EF1DB0C">
          <v:shape id="_x0000_i1107" type="#_x0000_t75" style="width:13.95pt;height:18.25pt" o:ole="">
            <v:imagedata r:id="rId318" o:title=""/>
            <o:lock v:ext="edit" aspectratio="f"/>
          </v:shape>
          <o:OLEObject Type="Embed" ProgID="Equation.DSMT4" ShapeID="_x0000_i1107" DrawAspect="Content" ObjectID="_1637412813" r:id="rId319"/>
        </w:object>
      </w:r>
      <w:r>
        <w:rPr>
          <w:rFonts w:ascii="Times New Roman" w:hAnsi="Times New Roman" w:cs="Times New Roman" w:hint="eastAsia"/>
        </w:rPr>
        <w:t>为非负常数，</w:t>
      </w:r>
      <w:r>
        <w:rPr>
          <w:rFonts w:ascii="Times New Roman" w:hAnsi="Times New Roman" w:cs="Times New Roman" w:hint="eastAsia"/>
          <w:position w:val="-12"/>
        </w:rPr>
        <w:object w:dxaOrig="560" w:dyaOrig="360" w14:anchorId="10700D53">
          <v:shape id="_x0000_i1108" type="#_x0000_t75" style="width:27.95pt;height:18.25pt" o:ole="">
            <v:imagedata r:id="rId320" o:title=""/>
            <o:lock v:ext="edit" aspectratio="f"/>
          </v:shape>
          <o:OLEObject Type="Embed" ProgID="Equation.DSMT4" ShapeID="_x0000_i1108" DrawAspect="Content" ObjectID="_1637412814" r:id="rId321"/>
        </w:object>
      </w:r>
      <w:r>
        <w:rPr>
          <w:rFonts w:ascii="Times New Roman" w:hAnsi="Times New Roman" w:cs="Times New Roman" w:hint="eastAsia"/>
        </w:rPr>
        <w:t>表示轮廓线内部区域灰度均值，</w:t>
      </w:r>
      <w:r>
        <w:rPr>
          <w:rFonts w:ascii="Times New Roman" w:hAnsi="Times New Roman" w:cs="Times New Roman" w:hint="eastAsia"/>
          <w:position w:val="-12"/>
        </w:rPr>
        <w:object w:dxaOrig="580" w:dyaOrig="360" w14:anchorId="73DFAC06">
          <v:shape id="_x0000_i1109" type="#_x0000_t75" style="width:29pt;height:18.25pt" o:ole="">
            <v:imagedata r:id="rId322" o:title=""/>
            <o:lock v:ext="edit" aspectratio="f"/>
          </v:shape>
          <o:OLEObject Type="Embed" ProgID="Equation.DSMT4" ShapeID="_x0000_i1109" DrawAspect="Content" ObjectID="_1637412815" r:id="rId323"/>
        </w:object>
      </w:r>
      <w:r>
        <w:rPr>
          <w:rFonts w:ascii="Times New Roman" w:hAnsi="Times New Roman" w:cs="Times New Roman" w:hint="eastAsia"/>
        </w:rPr>
        <w:t>表示轮廓线外部区域灰度均值，</w:t>
      </w:r>
      <w:r>
        <w:rPr>
          <w:rFonts w:ascii="Times New Roman" w:hAnsi="Times New Roman" w:cs="Times New Roman" w:hint="eastAsia"/>
          <w:position w:val="-10"/>
        </w:rPr>
        <w:object w:dxaOrig="499" w:dyaOrig="320" w14:anchorId="17862A90">
          <v:shape id="_x0000_i1110" type="#_x0000_t75" style="width:24.7pt;height:16.1pt" o:ole="">
            <v:imagedata r:id="rId324" o:title=""/>
            <o:lock v:ext="edit" aspectratio="f"/>
          </v:shape>
          <o:OLEObject Type="Embed" ProgID="Equation.DSMT4" ShapeID="_x0000_i1110" DrawAspect="Content" ObjectID="_1637412816" r:id="rId325"/>
        </w:object>
      </w:r>
      <w:r>
        <w:rPr>
          <w:rFonts w:ascii="Times New Roman" w:hAnsi="Times New Roman" w:cs="Times New Roman" w:hint="eastAsia"/>
        </w:rPr>
        <w:t>为</w:t>
      </w:r>
      <w:r>
        <w:rPr>
          <w:rFonts w:ascii="Times New Roman" w:hAnsi="Times New Roman" w:cs="Times New Roman" w:hint="eastAsia"/>
          <w:position w:val="-6"/>
        </w:rPr>
        <w:object w:dxaOrig="200" w:dyaOrig="220" w14:anchorId="39EC8B4D">
          <v:shape id="_x0000_i1111" type="#_x0000_t75" style="width:10.2pt;height:10.75pt" o:ole="">
            <v:imagedata r:id="rId326" o:title=""/>
            <o:lock v:ext="edit" aspectratio="f"/>
          </v:shape>
          <o:OLEObject Type="Embed" ProgID="Equation.DSMT4" ShapeID="_x0000_i1111" DrawAspect="Content" ObjectID="_1637412817" r:id="rId327"/>
        </w:object>
      </w:r>
      <w:r>
        <w:rPr>
          <w:rFonts w:ascii="Times New Roman" w:hAnsi="Times New Roman" w:cs="Times New Roman" w:hint="eastAsia"/>
        </w:rPr>
        <w:t>周围像素点，</w:t>
      </w:r>
      <w:r>
        <w:rPr>
          <w:rFonts w:ascii="Times New Roman" w:hAnsi="Times New Roman" w:cs="Times New Roman" w:hint="eastAsia"/>
          <w:position w:val="-4"/>
        </w:rPr>
        <w:object w:dxaOrig="260" w:dyaOrig="260" w14:anchorId="26FF9904">
          <v:shape id="_x0000_i1112" type="#_x0000_t75" style="width:12.9pt;height:12.9pt" o:ole="">
            <v:imagedata r:id="rId328" o:title=""/>
            <o:lock v:ext="edit" aspectratio="f"/>
          </v:shape>
          <o:OLEObject Type="Embed" ProgID="Equation.DSMT4" ShapeID="_x0000_i1112" DrawAspect="Content" ObjectID="_1637412818" r:id="rId329"/>
        </w:object>
      </w:r>
      <w:r>
        <w:rPr>
          <w:rFonts w:ascii="Times New Roman" w:hAnsi="Times New Roman" w:cs="Times New Roman" w:hint="eastAsia"/>
        </w:rPr>
        <w:t>表示高斯核函数</w:t>
      </w:r>
      <w:r>
        <w:rPr>
          <w:rFonts w:ascii="Times New Roman" w:hAnsi="Times New Roman" w:cs="Times New Roman" w:hint="eastAsia"/>
        </w:rPr>
        <w:t>,</w:t>
      </w:r>
      <w:r>
        <w:rPr>
          <w:rFonts w:ascii="Times New Roman" w:hAnsi="Times New Roman" w:cs="Times New Roman" w:hint="eastAsia"/>
        </w:rPr>
        <w:t>引入</w:t>
      </w:r>
      <w:r>
        <w:rPr>
          <w:rFonts w:ascii="Times New Roman" w:hAnsi="Times New Roman" w:cs="Times New Roman" w:hint="eastAsia"/>
          <w:position w:val="-6"/>
        </w:rPr>
        <w:object w:dxaOrig="240" w:dyaOrig="220" w14:anchorId="05C1B09F">
          <v:shape id="_x0000_i1113" type="#_x0000_t75" style="width:11.8pt;height:10.75pt" o:ole="">
            <v:imagedata r:id="rId330" o:title=""/>
            <o:lock v:ext="edit" aspectratio="f"/>
          </v:shape>
          <o:OLEObject Type="Embed" ProgID="Equation.DSMT4" ShapeID="_x0000_i1113" DrawAspect="Content" ObjectID="_1637412819" r:id="rId331"/>
        </w:object>
      </w:r>
      <w:r>
        <w:rPr>
          <w:rFonts w:ascii="Times New Roman" w:hAnsi="Times New Roman" w:cs="Times New Roman" w:hint="eastAsia"/>
        </w:rPr>
        <w:t>作为尺度参数，表达式如下：</w:t>
      </w:r>
    </w:p>
    <w:p w14:paraId="381D48AF" w14:textId="77777777" w:rsidR="00E07C41" w:rsidRDefault="00514A19">
      <w:pPr>
        <w:spacing w:line="400" w:lineRule="exact"/>
        <w:ind w:left="7140" w:firstLineChars="275" w:firstLine="660"/>
        <w:rPr>
          <w:rFonts w:ascii="Times New Roman" w:hAnsi="Times New Roman" w:cs="Times New Roman"/>
        </w:rPr>
      </w:pPr>
      <w:r>
        <w:rPr>
          <w:rFonts w:ascii="Times New Roman" w:hAnsi="Times New Roman" w:cs="Times New Roman"/>
          <w:position w:val="-28"/>
        </w:rPr>
        <w:object w:dxaOrig="2183" w:dyaOrig="1143" w14:anchorId="567A43F4">
          <v:shape id="_x0000_s1089" type="#_x0000_t75" style="position:absolute;left:0;text-align:left;margin-left:107.3pt;margin-top:4.5pt;width:192pt;height:33pt;z-index:251671040;mso-width-relative:page;mso-height-relative:page">
            <v:imagedata r:id="rId332" o:title=""/>
            <o:lock v:ext="edit" aspectratio="f"/>
          </v:shape>
          <o:OLEObject Type="Embed" ProgID="Equation.DSMT4" ShapeID="_x0000_s1089" DrawAspect="Content" ObjectID="_1637413007" r:id="rId333"/>
        </w:object>
      </w:r>
      <w:r>
        <w:rPr>
          <w:rFonts w:ascii="Times New Roman" w:hAnsi="Times New Roman" w:cs="Times New Roman" w:hint="eastAsia"/>
        </w:rPr>
        <w:t>(2-38)</w:t>
      </w:r>
    </w:p>
    <w:p w14:paraId="39C2594A" w14:textId="77777777" w:rsidR="00E07C41" w:rsidRDefault="00E07C41">
      <w:pPr>
        <w:spacing w:line="400" w:lineRule="exact"/>
        <w:ind w:firstLine="420"/>
        <w:rPr>
          <w:rFonts w:ascii="Times New Roman" w:hAnsi="Times New Roman" w:cs="Times New Roman"/>
        </w:rPr>
      </w:pPr>
    </w:p>
    <w:p w14:paraId="6FE83AEE"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上述泛函针对的是某个像素点</w:t>
      </w:r>
      <w:r>
        <w:rPr>
          <w:rFonts w:ascii="Times New Roman" w:hAnsi="Times New Roman" w:cs="Times New Roman" w:hint="eastAsia"/>
          <w:position w:val="-6"/>
        </w:rPr>
        <w:object w:dxaOrig="200" w:dyaOrig="220" w14:anchorId="34695B27">
          <v:shape id="_x0000_i1114" type="#_x0000_t75" style="width:10.2pt;height:10.75pt" o:ole="">
            <v:imagedata r:id="rId334" o:title=""/>
            <o:lock v:ext="edit" aspectratio="f"/>
          </v:shape>
          <o:OLEObject Type="Embed" ProgID="Equation.DSMT4" ShapeID="_x0000_i1114" DrawAspect="Content" ObjectID="_1637412820" r:id="rId335"/>
        </w:object>
      </w:r>
      <w:r>
        <w:rPr>
          <w:rFonts w:ascii="Times New Roman" w:hAnsi="Times New Roman" w:cs="Times New Roman" w:hint="eastAsia"/>
        </w:rPr>
        <w:t>周围的情况，泛函的大小通过</w:t>
      </w:r>
      <w:r>
        <w:rPr>
          <w:rFonts w:ascii="Times New Roman" w:hAnsi="Times New Roman" w:cs="Times New Roman" w:hint="eastAsia"/>
          <w:position w:val="-12"/>
        </w:rPr>
        <w:object w:dxaOrig="560" w:dyaOrig="360" w14:anchorId="2095ED5B">
          <v:shape id="_x0000_i1115" type="#_x0000_t75" style="width:27.95pt;height:18.25pt" o:ole="">
            <v:imagedata r:id="rId336" o:title=""/>
            <o:lock v:ext="edit" aspectratio="f"/>
          </v:shape>
          <o:OLEObject Type="Embed" ProgID="Equation.DSMT4" ShapeID="_x0000_i1115" DrawAspect="Content" ObjectID="_1637412821" r:id="rId337"/>
        </w:object>
      </w:r>
      <w:r>
        <w:rPr>
          <w:rFonts w:ascii="Times New Roman" w:hAnsi="Times New Roman" w:cs="Times New Roman" w:hint="eastAsia"/>
        </w:rPr>
        <w:t>，</w:t>
      </w:r>
      <w:r>
        <w:rPr>
          <w:rFonts w:ascii="Times New Roman" w:hAnsi="Times New Roman" w:cs="Times New Roman" w:hint="eastAsia"/>
          <w:position w:val="-10"/>
        </w:rPr>
        <w:object w:dxaOrig="499" w:dyaOrig="320" w14:anchorId="372D1374">
          <v:shape id="_x0000_i1116" type="#_x0000_t75" style="width:24.7pt;height:16.1pt" o:ole="">
            <v:imagedata r:id="rId338" o:title=""/>
            <o:lock v:ext="edit" aspectratio="f"/>
          </v:shape>
          <o:OLEObject Type="Embed" ProgID="Equation.DSMT4" ShapeID="_x0000_i1116" DrawAspect="Content" ObjectID="_1637412822" r:id="rId339"/>
        </w:object>
      </w:r>
      <w:r>
        <w:rPr>
          <w:rFonts w:ascii="Times New Roman" w:hAnsi="Times New Roman" w:cs="Times New Roman" w:hint="eastAsia"/>
        </w:rPr>
        <w:t>两者的差值计算出来。那么整幅图像的能量泛函需要将所有像素点的局部能量泛函叠加起来，得到总的能量泛函表达式如下：</w:t>
      </w:r>
    </w:p>
    <w:p w14:paraId="39D0780B" w14:textId="77777777" w:rsidR="00E07C41" w:rsidRDefault="00514A19">
      <w:pPr>
        <w:spacing w:line="400" w:lineRule="exact"/>
        <w:ind w:left="7140" w:firstLineChars="275" w:firstLine="660"/>
        <w:rPr>
          <w:rFonts w:ascii="Times New Roman" w:hAnsi="Times New Roman" w:cs="Times New Roman"/>
        </w:rPr>
      </w:pPr>
      <w:r>
        <w:rPr>
          <w:rFonts w:ascii="Times New Roman" w:hAnsi="Times New Roman" w:cs="Times New Roman"/>
          <w:position w:val="-30"/>
        </w:rPr>
        <w:object w:dxaOrig="2183" w:dyaOrig="1143" w14:anchorId="0D9A18BD">
          <v:shape id="_x0000_s1090" type="#_x0000_t75" style="position:absolute;left:0;text-align:left;margin-left:75pt;margin-top:.3pt;width:258.95pt;height:29pt;z-index:251672064;mso-width-relative:page;mso-height-relative:page">
            <v:imagedata r:id="rId340" o:title=""/>
            <o:lock v:ext="edit" aspectratio="f"/>
          </v:shape>
          <o:OLEObject Type="Embed" ProgID="Equation.DSMT4" ShapeID="_x0000_s1090" DrawAspect="Content" ObjectID="_1637413008" r:id="rId341"/>
        </w:object>
      </w:r>
      <w:r>
        <w:rPr>
          <w:rFonts w:ascii="Times New Roman" w:hAnsi="Times New Roman" w:cs="Times New Roman" w:hint="eastAsia"/>
        </w:rPr>
        <w:t>(2-39)</w:t>
      </w:r>
    </w:p>
    <w:p w14:paraId="7B0ABAE3" w14:textId="77777777" w:rsidR="00E07C41" w:rsidRDefault="00E07C41">
      <w:pPr>
        <w:spacing w:line="400" w:lineRule="exact"/>
        <w:ind w:firstLine="420"/>
        <w:rPr>
          <w:rFonts w:ascii="Times New Roman" w:hAnsi="Times New Roman" w:cs="Times New Roman"/>
        </w:rPr>
      </w:pPr>
    </w:p>
    <w:p w14:paraId="65B08E33"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lastRenderedPageBreak/>
        <w:t>其中，</w:t>
      </w:r>
      <w:r>
        <w:rPr>
          <w:rFonts w:ascii="Times New Roman" w:hAnsi="Times New Roman" w:cs="Times New Roman" w:hint="eastAsia"/>
          <w:position w:val="-10"/>
        </w:rPr>
        <w:object w:dxaOrig="400" w:dyaOrig="320" w14:anchorId="5F6FF784">
          <v:shape id="_x0000_i1117" type="#_x0000_t75" style="width:19.9pt;height:16.1pt" o:ole="">
            <v:imagedata r:id="rId342" o:title=""/>
            <o:lock v:ext="edit" aspectratio="f"/>
          </v:shape>
          <o:OLEObject Type="Embed" ProgID="Equation.DSMT4" ShapeID="_x0000_i1117" DrawAspect="Content" ObjectID="_1637412823" r:id="rId343"/>
        </w:object>
      </w:r>
      <w:r>
        <w:rPr>
          <w:rFonts w:ascii="Times New Roman" w:hAnsi="Times New Roman" w:cs="Times New Roman" w:hint="eastAsia"/>
        </w:rPr>
        <w:t>表示轮廓线</w:t>
      </w:r>
      <w:r>
        <w:rPr>
          <w:rFonts w:ascii="Times New Roman" w:hAnsi="Times New Roman" w:cs="Times New Roman" w:hint="eastAsia"/>
          <w:position w:val="-6"/>
        </w:rPr>
        <w:object w:dxaOrig="240" w:dyaOrig="279" w14:anchorId="262C215C">
          <v:shape id="_x0000_i1118" type="#_x0000_t75" style="width:11.8pt;height:13.95pt" o:ole="">
            <v:imagedata r:id="rId344" o:title=""/>
            <o:lock v:ext="edit" aspectratio="f"/>
          </v:shape>
          <o:OLEObject Type="Embed" ProgID="Equation.DSMT4" ShapeID="_x0000_i1118" DrawAspect="Content" ObjectID="_1637412824" r:id="rId345"/>
        </w:object>
      </w:r>
      <w:r>
        <w:rPr>
          <w:rFonts w:ascii="Times New Roman" w:hAnsi="Times New Roman" w:cs="Times New Roman" w:hint="eastAsia"/>
        </w:rPr>
        <w:t>的平滑项，然后，按照</w:t>
      </w:r>
      <w:r>
        <w:rPr>
          <w:rFonts w:ascii="Times New Roman" w:hAnsi="Times New Roman" w:cs="Times New Roman" w:hint="eastAsia"/>
        </w:rPr>
        <w:t>2.3.2</w:t>
      </w:r>
      <w:r>
        <w:rPr>
          <w:rFonts w:ascii="Times New Roman" w:hAnsi="Times New Roman" w:cs="Times New Roman" w:hint="eastAsia"/>
        </w:rPr>
        <w:t>小节</w:t>
      </w:r>
      <w:r>
        <w:rPr>
          <w:rFonts w:ascii="Times New Roman" w:hAnsi="Times New Roman" w:cs="Times New Roman" w:hint="eastAsia"/>
        </w:rPr>
        <w:t>CV</w:t>
      </w:r>
      <w:r>
        <w:rPr>
          <w:rFonts w:ascii="Times New Roman" w:hAnsi="Times New Roman" w:cs="Times New Roman" w:hint="eastAsia"/>
        </w:rPr>
        <w:t>水平集模型的推到步骤，将水平集函数引入能量泛函中：</w:t>
      </w:r>
    </w:p>
    <w:p w14:paraId="0FCE8BFF" w14:textId="77777777" w:rsidR="00E07C41" w:rsidRDefault="00514A19">
      <w:pPr>
        <w:spacing w:line="400" w:lineRule="exact"/>
        <w:ind w:left="7140" w:firstLine="420"/>
        <w:rPr>
          <w:rFonts w:ascii="Times New Roman" w:hAnsi="Times New Roman" w:cs="Times New Roman"/>
        </w:rPr>
      </w:pPr>
      <w:r>
        <w:rPr>
          <w:rFonts w:ascii="Times New Roman" w:hAnsi="Times New Roman" w:cs="Times New Roman"/>
          <w:position w:val="-34"/>
        </w:rPr>
        <w:object w:dxaOrig="2183" w:dyaOrig="1143" w14:anchorId="01DD630C">
          <v:shape id="_x0000_s1091" type="#_x0000_t75" style="position:absolute;left:0;text-align:left;margin-left:53.75pt;margin-top:14.2pt;width:322pt;height:37pt;z-index:251673088;mso-width-relative:page;mso-height-relative:page">
            <v:imagedata r:id="rId346" o:title=""/>
            <o:lock v:ext="edit" aspectratio="f"/>
          </v:shape>
          <o:OLEObject Type="Embed" ProgID="Equation.DSMT4" ShapeID="_x0000_s1091" DrawAspect="Content" ObjectID="_1637413009" r:id="rId347"/>
        </w:object>
      </w:r>
    </w:p>
    <w:p w14:paraId="555361DD" w14:textId="77777777" w:rsidR="00E07C41" w:rsidRDefault="00514A19">
      <w:pPr>
        <w:spacing w:line="400" w:lineRule="exact"/>
        <w:ind w:left="7140" w:firstLineChars="275" w:firstLine="660"/>
        <w:rPr>
          <w:rFonts w:ascii="Times New Roman" w:hAnsi="Times New Roman" w:cs="Times New Roman"/>
        </w:rPr>
      </w:pPr>
      <w:r>
        <w:rPr>
          <w:rFonts w:ascii="Times New Roman" w:hAnsi="Times New Roman" w:cs="Times New Roman" w:hint="eastAsia"/>
        </w:rPr>
        <w:t>(2-40)</w:t>
      </w:r>
    </w:p>
    <w:p w14:paraId="7ADE3DD0" w14:textId="77777777" w:rsidR="00E07C41" w:rsidRDefault="00E07C41">
      <w:pPr>
        <w:spacing w:line="400" w:lineRule="exact"/>
        <w:ind w:firstLine="420"/>
        <w:rPr>
          <w:rFonts w:ascii="Times New Roman" w:hAnsi="Times New Roman" w:cs="Times New Roman"/>
        </w:rPr>
      </w:pPr>
    </w:p>
    <w:p w14:paraId="3AF64F4C" w14:textId="77777777" w:rsidR="00E07C41" w:rsidRDefault="00514A19">
      <w:pPr>
        <w:spacing w:line="400" w:lineRule="exact"/>
        <w:ind w:firstLine="420"/>
        <w:rPr>
          <w:rFonts w:ascii="Times New Roman" w:hAnsi="Times New Roman" w:cs="Times New Roman"/>
        </w:rPr>
      </w:pPr>
      <w:r>
        <w:rPr>
          <w:rFonts w:ascii="Times New Roman" w:hAnsi="Times New Roman" w:cs="Times New Roman"/>
          <w:position w:val="-24"/>
        </w:rPr>
        <w:object w:dxaOrig="2183" w:dyaOrig="1143" w14:anchorId="164CDE78">
          <v:shape id="_x0000_s1092" type="#_x0000_t75" style="position:absolute;left:0;text-align:left;margin-left:145.3pt;margin-top:35.3pt;width:132.95pt;height:31pt;z-index:251674112;mso-width-relative:page;mso-height-relative:page">
            <v:imagedata r:id="rId348" o:title=""/>
            <o:lock v:ext="edit" aspectratio="f"/>
          </v:shape>
          <o:OLEObject Type="Embed" ProgID="Equation.DSMT4" ShapeID="_x0000_s1092" DrawAspect="Content" ObjectID="_1637413010" r:id="rId349"/>
        </w:object>
      </w:r>
      <w:r>
        <w:rPr>
          <w:rFonts w:ascii="Times New Roman" w:hAnsi="Times New Roman" w:cs="Times New Roman" w:hint="eastAsia"/>
        </w:rPr>
        <w:t>其中，</w:t>
      </w:r>
      <w:r>
        <w:rPr>
          <w:rFonts w:ascii="Times New Roman" w:hAnsi="Times New Roman" w:cs="Times New Roman" w:hint="eastAsia"/>
          <w:position w:val="-12"/>
        </w:rPr>
        <w:object w:dxaOrig="1460" w:dyaOrig="360" w14:anchorId="689552BA">
          <v:shape id="_x0000_i1119" type="#_x0000_t75" style="width:73.05pt;height:18.25pt" o:ole="">
            <v:imagedata r:id="rId350" o:title=""/>
            <o:lock v:ext="edit" aspectratio="f"/>
          </v:shape>
          <o:OLEObject Type="Embed" ProgID="Equation.DSMT4" ShapeID="_x0000_i1119" DrawAspect="Content" ObjectID="_1637412825" r:id="rId351"/>
        </w:object>
      </w:r>
      <w:r>
        <w:rPr>
          <w:rFonts w:ascii="Times New Roman" w:hAnsi="Times New Roman" w:cs="Times New Roman" w:hint="eastAsia"/>
        </w:rPr>
        <w:t>以及</w:t>
      </w:r>
      <w:r>
        <w:rPr>
          <w:rFonts w:ascii="Times New Roman" w:hAnsi="Times New Roman" w:cs="Times New Roman" w:hint="eastAsia"/>
          <w:position w:val="-12"/>
        </w:rPr>
        <w:object w:dxaOrig="1760" w:dyaOrig="360" w14:anchorId="6C60C999">
          <v:shape id="_x0000_i1120" type="#_x0000_t75" style="width:88.1pt;height:18.25pt" o:ole="">
            <v:imagedata r:id="rId352" o:title=""/>
            <o:lock v:ext="edit" aspectratio="f"/>
          </v:shape>
          <o:OLEObject Type="Embed" ProgID="Equation.DSMT4" ShapeID="_x0000_i1120" DrawAspect="Content" ObjectID="_1637412826" r:id="rId353"/>
        </w:object>
      </w:r>
      <w:r>
        <w:rPr>
          <w:rFonts w:ascii="Times New Roman" w:hAnsi="Times New Roman" w:cs="Times New Roman" w:hint="eastAsia"/>
        </w:rPr>
        <w:t>。选取</w:t>
      </w:r>
      <w:r>
        <w:rPr>
          <w:rFonts w:ascii="Times New Roman" w:hAnsi="Times New Roman" w:cs="Times New Roman" w:hint="eastAsia"/>
        </w:rPr>
        <w:t>Heaviside</w:t>
      </w:r>
      <w:r>
        <w:rPr>
          <w:rFonts w:ascii="Times New Roman" w:hAnsi="Times New Roman" w:cs="Times New Roman" w:hint="eastAsia"/>
        </w:rPr>
        <w:t>函数和</w:t>
      </w:r>
      <w:r>
        <w:rPr>
          <w:rFonts w:ascii="Times New Roman" w:hAnsi="Times New Roman" w:cs="Times New Roman" w:hint="eastAsia"/>
        </w:rPr>
        <w:t>Dirac</w:t>
      </w:r>
      <w:r>
        <w:rPr>
          <w:rFonts w:ascii="Times New Roman" w:hAnsi="Times New Roman" w:cs="Times New Roman" w:hint="eastAsia"/>
        </w:rPr>
        <w:t>函数如下：</w:t>
      </w:r>
    </w:p>
    <w:p w14:paraId="4EB4E72E" w14:textId="77777777" w:rsidR="00E07C41" w:rsidRDefault="00514A19">
      <w:pPr>
        <w:spacing w:line="400" w:lineRule="exact"/>
        <w:ind w:left="6720" w:firstLineChars="475" w:firstLine="1140"/>
        <w:rPr>
          <w:rFonts w:ascii="Times New Roman" w:hAnsi="Times New Roman" w:cs="Times New Roman"/>
        </w:rPr>
      </w:pPr>
      <w:r>
        <w:rPr>
          <w:rFonts w:ascii="Times New Roman" w:hAnsi="Times New Roman" w:cs="Times New Roman" w:hint="eastAsia"/>
        </w:rPr>
        <w:t>(2-41)</w:t>
      </w:r>
    </w:p>
    <w:p w14:paraId="0D15BC10" w14:textId="77777777" w:rsidR="00E07C41" w:rsidRDefault="00514A19">
      <w:pPr>
        <w:spacing w:line="400" w:lineRule="exact"/>
        <w:ind w:firstLine="420"/>
        <w:rPr>
          <w:rFonts w:ascii="Times New Roman" w:hAnsi="Times New Roman" w:cs="Times New Roman"/>
        </w:rPr>
      </w:pPr>
      <w:r>
        <w:rPr>
          <w:rFonts w:ascii="Times New Roman" w:hAnsi="Times New Roman" w:cs="Times New Roman"/>
          <w:position w:val="-24"/>
        </w:rPr>
        <w:object w:dxaOrig="2183" w:dyaOrig="1143" w14:anchorId="15DC57F4">
          <v:shape id="_x0000_s1093" type="#_x0000_t75" style="position:absolute;left:0;text-align:left;margin-left:144.8pt;margin-top:9.5pt;width:134pt;height:31pt;z-index:251675136;mso-width-relative:page;mso-height-relative:page">
            <v:imagedata r:id="rId354" o:title=""/>
            <o:lock v:ext="edit" aspectratio="f"/>
          </v:shape>
          <o:OLEObject Type="Embed" ProgID="Equation.DSMT4" ShapeID="_x0000_s1093" DrawAspect="Content" ObjectID="_1637413011" r:id="rId355"/>
        </w:object>
      </w:r>
    </w:p>
    <w:p w14:paraId="3FF98D2B" w14:textId="77777777" w:rsidR="00E07C41" w:rsidRDefault="00514A19">
      <w:pPr>
        <w:spacing w:line="400" w:lineRule="exact"/>
        <w:ind w:left="3360" w:firstLineChars="1865" w:firstLine="4476"/>
        <w:rPr>
          <w:rFonts w:ascii="Times New Roman" w:hAnsi="Times New Roman" w:cs="Times New Roman"/>
        </w:rPr>
      </w:pPr>
      <w:r>
        <w:rPr>
          <w:rFonts w:ascii="Times New Roman" w:hAnsi="Times New Roman" w:cs="Times New Roman" w:hint="eastAsia"/>
        </w:rPr>
        <w:t>(2-42)</w:t>
      </w:r>
    </w:p>
    <w:p w14:paraId="63A970FA"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加入正则项</w:t>
      </w:r>
      <w:r>
        <w:rPr>
          <w:rFonts w:ascii="Times New Roman" w:hAnsi="Times New Roman" w:cs="Times New Roman" w:hint="eastAsia"/>
          <w:position w:val="-10"/>
        </w:rPr>
        <w:object w:dxaOrig="560" w:dyaOrig="320" w14:anchorId="0330B478">
          <v:shape id="_x0000_i1121" type="#_x0000_t75" style="width:27.95pt;height:16.1pt" o:ole="">
            <v:imagedata r:id="rId356" o:title=""/>
            <o:lock v:ext="edit" aspectratio="f"/>
          </v:shape>
          <o:OLEObject Type="Embed" ProgID="Equation.DSMT4" ShapeID="_x0000_i1121" DrawAspect="Content" ObjectID="_1637412827" r:id="rId357"/>
        </w:object>
      </w:r>
      <w:r>
        <w:rPr>
          <w:rFonts w:ascii="Times New Roman" w:hAnsi="Times New Roman" w:cs="Times New Roman" w:hint="eastAsia"/>
        </w:rPr>
        <w:t>以及</w:t>
      </w:r>
      <w:r>
        <w:rPr>
          <w:rFonts w:ascii="Times New Roman" w:hAnsi="Times New Roman" w:cs="Times New Roman" w:hint="eastAsia"/>
        </w:rPr>
        <w:t>(2-39)</w:t>
      </w:r>
      <w:r>
        <w:rPr>
          <w:rFonts w:ascii="Times New Roman" w:hAnsi="Times New Roman" w:cs="Times New Roman" w:hint="eastAsia"/>
        </w:rPr>
        <w:t>，</w:t>
      </w:r>
      <w:r>
        <w:rPr>
          <w:rFonts w:ascii="Times New Roman" w:hAnsi="Times New Roman" w:cs="Times New Roman" w:hint="eastAsia"/>
        </w:rPr>
        <w:t>(2-40)</w:t>
      </w:r>
      <w:r>
        <w:rPr>
          <w:rFonts w:ascii="Times New Roman" w:hAnsi="Times New Roman" w:cs="Times New Roman" w:hint="eastAsia"/>
        </w:rPr>
        <w:t>后，可得能量函数：</w:t>
      </w:r>
    </w:p>
    <w:p w14:paraId="426DAC73" w14:textId="77777777" w:rsidR="00E07C41" w:rsidRDefault="00514A19">
      <w:pPr>
        <w:spacing w:line="400" w:lineRule="exact"/>
        <w:ind w:left="6720" w:firstLineChars="475" w:firstLine="1140"/>
        <w:rPr>
          <w:rFonts w:ascii="Times New Roman" w:hAnsi="Times New Roman" w:cs="Times New Roman"/>
        </w:rPr>
      </w:pPr>
      <w:r>
        <w:rPr>
          <w:rFonts w:ascii="Times New Roman" w:hAnsi="Times New Roman" w:cs="Times New Roman"/>
          <w:position w:val="-12"/>
        </w:rPr>
        <w:object w:dxaOrig="2183" w:dyaOrig="1143" w14:anchorId="047D991D">
          <v:shape id="_x0000_s1094" type="#_x0000_t75" style="position:absolute;left:0;text-align:left;margin-left:128.2pt;margin-top:5.15pt;width:180pt;height:18pt;z-index:251676160;mso-width-relative:page;mso-height-relative:page">
            <v:imagedata r:id="rId358" o:title=""/>
            <o:lock v:ext="edit" aspectratio="f"/>
          </v:shape>
          <o:OLEObject Type="Embed" ProgID="Equation.DSMT4" ShapeID="_x0000_s1094" DrawAspect="Content" ObjectID="_1637413012" r:id="rId359"/>
        </w:object>
      </w:r>
      <w:r>
        <w:rPr>
          <w:rFonts w:ascii="Times New Roman" w:hAnsi="Times New Roman" w:cs="Times New Roman" w:hint="eastAsia"/>
        </w:rPr>
        <w:t>(2-43)</w:t>
      </w:r>
    </w:p>
    <w:p w14:paraId="1BE1EEED" w14:textId="77777777" w:rsidR="00E07C41" w:rsidRDefault="00514A19">
      <w:pPr>
        <w:spacing w:line="400" w:lineRule="exact"/>
        <w:ind w:firstLine="420"/>
        <w:rPr>
          <w:rFonts w:ascii="Times New Roman" w:hAnsi="Times New Roman" w:cs="Times New Roman"/>
        </w:rPr>
      </w:pPr>
      <w:r>
        <w:rPr>
          <w:rFonts w:ascii="Times New Roman" w:hAnsi="Times New Roman" w:cs="Times New Roman"/>
          <w:position w:val="-24"/>
        </w:rPr>
        <w:object w:dxaOrig="2183" w:dyaOrig="1143" w14:anchorId="4597B01F">
          <v:shape id="_x0000_s1095" type="#_x0000_t75" style="position:absolute;left:0;text-align:left;margin-left:147.2pt;margin-top:13.55pt;width:135pt;height:31pt;z-index:251677184;mso-width-relative:page;mso-height-relative:page">
            <v:imagedata r:id="rId360" o:title=""/>
            <o:lock v:ext="edit" aspectratio="f"/>
          </v:shape>
          <o:OLEObject Type="Embed" ProgID="Equation.DSMT4" ShapeID="_x0000_s1095" DrawAspect="Content" ObjectID="_1637413013" r:id="rId361"/>
        </w:object>
      </w:r>
    </w:p>
    <w:p w14:paraId="18C43CA8" w14:textId="77777777" w:rsidR="00E07C41" w:rsidRDefault="00514A19">
      <w:pPr>
        <w:spacing w:line="400" w:lineRule="exact"/>
        <w:ind w:left="6720" w:firstLineChars="475" w:firstLine="1140"/>
        <w:rPr>
          <w:rFonts w:ascii="Times New Roman" w:hAnsi="Times New Roman" w:cs="Times New Roman"/>
        </w:rPr>
      </w:pPr>
      <w:r>
        <w:rPr>
          <w:rFonts w:ascii="Times New Roman" w:hAnsi="Times New Roman" w:cs="Times New Roman" w:hint="eastAsia"/>
        </w:rPr>
        <w:t>(2-44)</w:t>
      </w:r>
    </w:p>
    <w:p w14:paraId="3B57C4A2" w14:textId="77777777" w:rsidR="00E07C41" w:rsidRDefault="00514A19">
      <w:pPr>
        <w:spacing w:line="400" w:lineRule="exact"/>
        <w:ind w:left="7140" w:firstLine="420"/>
        <w:rPr>
          <w:rFonts w:ascii="Times New Roman" w:hAnsi="Times New Roman" w:cs="Times New Roman"/>
        </w:rPr>
      </w:pPr>
      <w:r>
        <w:rPr>
          <w:rFonts w:ascii="Times New Roman" w:hAnsi="Times New Roman" w:cs="Times New Roman"/>
          <w:position w:val="-52"/>
        </w:rPr>
        <w:object w:dxaOrig="2183" w:dyaOrig="1143" w14:anchorId="311F5F42">
          <v:shape id="_x0000_s1096" type="#_x0000_t75" style="position:absolute;left:0;text-align:left;margin-left:48.5pt;margin-top:8.05pt;width:311pt;height:58pt;z-index:251678208;mso-width-relative:page;mso-height-relative:page">
            <v:imagedata r:id="rId362" o:title=""/>
            <o:lock v:ext="edit" aspectratio="f"/>
          </v:shape>
          <o:OLEObject Type="Embed" ProgID="Equation.DSMT4" ShapeID="_x0000_s1096" DrawAspect="Content" ObjectID="_1637413014" r:id="rId363"/>
        </w:object>
      </w:r>
    </w:p>
    <w:p w14:paraId="3B33128C" w14:textId="77777777" w:rsidR="00E07C41" w:rsidRDefault="00514A19">
      <w:pPr>
        <w:spacing w:line="400" w:lineRule="exact"/>
        <w:ind w:left="7140" w:firstLineChars="275" w:firstLine="660"/>
        <w:rPr>
          <w:rFonts w:ascii="Times New Roman" w:hAnsi="Times New Roman" w:cs="Times New Roman"/>
        </w:rPr>
      </w:pPr>
      <w:r>
        <w:rPr>
          <w:rFonts w:ascii="Times New Roman" w:hAnsi="Times New Roman" w:cs="Times New Roman" w:hint="eastAsia"/>
        </w:rPr>
        <w:t>(2-45)</w:t>
      </w:r>
    </w:p>
    <w:p w14:paraId="315B5D34" w14:textId="77777777" w:rsidR="00E07C41" w:rsidRDefault="00E07C41">
      <w:pPr>
        <w:spacing w:line="400" w:lineRule="exact"/>
        <w:ind w:firstLine="420"/>
        <w:rPr>
          <w:rFonts w:ascii="Times New Roman" w:hAnsi="Times New Roman" w:cs="Times New Roman"/>
        </w:rPr>
      </w:pPr>
    </w:p>
    <w:p w14:paraId="1913644B" w14:textId="77777777" w:rsidR="00E07C41" w:rsidRDefault="00E07C41">
      <w:pPr>
        <w:spacing w:line="400" w:lineRule="exact"/>
        <w:ind w:firstLine="420"/>
        <w:rPr>
          <w:rFonts w:ascii="Times New Roman" w:hAnsi="Times New Roman" w:cs="Times New Roman"/>
        </w:rPr>
      </w:pPr>
    </w:p>
    <w:p w14:paraId="17FB40E7"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在上述公式中，</w:t>
      </w:r>
      <w:r>
        <w:rPr>
          <w:rFonts w:ascii="Times New Roman" w:hAnsi="Times New Roman" w:cs="Times New Roman" w:hint="eastAsia"/>
          <w:position w:val="-12"/>
        </w:rPr>
        <w:object w:dxaOrig="760" w:dyaOrig="380" w14:anchorId="59D11C0B">
          <v:shape id="_x0000_i1122" type="#_x0000_t75" style="width:38.15pt;height:18.8pt" o:ole="">
            <v:imagedata r:id="rId364" o:title=""/>
            <o:lock v:ext="edit" aspectratio="f"/>
          </v:shape>
          <o:OLEObject Type="Embed" ProgID="Equation.DSMT4" ShapeID="_x0000_i1122" DrawAspect="Content" ObjectID="_1637412828" r:id="rId365"/>
        </w:object>
      </w:r>
      <w:r>
        <w:rPr>
          <w:rFonts w:ascii="Times New Roman" w:hAnsi="Times New Roman" w:cs="Times New Roman" w:hint="eastAsia"/>
        </w:rPr>
        <w:t>为</w:t>
      </w:r>
      <w:r>
        <w:rPr>
          <w:rFonts w:ascii="Times New Roman" w:hAnsi="Times New Roman" w:cs="Times New Roman" w:hint="eastAsia"/>
          <w:position w:val="-12"/>
        </w:rPr>
        <w:object w:dxaOrig="660" w:dyaOrig="360" w14:anchorId="671AD9C7">
          <v:shape id="_x0000_i1123" type="#_x0000_t75" style="width:32.8pt;height:18.25pt" o:ole="">
            <v:imagedata r:id="rId366" o:title=""/>
            <o:lock v:ext="edit" aspectratio="f"/>
          </v:shape>
          <o:OLEObject Type="Embed" ProgID="Equation.DSMT4" ShapeID="_x0000_i1123" DrawAspect="Content" ObjectID="_1637412829" r:id="rId367"/>
        </w:object>
      </w:r>
      <w:r>
        <w:rPr>
          <w:rFonts w:ascii="Times New Roman" w:hAnsi="Times New Roman" w:cs="Times New Roman" w:hint="eastAsia"/>
        </w:rPr>
        <w:t>，</w:t>
      </w:r>
      <w:r>
        <w:rPr>
          <w:rFonts w:ascii="Times New Roman" w:hAnsi="Times New Roman" w:cs="Times New Roman" w:hint="eastAsia"/>
          <w:position w:val="-12"/>
        </w:rPr>
        <w:object w:dxaOrig="780" w:dyaOrig="380" w14:anchorId="7D4A2B68">
          <v:shape id="_x0000_i1124" type="#_x0000_t75" style="width:39.2pt;height:18.8pt" o:ole="">
            <v:imagedata r:id="rId368" o:title=""/>
            <o:lock v:ext="edit" aspectratio="f"/>
          </v:shape>
          <o:OLEObject Type="Embed" ProgID="Equation.DSMT4" ShapeID="_x0000_i1124" DrawAspect="Content" ObjectID="_1637412830" r:id="rId369"/>
        </w:object>
      </w:r>
      <w:r>
        <w:rPr>
          <w:rFonts w:ascii="Times New Roman" w:hAnsi="Times New Roman" w:cs="Times New Roman" w:hint="eastAsia"/>
        </w:rPr>
        <w:t>为</w:t>
      </w:r>
      <w:r>
        <w:rPr>
          <w:rFonts w:ascii="Times New Roman" w:hAnsi="Times New Roman" w:cs="Times New Roman" w:hint="eastAsia"/>
          <w:position w:val="-12"/>
        </w:rPr>
        <w:object w:dxaOrig="960" w:dyaOrig="360" w14:anchorId="2546B844">
          <v:shape id="_x0000_i1125" type="#_x0000_t75" style="width:47.8pt;height:18.25pt" o:ole="">
            <v:imagedata r:id="rId370" o:title=""/>
            <o:lock v:ext="edit" aspectratio="f"/>
          </v:shape>
          <o:OLEObject Type="Embed" ProgID="Equation.DSMT4" ShapeID="_x0000_i1125" DrawAspect="Content" ObjectID="_1637412831" r:id="rId371"/>
        </w:object>
      </w:r>
      <w:r>
        <w:rPr>
          <w:rFonts w:ascii="Times New Roman" w:hAnsi="Times New Roman" w:cs="Times New Roman" w:hint="eastAsia"/>
        </w:rPr>
        <w:t>。根据梯度下降流方法，以及欧拉公式，可得</w:t>
      </w:r>
    </w:p>
    <w:p w14:paraId="1AD19FEE" w14:textId="77777777" w:rsidR="00E07C41" w:rsidRDefault="00514A19">
      <w:pPr>
        <w:spacing w:line="400" w:lineRule="exact"/>
        <w:ind w:left="6720" w:firstLineChars="275" w:firstLine="660"/>
        <w:rPr>
          <w:rFonts w:ascii="Times New Roman" w:hAnsi="Times New Roman" w:cs="Times New Roman"/>
        </w:rPr>
      </w:pPr>
      <w:r>
        <w:rPr>
          <w:rFonts w:ascii="Times New Roman" w:hAnsi="Times New Roman" w:cs="Times New Roman"/>
          <w:position w:val="-16"/>
        </w:rPr>
        <w:object w:dxaOrig="2183" w:dyaOrig="1143" w14:anchorId="76F11EE9">
          <v:shape id="_x0000_s1097" type="#_x0000_t75" style="position:absolute;left:0;text-align:left;margin-left:77.1pt;margin-top:.25pt;width:268pt;height:22pt;z-index:251679232;mso-width-relative:page;mso-height-relative:page">
            <v:imagedata r:id="rId372" o:title=""/>
            <o:lock v:ext="edit" aspectratio="f"/>
          </v:shape>
          <o:OLEObject Type="Embed" ProgID="Equation.DSMT4" ShapeID="_x0000_s1097" DrawAspect="Content" ObjectID="_1637413015" r:id="rId373"/>
        </w:object>
      </w:r>
      <w:r>
        <w:rPr>
          <w:rFonts w:ascii="Times New Roman" w:hAnsi="Times New Roman" w:cs="Times New Roman" w:hint="eastAsia"/>
        </w:rPr>
        <w:t xml:space="preserve">    (2-46)</w:t>
      </w:r>
    </w:p>
    <w:p w14:paraId="426AF4EC" w14:textId="77777777" w:rsidR="00E07C41" w:rsidRDefault="00E07C41">
      <w:pPr>
        <w:spacing w:line="400" w:lineRule="exact"/>
        <w:ind w:firstLine="420"/>
        <w:rPr>
          <w:rFonts w:ascii="Times New Roman" w:hAnsi="Times New Roman" w:cs="Times New Roman"/>
        </w:rPr>
      </w:pPr>
    </w:p>
    <w:p w14:paraId="1C42D2E2" w14:textId="77777777" w:rsidR="00E07C41" w:rsidRDefault="00514A19">
      <w:pPr>
        <w:spacing w:line="400" w:lineRule="exact"/>
        <w:ind w:firstLine="420"/>
        <w:rPr>
          <w:rFonts w:ascii="Times New Roman" w:hAnsi="Times New Roman" w:cs="Times New Roman"/>
        </w:rPr>
      </w:pPr>
      <w:r>
        <w:rPr>
          <w:rFonts w:ascii="Times New Roman" w:hAnsi="Times New Roman" w:cs="Times New Roman"/>
          <w:position w:val="-30"/>
        </w:rPr>
        <w:object w:dxaOrig="2183" w:dyaOrig="1143" w14:anchorId="4AA0F713">
          <v:shape id="_x0000_s1098" type="#_x0000_t75" style="position:absolute;left:0;text-align:left;margin-left:94.6pt;margin-top:18.45pt;width:237pt;height:36pt;z-index:251680256;mso-width-relative:page;mso-height-relative:page">
            <v:imagedata r:id="rId374" o:title=""/>
            <o:lock v:ext="edit" aspectratio="f"/>
          </v:shape>
          <o:OLEObject Type="Embed" ProgID="Equation.DSMT4" ShapeID="_x0000_s1098" DrawAspect="Content" ObjectID="_1637413016" r:id="rId375"/>
        </w:object>
      </w:r>
      <w:r>
        <w:rPr>
          <w:rFonts w:ascii="Times New Roman" w:hAnsi="Times New Roman" w:cs="Times New Roman" w:hint="eastAsia"/>
        </w:rPr>
        <w:t>根据上式，可以得到</w:t>
      </w:r>
    </w:p>
    <w:p w14:paraId="32BCB78E" w14:textId="77777777" w:rsidR="00E07C41" w:rsidRDefault="00514A19">
      <w:pPr>
        <w:spacing w:line="400" w:lineRule="exact"/>
        <w:ind w:firstLineChars="3280" w:firstLine="7872"/>
        <w:rPr>
          <w:rFonts w:ascii="Times New Roman" w:hAnsi="Times New Roman" w:cs="Times New Roman"/>
        </w:rPr>
      </w:pPr>
      <w:r>
        <w:rPr>
          <w:rFonts w:ascii="Times New Roman" w:hAnsi="Times New Roman" w:cs="Times New Roman" w:hint="eastAsia"/>
        </w:rPr>
        <w:t>(2-47)</w:t>
      </w:r>
    </w:p>
    <w:p w14:paraId="0CDA9C47" w14:textId="77777777" w:rsidR="00E07C41" w:rsidRDefault="00E07C41">
      <w:pPr>
        <w:spacing w:line="400" w:lineRule="exact"/>
        <w:ind w:firstLine="420"/>
        <w:rPr>
          <w:rFonts w:ascii="Times New Roman" w:hAnsi="Times New Roman" w:cs="Times New Roman"/>
        </w:rPr>
      </w:pPr>
    </w:p>
    <w:p w14:paraId="39AA1387"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接着，固定</w:t>
      </w:r>
      <w:r>
        <w:rPr>
          <w:rFonts w:ascii="Times New Roman" w:hAnsi="Times New Roman" w:cs="Times New Roman" w:hint="eastAsia"/>
          <w:position w:val="-12"/>
        </w:rPr>
        <w:object w:dxaOrig="560" w:dyaOrig="360" w14:anchorId="36BC5E96">
          <v:shape id="_x0000_i1126" type="#_x0000_t75" style="width:27.95pt;height:18.25pt" o:ole="">
            <v:imagedata r:id="rId376" o:title=""/>
            <o:lock v:ext="edit" aspectratio="f"/>
          </v:shape>
          <o:OLEObject Type="Embed" ProgID="Equation.DSMT4" ShapeID="_x0000_i1126" DrawAspect="Content" ObjectID="_1637412832" r:id="rId377"/>
        </w:object>
      </w:r>
      <w:r>
        <w:rPr>
          <w:rFonts w:ascii="Times New Roman" w:hAnsi="Times New Roman" w:cs="Times New Roman" w:hint="eastAsia"/>
        </w:rPr>
        <w:t>的数值，我们可以再求出水平集函数关于时间的偏微分方程：</w:t>
      </w:r>
    </w:p>
    <w:p w14:paraId="5F20C9AD" w14:textId="77777777" w:rsidR="00E07C41" w:rsidRDefault="00514A19">
      <w:pPr>
        <w:spacing w:line="400" w:lineRule="exact"/>
        <w:ind w:left="7140" w:firstLineChars="275" w:firstLine="660"/>
        <w:rPr>
          <w:rFonts w:ascii="Times New Roman" w:hAnsi="Times New Roman" w:cs="Times New Roman"/>
        </w:rPr>
      </w:pPr>
      <w:r>
        <w:rPr>
          <w:rFonts w:ascii="Times New Roman" w:hAnsi="Times New Roman" w:cs="Times New Roman"/>
          <w:position w:val="-62"/>
        </w:rPr>
        <w:object w:dxaOrig="2183" w:dyaOrig="1143" w14:anchorId="07E5D163">
          <v:shape id="_x0000_s1099" type="#_x0000_t75" style="position:absolute;left:0;text-align:left;margin-left:88.85pt;margin-top:4.85pt;width:335pt;height:66pt;z-index:251681280;mso-width-relative:page;mso-height-relative:page">
            <v:imagedata r:id="rId378" o:title=""/>
            <o:lock v:ext="edit" aspectratio="f"/>
          </v:shape>
          <o:OLEObject Type="Embed" ProgID="Equation.DSMT4" ShapeID="_x0000_s1099" DrawAspect="Content" ObjectID="_1637413017" r:id="rId379"/>
        </w:object>
      </w:r>
    </w:p>
    <w:p w14:paraId="0EAAA3D6" w14:textId="77777777" w:rsidR="00E07C41" w:rsidRDefault="00514A19">
      <w:pPr>
        <w:spacing w:line="400" w:lineRule="exact"/>
        <w:ind w:left="840" w:firstLineChars="2932" w:firstLine="7037"/>
        <w:rPr>
          <w:rFonts w:ascii="Times New Roman" w:hAnsi="Times New Roman" w:cs="Times New Roman"/>
        </w:rPr>
      </w:pPr>
      <w:r>
        <w:rPr>
          <w:rFonts w:ascii="Times New Roman" w:hAnsi="Times New Roman" w:cs="Times New Roman" w:hint="eastAsia"/>
        </w:rPr>
        <w:t>(2-48)</w:t>
      </w:r>
    </w:p>
    <w:p w14:paraId="435BF82C" w14:textId="77777777" w:rsidR="00E07C41" w:rsidRDefault="00E07C41">
      <w:pPr>
        <w:spacing w:line="400" w:lineRule="exact"/>
        <w:ind w:firstLine="420"/>
        <w:rPr>
          <w:rFonts w:ascii="Times New Roman" w:hAnsi="Times New Roman" w:cs="Times New Roman"/>
        </w:rPr>
      </w:pPr>
    </w:p>
    <w:p w14:paraId="3A4C8900" w14:textId="77777777" w:rsidR="00E07C41" w:rsidRDefault="00E07C41">
      <w:pPr>
        <w:spacing w:line="400" w:lineRule="exact"/>
        <w:ind w:firstLine="420"/>
        <w:rPr>
          <w:rFonts w:ascii="Times New Roman" w:hAnsi="Times New Roman" w:cs="Times New Roman"/>
        </w:rPr>
      </w:pPr>
    </w:p>
    <w:p w14:paraId="253096C0"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其中，</w:t>
      </w:r>
      <w:r>
        <w:rPr>
          <w:rFonts w:ascii="Times New Roman" w:hAnsi="Times New Roman" w:cs="Times New Roman" w:hint="eastAsia"/>
          <w:position w:val="-12"/>
        </w:rPr>
        <w:object w:dxaOrig="600" w:dyaOrig="360" w14:anchorId="0202AC28">
          <v:shape id="_x0000_i1127" type="#_x0000_t75" style="width:30.1pt;height:18.25pt" o:ole="">
            <v:imagedata r:id="rId380" o:title=""/>
            <o:lock v:ext="edit" aspectratio="f"/>
          </v:shape>
          <o:OLEObject Type="Embed" ProgID="Equation.DSMT4" ShapeID="_x0000_i1127" DrawAspect="Content" ObjectID="_1637412833" r:id="rId381"/>
        </w:object>
      </w:r>
      <w:r>
        <w:rPr>
          <w:rFonts w:ascii="Times New Roman" w:hAnsi="Times New Roman" w:cs="Times New Roman" w:hint="eastAsia"/>
        </w:rPr>
        <w:t>为公式</w:t>
      </w:r>
      <w:r>
        <w:rPr>
          <w:rFonts w:ascii="Times New Roman" w:hAnsi="Times New Roman" w:cs="Times New Roman" w:hint="eastAsia"/>
        </w:rPr>
        <w:t>(2-40)Dirac</w:t>
      </w:r>
      <w:r>
        <w:rPr>
          <w:rFonts w:ascii="Times New Roman" w:hAnsi="Times New Roman" w:cs="Times New Roman" w:hint="eastAsia"/>
        </w:rPr>
        <w:t>函数，其中，</w:t>
      </w:r>
      <w:r>
        <w:rPr>
          <w:rFonts w:ascii="Times New Roman" w:hAnsi="Times New Roman" w:cs="Times New Roman" w:hint="eastAsia"/>
          <w:position w:val="-12"/>
        </w:rPr>
        <w:object w:dxaOrig="220" w:dyaOrig="360" w14:anchorId="53E72D69">
          <v:shape id="_x0000_i1128" type="#_x0000_t75" style="width:10.75pt;height:18.25pt" o:ole="">
            <v:imagedata r:id="rId382" o:title=""/>
            <o:lock v:ext="edit" aspectratio="f"/>
          </v:shape>
          <o:OLEObject Type="Embed" ProgID="Equation.DSMT4" ShapeID="_x0000_i1128" DrawAspect="Content" ObjectID="_1637412834" r:id="rId383"/>
        </w:object>
      </w:r>
      <w:r>
        <w:rPr>
          <w:rFonts w:ascii="Times New Roman" w:hAnsi="Times New Roman" w:cs="Times New Roman" w:hint="eastAsia"/>
        </w:rPr>
        <w:t>，</w:t>
      </w:r>
      <w:r>
        <w:rPr>
          <w:rFonts w:ascii="Times New Roman" w:hAnsi="Times New Roman" w:cs="Times New Roman" w:hint="eastAsia"/>
          <w:position w:val="-12"/>
        </w:rPr>
        <w:object w:dxaOrig="240" w:dyaOrig="360" w14:anchorId="37DADBE7">
          <v:shape id="_x0000_i1129" type="#_x0000_t75" style="width:11.8pt;height:18.25pt" o:ole="">
            <v:imagedata r:id="rId384" o:title=""/>
            <o:lock v:ext="edit" aspectratio="f"/>
          </v:shape>
          <o:OLEObject Type="Embed" ProgID="Equation.DSMT4" ShapeID="_x0000_i1129" DrawAspect="Content" ObjectID="_1637412835" r:id="rId385"/>
        </w:object>
      </w:r>
      <w:r>
        <w:rPr>
          <w:rFonts w:ascii="Times New Roman" w:hAnsi="Times New Roman" w:cs="Times New Roman" w:hint="eastAsia"/>
        </w:rPr>
        <w:t>表达式为：</w:t>
      </w:r>
    </w:p>
    <w:p w14:paraId="5B5A895A" w14:textId="77777777" w:rsidR="00E07C41" w:rsidRDefault="00514A19">
      <w:pPr>
        <w:spacing w:line="400" w:lineRule="exact"/>
        <w:ind w:left="420" w:firstLineChars="3104" w:firstLine="7450"/>
        <w:rPr>
          <w:rFonts w:ascii="Times New Roman" w:hAnsi="Times New Roman" w:cs="Times New Roman"/>
        </w:rPr>
      </w:pPr>
      <w:r>
        <w:rPr>
          <w:rFonts w:ascii="Times New Roman" w:hAnsi="Times New Roman" w:cs="Times New Roman"/>
          <w:position w:val="-16"/>
        </w:rPr>
        <w:object w:dxaOrig="2183" w:dyaOrig="1143" w14:anchorId="3B5435C3">
          <v:shape id="_x0000_s1100" type="#_x0000_t75" style="position:absolute;left:0;text-align:left;margin-left:82.5pt;margin-top:4.3pt;width:257pt;height:22pt;z-index:251682304;mso-width-relative:page;mso-height-relative:page">
            <v:imagedata r:id="rId386" o:title=""/>
            <o:lock v:ext="edit" aspectratio="f"/>
          </v:shape>
          <o:OLEObject Type="Embed" ProgID="Equation.DSMT4" ShapeID="_x0000_s1100" DrawAspect="Content" ObjectID="_1637413018" r:id="rId387"/>
        </w:object>
      </w:r>
      <w:r>
        <w:rPr>
          <w:rFonts w:ascii="Times New Roman" w:hAnsi="Times New Roman" w:cs="Times New Roman" w:hint="eastAsia"/>
        </w:rPr>
        <w:t>(2-49)</w:t>
      </w:r>
    </w:p>
    <w:p w14:paraId="0A6547D6" w14:textId="77777777" w:rsidR="00E07C41" w:rsidRDefault="00E07C41">
      <w:pPr>
        <w:spacing w:line="400" w:lineRule="exact"/>
        <w:ind w:firstLine="420"/>
        <w:rPr>
          <w:rFonts w:ascii="Times New Roman" w:hAnsi="Times New Roman" w:cs="Times New Roman"/>
        </w:rPr>
      </w:pPr>
    </w:p>
    <w:p w14:paraId="6A819277"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lastRenderedPageBreak/>
        <w:t>综上所述，就可以利用轮廓线附近的局部图像信息，驱动曲线演化到达最终的目标区域的边界，同时保证了轮廓线拓扑结构的平滑完整。</w:t>
      </w:r>
    </w:p>
    <w:p w14:paraId="07DCC224" w14:textId="77777777" w:rsidR="00E07C41" w:rsidRDefault="00514A19">
      <w:pPr>
        <w:pStyle w:val="2"/>
        <w:spacing w:before="120" w:after="120"/>
      </w:pPr>
      <w:bookmarkStart w:id="158" w:name="_Toc9526680"/>
      <w:bookmarkStart w:id="159" w:name="_Toc514931299"/>
      <w:bookmarkStart w:id="160" w:name="_Toc508876282"/>
      <w:r>
        <w:rPr>
          <w:rFonts w:hint="eastAsia"/>
        </w:rPr>
        <w:t>2.4</w:t>
      </w:r>
      <w:bookmarkEnd w:id="158"/>
      <w:r>
        <w:rPr>
          <w:rFonts w:hint="eastAsia"/>
        </w:rPr>
        <w:t>其它相关算法</w:t>
      </w:r>
    </w:p>
    <w:p w14:paraId="3B108990" w14:textId="77777777" w:rsidR="00E07C41" w:rsidRDefault="00514A19">
      <w:pPr>
        <w:pStyle w:val="3"/>
        <w:spacing w:before="120" w:after="120"/>
      </w:pPr>
      <w:bookmarkStart w:id="161" w:name="_Toc9526681"/>
      <w:bookmarkStart w:id="162" w:name="_Toc508876283"/>
      <w:bookmarkEnd w:id="159"/>
      <w:bookmarkEnd w:id="160"/>
      <w:r>
        <w:t>2.4.1</w:t>
      </w:r>
      <w:bookmarkEnd w:id="161"/>
      <w:r>
        <w:rPr>
          <w:rFonts w:hint="eastAsia"/>
        </w:rPr>
        <w:t>高斯混合模型</w:t>
      </w:r>
      <w:r>
        <w:t xml:space="preserve"> </w:t>
      </w:r>
    </w:p>
    <w:p w14:paraId="047A32C8" w14:textId="77777777" w:rsidR="00E07C41" w:rsidRDefault="00514A19">
      <w:pPr>
        <w:spacing w:line="400" w:lineRule="exact"/>
        <w:ind w:firstLineChars="200" w:firstLine="480"/>
        <w:rPr>
          <w:rFonts w:ascii="Times New Roman" w:hAnsi="Times New Roman" w:cs="Times New Roman"/>
          <w:color w:val="333333"/>
          <w:shd w:val="clear" w:color="auto" w:fill="FEFEFE"/>
        </w:rPr>
      </w:pPr>
      <w:bookmarkStart w:id="163" w:name="_Toc479174286"/>
      <w:r>
        <w:rPr>
          <w:rFonts w:ascii="Times New Roman" w:hAnsi="Times New Roman" w:cs="Times New Roman" w:hint="eastAsia"/>
          <w:color w:val="333333"/>
          <w:shd w:val="clear" w:color="auto" w:fill="FEFEFE"/>
        </w:rPr>
        <w:t>高斯分布</w:t>
      </w:r>
      <w:r>
        <w:rPr>
          <w:rFonts w:ascii="Times New Roman" w:hAnsi="Times New Roman" w:cs="Times New Roman" w:hint="eastAsia"/>
          <w:color w:val="333333"/>
          <w:shd w:val="clear" w:color="auto" w:fill="FEFEFE"/>
        </w:rPr>
        <w:t>(</w:t>
      </w:r>
      <w:r>
        <w:rPr>
          <w:rFonts w:ascii="Times New Roman" w:hAnsi="Times New Roman" w:cs="Times New Roman" w:hint="eastAsia"/>
          <w:color w:val="333333"/>
          <w:shd w:val="clear" w:color="auto" w:fill="FEFEFE"/>
        </w:rPr>
        <w:t>也称正态分布</w:t>
      </w:r>
      <w:r>
        <w:rPr>
          <w:rFonts w:ascii="Times New Roman" w:hAnsi="Times New Roman" w:cs="Times New Roman" w:hint="eastAsia"/>
          <w:color w:val="333333"/>
          <w:shd w:val="clear" w:color="auto" w:fill="FEFEFE"/>
        </w:rPr>
        <w:t>)</w:t>
      </w:r>
      <w:r>
        <w:rPr>
          <w:rFonts w:ascii="Times New Roman" w:hAnsi="Times New Roman" w:cs="Times New Roman" w:hint="eastAsia"/>
          <w:color w:val="333333"/>
          <w:shd w:val="clear" w:color="auto" w:fill="FEFEFE"/>
        </w:rPr>
        <w:t>是概率论中非常重要的一种分布类型，具有广泛的应用，单一变量的高斯分布如图</w:t>
      </w:r>
      <w:r>
        <w:rPr>
          <w:rFonts w:ascii="Times New Roman" w:hAnsi="Times New Roman" w:cs="Times New Roman" w:hint="eastAsia"/>
          <w:color w:val="333333"/>
          <w:shd w:val="clear" w:color="auto" w:fill="FEFEFE"/>
        </w:rPr>
        <w:t>2-2</w:t>
      </w:r>
      <w:r>
        <w:rPr>
          <w:rFonts w:ascii="Times New Roman" w:hAnsi="Times New Roman" w:cs="Times New Roman" w:hint="eastAsia"/>
          <w:color w:val="333333"/>
          <w:shd w:val="clear" w:color="auto" w:fill="FEFEFE"/>
        </w:rPr>
        <w:t>所示</w:t>
      </w:r>
      <w:r>
        <w:rPr>
          <w:rFonts w:ascii="Times New Roman" w:hAnsi="Times New Roman" w:cs="Times New Roman" w:hint="eastAsia"/>
          <w:color w:val="333333"/>
          <w:position w:val="-10"/>
          <w:shd w:val="clear" w:color="auto" w:fill="FEFEFE"/>
        </w:rPr>
        <w:object w:dxaOrig="240" w:dyaOrig="260" w14:anchorId="0190A595">
          <v:shape id="_x0000_i1130" type="#_x0000_t75" style="width:11.8pt;height:12.9pt" o:ole="">
            <v:imagedata r:id="rId388" o:title=""/>
            <o:lock v:ext="edit" aspectratio="f"/>
          </v:shape>
          <o:OLEObject Type="Embed" ProgID="Equation.DSMT4" ShapeID="_x0000_i1130" DrawAspect="Content" ObjectID="_1637412836" r:id="rId389"/>
        </w:object>
      </w:r>
      <w:r>
        <w:rPr>
          <w:rFonts w:ascii="Times New Roman" w:hAnsi="Times New Roman" w:cs="Times New Roman" w:hint="eastAsia"/>
          <w:color w:val="333333"/>
          <w:shd w:val="clear" w:color="auto" w:fill="FEFEFE"/>
        </w:rPr>
        <w:t>表示均值，</w:t>
      </w:r>
      <w:r>
        <w:rPr>
          <w:rFonts w:ascii="Times New Roman" w:hAnsi="Times New Roman" w:cs="Times New Roman" w:hint="eastAsia"/>
          <w:color w:val="333333"/>
          <w:position w:val="-6"/>
          <w:shd w:val="clear" w:color="auto" w:fill="FEFEFE"/>
        </w:rPr>
        <w:object w:dxaOrig="240" w:dyaOrig="220" w14:anchorId="18536575">
          <v:shape id="_x0000_i1131" type="#_x0000_t75" style="width:11.8pt;height:10.75pt" o:ole="">
            <v:imagedata r:id="rId390" o:title=""/>
            <o:lock v:ext="edit" aspectratio="f"/>
          </v:shape>
          <o:OLEObject Type="Embed" ProgID="Equation.DSMT4" ShapeID="_x0000_i1131" DrawAspect="Content" ObjectID="_1637412837" r:id="rId391"/>
        </w:object>
      </w:r>
      <w:r>
        <w:rPr>
          <w:rFonts w:ascii="Times New Roman" w:hAnsi="Times New Roman" w:cs="Times New Roman" w:hint="eastAsia"/>
          <w:color w:val="333333"/>
          <w:shd w:val="clear" w:color="auto" w:fill="FEFEFE"/>
        </w:rPr>
        <w:t>表示方差，由于图像特征的特殊性，无法将所有的特征均用同一个高斯分布去描述，因此，采用混合的高斯分布模型能够更加精准的描述图像的特征分布。</w:t>
      </w:r>
    </w:p>
    <w:p w14:paraId="76EA1723" w14:textId="77777777" w:rsidR="00E07C41" w:rsidRDefault="00514A19">
      <w:pPr>
        <w:spacing w:line="400" w:lineRule="exact"/>
        <w:ind w:firstLineChars="200" w:firstLine="480"/>
        <w:rPr>
          <w:rFonts w:ascii="Times New Roman" w:hAnsi="Times New Roman" w:cs="Times New Roman"/>
          <w:color w:val="333333"/>
          <w:shd w:val="clear" w:color="auto" w:fill="FEFEFE"/>
        </w:rPr>
      </w:pPr>
      <w:r>
        <w:rPr>
          <w:rFonts w:ascii="Times New Roman" w:hAnsi="Times New Roman" w:cs="Times New Roman" w:hint="eastAsia"/>
          <w:noProof/>
          <w:color w:val="333333"/>
          <w:shd w:val="clear" w:color="auto" w:fill="FEFEFE"/>
        </w:rPr>
        <w:drawing>
          <wp:anchor distT="0" distB="0" distL="114300" distR="114300" simplePos="0" relativeHeight="251593216" behindDoc="0" locked="0" layoutInCell="1" allowOverlap="1">
            <wp:simplePos x="0" y="0"/>
            <wp:positionH relativeFrom="column">
              <wp:posOffset>1434465</wp:posOffset>
            </wp:positionH>
            <wp:positionV relativeFrom="paragraph">
              <wp:posOffset>27940</wp:posOffset>
            </wp:positionV>
            <wp:extent cx="2649220" cy="1968500"/>
            <wp:effectExtent l="0" t="0" r="17780" b="12700"/>
            <wp:wrapNone/>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392"/>
                    <a:stretch>
                      <a:fillRect/>
                    </a:stretch>
                  </pic:blipFill>
                  <pic:spPr>
                    <a:xfrm>
                      <a:off x="0" y="0"/>
                      <a:ext cx="2649220" cy="1968500"/>
                    </a:xfrm>
                    <a:prstGeom prst="rect">
                      <a:avLst/>
                    </a:prstGeom>
                  </pic:spPr>
                </pic:pic>
              </a:graphicData>
            </a:graphic>
          </wp:anchor>
        </w:drawing>
      </w:r>
    </w:p>
    <w:p w14:paraId="0D86A157" w14:textId="77777777" w:rsidR="00E07C41" w:rsidRDefault="00E07C41">
      <w:pPr>
        <w:spacing w:line="400" w:lineRule="exact"/>
        <w:ind w:firstLineChars="200" w:firstLine="480"/>
        <w:jc w:val="center"/>
        <w:rPr>
          <w:rFonts w:ascii="Times New Roman" w:hAnsi="Times New Roman" w:cs="Times New Roman"/>
          <w:color w:val="333333"/>
          <w:shd w:val="clear" w:color="auto" w:fill="FEFEFE"/>
        </w:rPr>
      </w:pPr>
    </w:p>
    <w:p w14:paraId="00E83165" w14:textId="77777777" w:rsidR="00E07C41" w:rsidRDefault="00E07C41">
      <w:pPr>
        <w:spacing w:line="400" w:lineRule="exact"/>
        <w:ind w:firstLineChars="200" w:firstLine="480"/>
        <w:rPr>
          <w:rFonts w:ascii="Times New Roman" w:hAnsi="Times New Roman" w:cs="Times New Roman"/>
          <w:color w:val="333333"/>
          <w:shd w:val="clear" w:color="auto" w:fill="FEFEFE"/>
        </w:rPr>
      </w:pPr>
    </w:p>
    <w:p w14:paraId="66BB984D" w14:textId="77777777" w:rsidR="00E07C41" w:rsidRDefault="00E07C41">
      <w:pPr>
        <w:spacing w:line="400" w:lineRule="exact"/>
        <w:ind w:firstLineChars="200" w:firstLine="480"/>
        <w:rPr>
          <w:rFonts w:ascii="Times New Roman" w:hAnsi="Times New Roman" w:cs="Times New Roman"/>
          <w:color w:val="333333"/>
          <w:shd w:val="clear" w:color="auto" w:fill="FEFEFE"/>
        </w:rPr>
      </w:pPr>
    </w:p>
    <w:p w14:paraId="45CEAD0C" w14:textId="77777777" w:rsidR="00E07C41" w:rsidRDefault="00E07C41">
      <w:pPr>
        <w:spacing w:line="400" w:lineRule="exact"/>
        <w:ind w:firstLineChars="200" w:firstLine="480"/>
        <w:rPr>
          <w:rFonts w:ascii="Times New Roman" w:hAnsi="Times New Roman" w:cs="Times New Roman"/>
          <w:color w:val="333333"/>
          <w:shd w:val="clear" w:color="auto" w:fill="FEFEFE"/>
        </w:rPr>
      </w:pPr>
    </w:p>
    <w:p w14:paraId="24D179F5" w14:textId="77777777" w:rsidR="00E07C41" w:rsidRDefault="00E07C41">
      <w:pPr>
        <w:spacing w:line="400" w:lineRule="exact"/>
        <w:ind w:firstLineChars="200" w:firstLine="480"/>
        <w:jc w:val="center"/>
        <w:rPr>
          <w:rFonts w:ascii="Times New Roman" w:hAnsi="Times New Roman" w:cs="Times New Roman"/>
          <w:color w:val="333333"/>
          <w:shd w:val="clear" w:color="auto" w:fill="FEFEFE"/>
        </w:rPr>
      </w:pPr>
    </w:p>
    <w:p w14:paraId="13406241" w14:textId="77777777" w:rsidR="00E07C41" w:rsidRDefault="00E07C41">
      <w:pPr>
        <w:spacing w:line="400" w:lineRule="exact"/>
        <w:ind w:firstLineChars="200" w:firstLine="480"/>
        <w:rPr>
          <w:rFonts w:ascii="Times New Roman" w:hAnsi="Times New Roman" w:cs="Times New Roman"/>
          <w:color w:val="333333"/>
          <w:shd w:val="clear" w:color="auto" w:fill="FEFEFE"/>
        </w:rPr>
      </w:pPr>
    </w:p>
    <w:p w14:paraId="28061E92" w14:textId="77777777" w:rsidR="00E07C41" w:rsidRDefault="00E07C41">
      <w:pPr>
        <w:snapToGrid w:val="0"/>
        <w:spacing w:line="400" w:lineRule="exact"/>
        <w:ind w:firstLineChars="1650" w:firstLine="3465"/>
        <w:rPr>
          <w:rFonts w:ascii="黑体" w:eastAsia="黑体" w:hAnsi="黑体" w:cs="Times New Roman"/>
          <w:bCs/>
          <w:iCs/>
          <w:color w:val="000000"/>
          <w:sz w:val="21"/>
          <w:szCs w:val="21"/>
        </w:rPr>
      </w:pPr>
    </w:p>
    <w:p w14:paraId="0DCFA168" w14:textId="77777777" w:rsidR="00E07C41" w:rsidRDefault="00514A19">
      <w:pPr>
        <w:snapToGrid w:val="0"/>
        <w:spacing w:line="400" w:lineRule="exact"/>
        <w:ind w:firstLineChars="1650" w:firstLine="3465"/>
        <w:rPr>
          <w:rFonts w:ascii="黑体" w:eastAsia="黑体" w:hAnsi="黑体" w:cs="Times New Roman"/>
          <w:bCs/>
          <w:iCs/>
          <w:color w:val="000000"/>
          <w:sz w:val="21"/>
          <w:szCs w:val="21"/>
        </w:rPr>
      </w:pPr>
      <w:r>
        <w:rPr>
          <w:rFonts w:ascii="黑体" w:eastAsia="黑体" w:hAnsi="黑体" w:cs="Times New Roman" w:hint="eastAsia"/>
          <w:bCs/>
          <w:iCs/>
          <w:color w:val="000000"/>
          <w:sz w:val="21"/>
          <w:szCs w:val="21"/>
        </w:rPr>
        <w:t>图2-2 高斯分布示意图</w:t>
      </w:r>
    </w:p>
    <w:p w14:paraId="716FC881" w14:textId="77777777" w:rsidR="00E07C41" w:rsidRDefault="00514A19">
      <w:pPr>
        <w:spacing w:line="400" w:lineRule="exact"/>
        <w:ind w:firstLineChars="200" w:firstLine="480"/>
        <w:rPr>
          <w:rFonts w:ascii="Times New Roman" w:hAnsi="Times New Roman" w:cs="Times New Roman"/>
          <w:color w:val="333333"/>
          <w:shd w:val="clear" w:color="auto" w:fill="FEFEFE"/>
        </w:rPr>
      </w:pPr>
      <w:r>
        <w:rPr>
          <w:rFonts w:ascii="Times New Roman" w:hAnsi="Times New Roman" w:cs="Times New Roman" w:hint="eastAsia"/>
          <w:color w:val="333333"/>
          <w:shd w:val="clear" w:color="auto" w:fill="FEFEFE"/>
        </w:rPr>
        <w:t>图像中的每个像素抽取出来的特征向量都有不同的类别，隶属于不同的标签，例如，像素</w:t>
      </w:r>
      <w:r>
        <w:rPr>
          <w:rFonts w:ascii="Times New Roman" w:hAnsi="Times New Roman" w:cs="Times New Roman" w:hint="eastAsia"/>
          <w:color w:val="333333"/>
          <w:position w:val="-6"/>
          <w:shd w:val="clear" w:color="auto" w:fill="FEFEFE"/>
        </w:rPr>
        <w:object w:dxaOrig="200" w:dyaOrig="220" w14:anchorId="7646CF4C">
          <v:shape id="_x0000_i1132" type="#_x0000_t75" style="width:10.2pt;height:10.75pt" o:ole="">
            <v:imagedata r:id="rId393" o:title=""/>
            <o:lock v:ext="edit" aspectratio="f"/>
          </v:shape>
          <o:OLEObject Type="Embed" ProgID="Equation.DSMT4" ShapeID="_x0000_i1132" DrawAspect="Content" ObjectID="_1637412838" r:id="rId394"/>
        </w:object>
      </w:r>
      <w:r>
        <w:rPr>
          <w:rFonts w:ascii="Times New Roman" w:hAnsi="Times New Roman" w:cs="Times New Roman" w:hint="eastAsia"/>
          <w:color w:val="333333"/>
          <w:shd w:val="clear" w:color="auto" w:fill="FEFEFE"/>
        </w:rPr>
        <w:t>属于目标区域，像素</w:t>
      </w:r>
      <w:r>
        <w:rPr>
          <w:rFonts w:ascii="Times New Roman" w:hAnsi="Times New Roman" w:cs="Times New Roman" w:hint="eastAsia"/>
          <w:color w:val="333333"/>
          <w:position w:val="-10"/>
          <w:shd w:val="clear" w:color="auto" w:fill="FEFEFE"/>
        </w:rPr>
        <w:object w:dxaOrig="220" w:dyaOrig="260" w14:anchorId="42711FC7">
          <v:shape id="_x0000_i1133" type="#_x0000_t75" style="width:10.75pt;height:12.9pt" o:ole="">
            <v:imagedata r:id="rId395" o:title=""/>
            <o:lock v:ext="edit" aspectratio="f"/>
          </v:shape>
          <o:OLEObject Type="Embed" ProgID="Equation.DSMT4" ShapeID="_x0000_i1133" DrawAspect="Content" ObjectID="_1637412839" r:id="rId396"/>
        </w:object>
      </w:r>
      <w:r>
        <w:rPr>
          <w:rFonts w:ascii="Times New Roman" w:hAnsi="Times New Roman" w:cs="Times New Roman" w:hint="eastAsia"/>
          <w:color w:val="333333"/>
          <w:shd w:val="clear" w:color="auto" w:fill="FEFEFE"/>
        </w:rPr>
        <w:t>属于背景区域，不同区域之间相互独立，区域内不同像素之间的特征向量也是相互独立，同一区域内的像素服从同一高斯分布，所有区域的高斯分布加权组合得到该图像的整体高斯分布。</w:t>
      </w:r>
    </w:p>
    <w:p w14:paraId="1DFFC656" w14:textId="77777777" w:rsidR="00E07C41" w:rsidRDefault="00514A19">
      <w:pPr>
        <w:spacing w:line="400" w:lineRule="exact"/>
        <w:ind w:firstLineChars="200" w:firstLine="480"/>
        <w:rPr>
          <w:rFonts w:ascii="Times New Roman" w:hAnsi="Times New Roman" w:cs="Times New Roman"/>
          <w:color w:val="333333"/>
          <w:shd w:val="clear" w:color="auto" w:fill="FEFEFE"/>
        </w:rPr>
      </w:pPr>
      <w:r>
        <w:rPr>
          <w:rFonts w:ascii="Times New Roman" w:hAnsi="Times New Roman" w:cs="Times New Roman" w:hint="eastAsia"/>
          <w:color w:val="333333"/>
          <w:shd w:val="clear" w:color="auto" w:fill="FEFEFE"/>
        </w:rPr>
        <w:t>高斯混合模型图像分割的原理如下：图像的各个区域可用特征向量进行表示，例如图像纹理、像素点的灰度值等等，这些信息都能反映出图像中各个区域间的差异。假设图像某个区域为</w:t>
      </w:r>
      <w:r>
        <w:rPr>
          <w:rFonts w:ascii="Times New Roman" w:hAnsi="Times New Roman" w:cs="Times New Roman" w:hint="eastAsia"/>
          <w:color w:val="333333"/>
          <w:position w:val="-6"/>
          <w:shd w:val="clear" w:color="auto" w:fill="FEFEFE"/>
        </w:rPr>
        <w:object w:dxaOrig="200" w:dyaOrig="279" w14:anchorId="4285F772">
          <v:shape id="_x0000_i1134" type="#_x0000_t75" style="width:10.2pt;height:13.95pt" o:ole="">
            <v:imagedata r:id="rId397" o:title=""/>
            <o:lock v:ext="edit" aspectratio="f"/>
          </v:shape>
          <o:OLEObject Type="Embed" ProgID="Equation.DSMT4" ShapeID="_x0000_i1134" DrawAspect="Content" ObjectID="_1637412840" r:id="rId398"/>
        </w:object>
      </w:r>
      <w:r>
        <w:rPr>
          <w:rFonts w:ascii="Times New Roman" w:hAnsi="Times New Roman" w:cs="Times New Roman" w:hint="eastAsia"/>
          <w:color w:val="333333"/>
          <w:shd w:val="clear" w:color="auto" w:fill="FEFEFE"/>
        </w:rPr>
        <w:t>，那么它就隶属于高斯混合模型中第</w:t>
      </w:r>
      <w:r>
        <w:rPr>
          <w:rFonts w:ascii="Times New Roman" w:hAnsi="Times New Roman" w:cs="Times New Roman" w:hint="eastAsia"/>
          <w:color w:val="333333"/>
          <w:position w:val="-6"/>
          <w:shd w:val="clear" w:color="auto" w:fill="FEFEFE"/>
        </w:rPr>
        <w:object w:dxaOrig="200" w:dyaOrig="279" w14:anchorId="72F30693">
          <v:shape id="_x0000_i1135" type="#_x0000_t75" style="width:10.2pt;height:13.95pt" o:ole="">
            <v:imagedata r:id="rId399" o:title=""/>
            <o:lock v:ext="edit" aspectratio="f"/>
          </v:shape>
          <o:OLEObject Type="Embed" ProgID="Equation.DSMT4" ShapeID="_x0000_i1135" DrawAspect="Content" ObjectID="_1637412841" r:id="rId400"/>
        </w:object>
      </w:r>
      <w:r>
        <w:rPr>
          <w:rFonts w:ascii="Times New Roman" w:hAnsi="Times New Roman" w:cs="Times New Roman" w:hint="eastAsia"/>
          <w:color w:val="333333"/>
          <w:shd w:val="clear" w:color="auto" w:fill="FEFEFE"/>
        </w:rPr>
        <w:t>个高斯分量，当我们计算某个像素属于各个不同区域的概率，即可得到这些像素的分类，从而达到图像分割的目的。</w:t>
      </w:r>
    </w:p>
    <w:p w14:paraId="4F817480" w14:textId="77777777" w:rsidR="00E07C41" w:rsidRDefault="00514A19">
      <w:pPr>
        <w:spacing w:line="400" w:lineRule="exact"/>
        <w:ind w:firstLineChars="200" w:firstLine="480"/>
        <w:rPr>
          <w:rFonts w:ascii="Times New Roman" w:hAnsi="Times New Roman" w:cs="Times New Roman"/>
          <w:color w:val="333333"/>
          <w:shd w:val="clear" w:color="auto" w:fill="FEFEFE"/>
        </w:rPr>
      </w:pPr>
      <w:r>
        <w:rPr>
          <w:rFonts w:ascii="Times New Roman" w:hAnsi="Times New Roman" w:cs="Times New Roman" w:hint="eastAsia"/>
          <w:noProof/>
          <w:color w:val="333333"/>
          <w:shd w:val="clear" w:color="auto" w:fill="FEFEFE"/>
        </w:rPr>
        <w:drawing>
          <wp:anchor distT="0" distB="0" distL="114300" distR="114300" simplePos="0" relativeHeight="251594240" behindDoc="0" locked="0" layoutInCell="1" allowOverlap="1">
            <wp:simplePos x="0" y="0"/>
            <wp:positionH relativeFrom="column">
              <wp:posOffset>1432560</wp:posOffset>
            </wp:positionH>
            <wp:positionV relativeFrom="paragraph">
              <wp:posOffset>52070</wp:posOffset>
            </wp:positionV>
            <wp:extent cx="2727960" cy="1450340"/>
            <wp:effectExtent l="0" t="0" r="15240" b="16510"/>
            <wp:wrapNone/>
            <wp:docPr id="5"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
                    <pic:cNvPicPr>
                      <a:picLocks noChangeAspect="1"/>
                    </pic:cNvPicPr>
                  </pic:nvPicPr>
                  <pic:blipFill>
                    <a:blip r:embed="rId401"/>
                    <a:stretch>
                      <a:fillRect/>
                    </a:stretch>
                  </pic:blipFill>
                  <pic:spPr>
                    <a:xfrm>
                      <a:off x="0" y="0"/>
                      <a:ext cx="2727960" cy="1450340"/>
                    </a:xfrm>
                    <a:prstGeom prst="rect">
                      <a:avLst/>
                    </a:prstGeom>
                  </pic:spPr>
                </pic:pic>
              </a:graphicData>
            </a:graphic>
          </wp:anchor>
        </w:drawing>
      </w:r>
    </w:p>
    <w:p w14:paraId="345F3E9F" w14:textId="77777777" w:rsidR="00E07C41" w:rsidRDefault="00E07C41">
      <w:pPr>
        <w:spacing w:line="400" w:lineRule="exact"/>
        <w:ind w:firstLineChars="200" w:firstLine="480"/>
        <w:rPr>
          <w:rFonts w:ascii="Times New Roman" w:hAnsi="Times New Roman" w:cs="Times New Roman"/>
          <w:color w:val="333333"/>
          <w:shd w:val="clear" w:color="auto" w:fill="FEFEFE"/>
        </w:rPr>
      </w:pPr>
    </w:p>
    <w:p w14:paraId="44F237B9" w14:textId="77777777" w:rsidR="00E07C41" w:rsidRDefault="00E07C41">
      <w:pPr>
        <w:spacing w:line="400" w:lineRule="exact"/>
        <w:ind w:firstLineChars="200" w:firstLine="480"/>
        <w:rPr>
          <w:rFonts w:ascii="Times New Roman" w:hAnsi="Times New Roman" w:cs="Times New Roman"/>
          <w:color w:val="333333"/>
          <w:shd w:val="clear" w:color="auto" w:fill="FEFEFE"/>
        </w:rPr>
      </w:pPr>
    </w:p>
    <w:p w14:paraId="1B508582" w14:textId="77777777" w:rsidR="00E07C41" w:rsidRDefault="00E07C41">
      <w:pPr>
        <w:spacing w:line="400" w:lineRule="exact"/>
        <w:ind w:firstLineChars="200" w:firstLine="480"/>
        <w:jc w:val="center"/>
        <w:rPr>
          <w:rFonts w:ascii="Times New Roman" w:hAnsi="Times New Roman" w:cs="Times New Roman"/>
          <w:color w:val="333333"/>
          <w:shd w:val="clear" w:color="auto" w:fill="FEFEFE"/>
        </w:rPr>
      </w:pPr>
    </w:p>
    <w:p w14:paraId="7B1E82C5" w14:textId="77777777" w:rsidR="00E07C41" w:rsidRDefault="00E07C41">
      <w:pPr>
        <w:spacing w:line="400" w:lineRule="exact"/>
        <w:ind w:firstLineChars="200" w:firstLine="480"/>
        <w:rPr>
          <w:rFonts w:ascii="Times New Roman" w:hAnsi="Times New Roman" w:cs="Times New Roman"/>
          <w:color w:val="333333"/>
          <w:shd w:val="clear" w:color="auto" w:fill="FEFEFE"/>
        </w:rPr>
      </w:pPr>
    </w:p>
    <w:p w14:paraId="5C8BC8C2" w14:textId="77777777" w:rsidR="00E07C41" w:rsidRDefault="00E07C41">
      <w:pPr>
        <w:spacing w:line="400" w:lineRule="exact"/>
        <w:ind w:firstLineChars="200" w:firstLine="480"/>
        <w:rPr>
          <w:rFonts w:ascii="Times New Roman" w:hAnsi="Times New Roman" w:cs="Times New Roman"/>
          <w:color w:val="333333"/>
          <w:shd w:val="clear" w:color="auto" w:fill="FEFEFE"/>
        </w:rPr>
      </w:pPr>
    </w:p>
    <w:p w14:paraId="79A1AACA" w14:textId="77777777" w:rsidR="00E07C41" w:rsidRDefault="00514A19">
      <w:pPr>
        <w:snapToGrid w:val="0"/>
        <w:spacing w:line="400" w:lineRule="exact"/>
        <w:ind w:firstLine="420"/>
        <w:jc w:val="center"/>
        <w:rPr>
          <w:rFonts w:ascii="黑体" w:eastAsia="黑体" w:hAnsi="黑体" w:cs="Times New Roman"/>
          <w:bCs/>
          <w:iCs/>
          <w:color w:val="000000"/>
          <w:sz w:val="21"/>
          <w:szCs w:val="21"/>
        </w:rPr>
      </w:pPr>
      <w:r>
        <w:rPr>
          <w:rFonts w:ascii="黑体" w:eastAsia="黑体" w:hAnsi="黑体" w:cs="Times New Roman" w:hint="eastAsia"/>
          <w:bCs/>
          <w:iCs/>
          <w:color w:val="000000"/>
          <w:sz w:val="21"/>
          <w:szCs w:val="21"/>
        </w:rPr>
        <w:lastRenderedPageBreak/>
        <w:t>图2.3高斯混合模型</w:t>
      </w:r>
    </w:p>
    <w:p w14:paraId="4A22124D" w14:textId="77777777" w:rsidR="00E07C41" w:rsidRDefault="00514A19">
      <w:pPr>
        <w:spacing w:line="400" w:lineRule="exact"/>
        <w:ind w:firstLineChars="200" w:firstLine="480"/>
        <w:rPr>
          <w:rFonts w:ascii="Times New Roman" w:hAnsi="Times New Roman" w:cs="Times New Roman"/>
          <w:color w:val="333333"/>
          <w:shd w:val="clear" w:color="auto" w:fill="FEFEFE"/>
        </w:rPr>
      </w:pPr>
      <w:r>
        <w:rPr>
          <w:rFonts w:ascii="Times New Roman" w:hAnsi="Times New Roman" w:cs="Times New Roman" w:hint="eastAsia"/>
          <w:color w:val="333333"/>
          <w:shd w:val="clear" w:color="auto" w:fill="FEFEFE"/>
        </w:rPr>
        <w:t>如图</w:t>
      </w:r>
      <w:r>
        <w:rPr>
          <w:rFonts w:ascii="Times New Roman" w:hAnsi="Times New Roman" w:cs="Times New Roman" w:hint="eastAsia"/>
          <w:color w:val="333333"/>
          <w:shd w:val="clear" w:color="auto" w:fill="FEFEFE"/>
        </w:rPr>
        <w:t>2.3</w:t>
      </w:r>
      <w:r>
        <w:rPr>
          <w:rFonts w:ascii="Times New Roman" w:hAnsi="Times New Roman" w:cs="Times New Roman" w:hint="eastAsia"/>
          <w:color w:val="333333"/>
          <w:shd w:val="clear" w:color="auto" w:fill="FEFEFE"/>
        </w:rPr>
        <w:t>所示，第</w:t>
      </w:r>
      <w:r>
        <w:rPr>
          <w:rFonts w:ascii="Times New Roman" w:hAnsi="Times New Roman" w:cs="Times New Roman" w:hint="eastAsia"/>
          <w:color w:val="333333"/>
          <w:position w:val="-6"/>
          <w:shd w:val="clear" w:color="auto" w:fill="FEFEFE"/>
        </w:rPr>
        <w:object w:dxaOrig="139" w:dyaOrig="260" w14:anchorId="38C4313B">
          <v:shape id="_x0000_i1136" type="#_x0000_t75" style="width:7pt;height:12.9pt" o:ole="">
            <v:imagedata r:id="rId402" o:title=""/>
            <o:lock v:ext="edit" aspectratio="f"/>
          </v:shape>
          <o:OLEObject Type="Embed" ProgID="Equation.DSMT4" ShapeID="_x0000_i1136" DrawAspect="Content" ObjectID="_1637412842" r:id="rId403"/>
        </w:object>
      </w:r>
      <w:r>
        <w:rPr>
          <w:rFonts w:ascii="Times New Roman" w:hAnsi="Times New Roman" w:cs="Times New Roman" w:hint="eastAsia"/>
          <w:color w:val="333333"/>
          <w:shd w:val="clear" w:color="auto" w:fill="FEFEFE"/>
        </w:rPr>
        <w:t>个像素的观测值用</w:t>
      </w:r>
      <w:r>
        <w:rPr>
          <w:rFonts w:ascii="Times New Roman" w:hAnsi="Times New Roman" w:cs="Times New Roman" w:hint="eastAsia"/>
          <w:color w:val="333333"/>
          <w:position w:val="-12"/>
          <w:shd w:val="clear" w:color="auto" w:fill="FEFEFE"/>
        </w:rPr>
        <w:object w:dxaOrig="240" w:dyaOrig="360" w14:anchorId="54F38C69">
          <v:shape id="_x0000_i1137" type="#_x0000_t75" style="width:11.8pt;height:18.25pt" o:ole="">
            <v:imagedata r:id="rId404" o:title=""/>
            <o:lock v:ext="edit" aspectratio="f"/>
          </v:shape>
          <o:OLEObject Type="Embed" ProgID="Equation.DSMT4" ShapeID="_x0000_i1137" DrawAspect="Content" ObjectID="_1637412843" r:id="rId405"/>
        </w:object>
      </w:r>
      <w:r>
        <w:rPr>
          <w:rFonts w:ascii="Times New Roman" w:hAnsi="Times New Roman" w:cs="Times New Roman" w:hint="eastAsia"/>
          <w:color w:val="333333"/>
          <w:shd w:val="clear" w:color="auto" w:fill="FEFEFE"/>
        </w:rPr>
        <w:t>表示，</w:t>
      </w:r>
      <w:r>
        <w:rPr>
          <w:rFonts w:ascii="Times New Roman" w:hAnsi="Times New Roman" w:cs="Times New Roman" w:hint="eastAsia"/>
          <w:color w:val="333333"/>
          <w:position w:val="-4"/>
          <w:shd w:val="clear" w:color="auto" w:fill="FEFEFE"/>
        </w:rPr>
        <w:object w:dxaOrig="260" w:dyaOrig="260" w14:anchorId="5E0CD649">
          <v:shape id="_x0000_i1138" type="#_x0000_t75" style="width:12.9pt;height:12.9pt" o:ole="">
            <v:imagedata r:id="rId406" o:title=""/>
            <o:lock v:ext="edit" aspectratio="f"/>
          </v:shape>
          <o:OLEObject Type="Embed" ProgID="Equation.DSMT4" ShapeID="_x0000_i1138" DrawAspect="Content" ObjectID="_1637412844" r:id="rId407"/>
        </w:object>
      </w:r>
      <w:r>
        <w:rPr>
          <w:rFonts w:ascii="Times New Roman" w:hAnsi="Times New Roman" w:cs="Times New Roman" w:hint="eastAsia"/>
          <w:color w:val="333333"/>
          <w:shd w:val="clear" w:color="auto" w:fill="FEFEFE"/>
        </w:rPr>
        <w:t>个标记用</w:t>
      </w:r>
      <w:r>
        <w:rPr>
          <w:rFonts w:ascii="Times New Roman" w:hAnsi="Times New Roman" w:cs="Times New Roman" w:hint="eastAsia"/>
          <w:color w:val="333333"/>
          <w:position w:val="-12"/>
          <w:shd w:val="clear" w:color="auto" w:fill="FEFEFE"/>
        </w:rPr>
        <w:object w:dxaOrig="1719" w:dyaOrig="360" w14:anchorId="52DF4EB6">
          <v:shape id="_x0000_i1139" type="#_x0000_t75" style="width:85.95pt;height:18.25pt" o:ole="">
            <v:imagedata r:id="rId408" o:title=""/>
            <o:lock v:ext="edit" aspectratio="f"/>
          </v:shape>
          <o:OLEObject Type="Embed" ProgID="Equation.DSMT4" ShapeID="_x0000_i1139" DrawAspect="Content" ObjectID="_1637412845" r:id="rId409"/>
        </w:object>
      </w:r>
      <w:r>
        <w:rPr>
          <w:rFonts w:ascii="Times New Roman" w:hAnsi="Times New Roman" w:cs="Times New Roman" w:hint="eastAsia"/>
          <w:color w:val="333333"/>
          <w:shd w:val="clear" w:color="auto" w:fill="FEFEFE"/>
        </w:rPr>
        <w:t>表示，对应的概率密度为</w:t>
      </w:r>
      <w:r>
        <w:rPr>
          <w:rFonts w:ascii="Times New Roman" w:hAnsi="Times New Roman" w:cs="Times New Roman" w:hint="eastAsia"/>
          <w:color w:val="333333"/>
          <w:position w:val="-14"/>
          <w:shd w:val="clear" w:color="auto" w:fill="FEFEFE"/>
        </w:rPr>
        <w:object w:dxaOrig="2340" w:dyaOrig="380" w14:anchorId="43A8948B">
          <v:shape id="_x0000_i1140" type="#_x0000_t75" style="width:117.15pt;height:18.8pt" o:ole="">
            <v:imagedata r:id="rId410" o:title=""/>
            <o:lock v:ext="edit" aspectratio="f"/>
          </v:shape>
          <o:OLEObject Type="Embed" ProgID="Equation.DSMT4" ShapeID="_x0000_i1140" DrawAspect="Content" ObjectID="_1637412846" r:id="rId411"/>
        </w:object>
      </w:r>
      <w:r>
        <w:rPr>
          <w:rFonts w:ascii="Times New Roman" w:hAnsi="Times New Roman" w:cs="Times New Roman" w:hint="eastAsia"/>
          <w:color w:val="333333"/>
          <w:shd w:val="clear" w:color="auto" w:fill="FEFEFE"/>
        </w:rPr>
        <w:t>，则它的函数为</w:t>
      </w:r>
      <w:r>
        <w:rPr>
          <w:rFonts w:ascii="Times New Roman" w:hAnsi="Times New Roman" w:cs="Times New Roman" w:hint="eastAsia"/>
          <w:color w:val="333333"/>
          <w:shd w:val="clear" w:color="auto" w:fill="FEFEFE"/>
        </w:rPr>
        <w:t>[</w:t>
      </w:r>
      <w:r>
        <w:commentReference w:id="164"/>
      </w:r>
      <w:r>
        <w:rPr>
          <w:rFonts w:ascii="Times New Roman" w:hAnsi="Times New Roman" w:cs="Times New Roman" w:hint="eastAsia"/>
          <w:color w:val="333333"/>
          <w:shd w:val="clear" w:color="auto" w:fill="FEFEFE"/>
        </w:rPr>
        <w:t>]</w:t>
      </w:r>
      <w:r>
        <w:rPr>
          <w:rFonts w:ascii="Times New Roman" w:hAnsi="Times New Roman" w:cs="Times New Roman" w:hint="eastAsia"/>
          <w:color w:val="333333"/>
          <w:shd w:val="clear" w:color="auto" w:fill="FEFEFE"/>
        </w:rPr>
        <w:t>：</w:t>
      </w:r>
    </w:p>
    <w:p w14:paraId="52E38271" w14:textId="77777777" w:rsidR="00E07C41" w:rsidRDefault="00514A19">
      <w:pPr>
        <w:spacing w:line="400" w:lineRule="exact"/>
        <w:ind w:left="3360" w:firstLineChars="1865" w:firstLine="4476"/>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object w:dxaOrig="2183" w:dyaOrig="1143" w14:anchorId="7D100FC6">
          <v:shape id="_x0000_s1101" type="#_x0000_t75" style="position:absolute;left:0;text-align:left;margin-left:129.35pt;margin-top:9.7pt;width:143pt;height:35pt;z-index:251683328;mso-width-relative:page;mso-height-relative:page">
            <v:imagedata r:id="rId412" o:title=""/>
            <o:lock v:ext="edit" aspectratio="f"/>
          </v:shape>
          <o:OLEObject Type="Embed" ProgID="Equation.DSMT4" ShapeID="_x0000_s1101" DrawAspect="Content" ObjectID="_1637413019" r:id="rId413"/>
        </w:object>
      </w:r>
    </w:p>
    <w:p w14:paraId="5BDA1049" w14:textId="77777777" w:rsidR="00E07C41" w:rsidRDefault="00514A19">
      <w:pPr>
        <w:spacing w:line="400" w:lineRule="exact"/>
        <w:ind w:left="3360" w:firstLineChars="1865" w:firstLine="4476"/>
        <w:rPr>
          <w:rFonts w:ascii="Times New Roman" w:hAnsi="Times New Roman" w:cs="Times New Roman"/>
          <w:color w:val="333333"/>
          <w:shd w:val="clear" w:color="auto" w:fill="FEFEFE"/>
        </w:rPr>
      </w:pPr>
      <w:r>
        <w:rPr>
          <w:rFonts w:ascii="Times New Roman" w:hAnsi="Times New Roman" w:cs="Times New Roman" w:hint="eastAsia"/>
          <w:color w:val="333333"/>
          <w:shd w:val="clear" w:color="auto" w:fill="FEFEFE"/>
        </w:rPr>
        <w:t>(2-50)</w:t>
      </w:r>
    </w:p>
    <w:p w14:paraId="57AFAA04" w14:textId="77777777" w:rsidR="00E07C41" w:rsidRDefault="00514A19">
      <w:pPr>
        <w:spacing w:line="400" w:lineRule="exact"/>
        <w:ind w:firstLineChars="200" w:firstLine="480"/>
        <w:rPr>
          <w:rFonts w:ascii="Times New Roman" w:hAnsi="Times New Roman" w:cs="Times New Roman"/>
          <w:color w:val="333333"/>
          <w:shd w:val="clear" w:color="auto" w:fill="FEFEFE"/>
        </w:rPr>
      </w:pPr>
      <w:r>
        <w:rPr>
          <w:rFonts w:ascii="Times New Roman" w:hAnsi="Times New Roman" w:cs="Times New Roman" w:hint="eastAsia"/>
          <w:color w:val="333333"/>
          <w:shd w:val="clear" w:color="auto" w:fill="FEFEFE"/>
        </w:rPr>
        <w:t>像素集的模型是有限混合模型，</w:t>
      </w:r>
      <w:r>
        <w:rPr>
          <w:rFonts w:ascii="Times New Roman" w:hAnsi="Times New Roman" w:cs="Times New Roman" w:hint="eastAsia"/>
          <w:color w:val="333333"/>
          <w:position w:val="-14"/>
          <w:shd w:val="clear" w:color="auto" w:fill="FEFEFE"/>
        </w:rPr>
        <w:object w:dxaOrig="300" w:dyaOrig="380" w14:anchorId="624E0B9F">
          <v:shape id="_x0000_i1141" type="#_x0000_t75" style="width:15.05pt;height:18.8pt" o:ole="">
            <v:imagedata r:id="rId414" o:title=""/>
            <o:lock v:ext="edit" aspectratio="f"/>
          </v:shape>
          <o:OLEObject Type="Embed" ProgID="Equation.DSMT4" ShapeID="_x0000_i1141" DrawAspect="Content" ObjectID="_1637412847" r:id="rId415"/>
        </w:object>
      </w:r>
      <w:r>
        <w:rPr>
          <w:rFonts w:ascii="Times New Roman" w:hAnsi="Times New Roman" w:cs="Times New Roman" w:hint="eastAsia"/>
          <w:color w:val="333333"/>
          <w:shd w:val="clear" w:color="auto" w:fill="FEFEFE"/>
        </w:rPr>
        <w:t>为某像素属于标记</w:t>
      </w:r>
      <w:r>
        <w:rPr>
          <w:rFonts w:ascii="Times New Roman" w:hAnsi="Times New Roman" w:cs="Times New Roman" w:hint="eastAsia"/>
          <w:color w:val="333333"/>
          <w:position w:val="-14"/>
          <w:shd w:val="clear" w:color="auto" w:fill="FEFEFE"/>
        </w:rPr>
        <w:object w:dxaOrig="340" w:dyaOrig="380" w14:anchorId="0789B9E8">
          <v:shape id="_x0000_i1142" type="#_x0000_t75" style="width:17.2pt;height:18.8pt" o:ole="">
            <v:imagedata r:id="rId416" o:title=""/>
            <o:lock v:ext="edit" aspectratio="f"/>
          </v:shape>
          <o:OLEObject Type="Embed" ProgID="Equation.DSMT4" ShapeID="_x0000_i1142" DrawAspect="Content" ObjectID="_1637412848" r:id="rId417"/>
        </w:object>
      </w:r>
      <w:r>
        <w:rPr>
          <w:rFonts w:ascii="Times New Roman" w:hAnsi="Times New Roman" w:cs="Times New Roman" w:hint="eastAsia"/>
          <w:color w:val="333333"/>
          <w:shd w:val="clear" w:color="auto" w:fill="FEFEFE"/>
        </w:rPr>
        <w:t>的先验概率，</w:t>
      </w:r>
      <w:r>
        <w:rPr>
          <w:rFonts w:ascii="Times New Roman" w:hAnsi="Times New Roman" w:cs="Times New Roman" w:hint="eastAsia"/>
          <w:color w:val="333333"/>
          <w:position w:val="-12"/>
          <w:shd w:val="clear" w:color="auto" w:fill="FEFEFE"/>
        </w:rPr>
        <w:object w:dxaOrig="1840" w:dyaOrig="360" w14:anchorId="671439BA">
          <v:shape id="_x0000_i1143" type="#_x0000_t75" style="width:91.9pt;height:18.25pt" o:ole="">
            <v:imagedata r:id="rId418" o:title=""/>
            <o:lock v:ext="edit" aspectratio="f"/>
          </v:shape>
          <o:OLEObject Type="Embed" ProgID="Equation.DSMT4" ShapeID="_x0000_i1143" DrawAspect="Content" ObjectID="_1637412849" r:id="rId419"/>
        </w:object>
      </w:r>
      <w:r>
        <w:rPr>
          <w:rFonts w:ascii="Times New Roman" w:hAnsi="Times New Roman" w:cs="Times New Roman" w:hint="eastAsia"/>
          <w:color w:val="333333"/>
          <w:shd w:val="clear" w:color="auto" w:fill="FEFEFE"/>
        </w:rPr>
        <w:t>，</w:t>
      </w:r>
      <w:r>
        <w:rPr>
          <w:rFonts w:ascii="Times New Roman" w:hAnsi="Times New Roman" w:cs="Times New Roman" w:hint="eastAsia"/>
          <w:color w:val="333333"/>
          <w:position w:val="-14"/>
          <w:shd w:val="clear" w:color="auto" w:fill="FEFEFE"/>
        </w:rPr>
        <w:object w:dxaOrig="2220" w:dyaOrig="380" w14:anchorId="353CF90A">
          <v:shape id="_x0000_i1144" type="#_x0000_t75" style="width:111.2pt;height:18.8pt" o:ole="">
            <v:imagedata r:id="rId420" o:title=""/>
            <o:lock v:ext="edit" aspectratio="f"/>
          </v:shape>
          <o:OLEObject Type="Embed" ProgID="Equation.DSMT4" ShapeID="_x0000_i1144" DrawAspect="Content" ObjectID="_1637412850" r:id="rId421"/>
        </w:object>
      </w:r>
      <w:r>
        <w:rPr>
          <w:rFonts w:ascii="Times New Roman" w:hAnsi="Times New Roman" w:cs="Times New Roman" w:hint="eastAsia"/>
          <w:color w:val="333333"/>
          <w:shd w:val="clear" w:color="auto" w:fill="FEFEFE"/>
        </w:rPr>
        <w:t>表示所有的参数，先验概率满足条件：</w:t>
      </w:r>
    </w:p>
    <w:p w14:paraId="27F22D1F" w14:textId="77777777" w:rsidR="00E07C41" w:rsidRDefault="00514A19">
      <w:pPr>
        <w:spacing w:line="400" w:lineRule="exact"/>
        <w:ind w:left="3360" w:firstLineChars="1865" w:firstLine="4476"/>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object w:dxaOrig="2183" w:dyaOrig="1143" w14:anchorId="10B9D3E8">
          <v:shape id="_x0000_s1102" type="#_x0000_t75" style="position:absolute;left:0;text-align:left;margin-left:142pt;margin-top:12.6pt;width:96pt;height:35pt;z-index:251684352;mso-width-relative:page;mso-height-relative:page">
            <v:imagedata r:id="rId422" o:title=""/>
            <o:lock v:ext="edit" aspectratio="f"/>
          </v:shape>
          <o:OLEObject Type="Embed" ProgID="Equation.DSMT4" ShapeID="_x0000_s1102" DrawAspect="Content" ObjectID="_1637413020" r:id="rId423"/>
        </w:object>
      </w:r>
    </w:p>
    <w:p w14:paraId="79697A63" w14:textId="77777777" w:rsidR="00E07C41" w:rsidRDefault="00514A19">
      <w:pPr>
        <w:spacing w:line="400" w:lineRule="exact"/>
        <w:ind w:left="3360" w:firstLineChars="1865" w:firstLine="4476"/>
        <w:rPr>
          <w:rFonts w:ascii="Times New Roman" w:hAnsi="Times New Roman" w:cs="Times New Roman"/>
          <w:color w:val="333333"/>
          <w:shd w:val="clear" w:color="auto" w:fill="FEFEFE"/>
        </w:rPr>
      </w:pPr>
      <w:r>
        <w:rPr>
          <w:rFonts w:ascii="Times New Roman" w:hAnsi="Times New Roman" w:cs="Times New Roman" w:hint="eastAsia"/>
          <w:color w:val="333333"/>
          <w:shd w:val="clear" w:color="auto" w:fill="FEFEFE"/>
        </w:rPr>
        <w:t>(2-51)</w:t>
      </w:r>
    </w:p>
    <w:p w14:paraId="5E891A01" w14:textId="77777777" w:rsidR="00E07C41" w:rsidRDefault="00E07C41">
      <w:pPr>
        <w:spacing w:line="400" w:lineRule="exact"/>
        <w:ind w:firstLine="420"/>
        <w:rPr>
          <w:rFonts w:ascii="Times New Roman" w:hAnsi="Times New Roman" w:cs="Times New Roman"/>
          <w:color w:val="333333"/>
          <w:shd w:val="clear" w:color="auto" w:fill="FEFEFE"/>
        </w:rPr>
      </w:pPr>
    </w:p>
    <w:p w14:paraId="4CB783E3" w14:textId="77777777" w:rsidR="00E07C41" w:rsidRDefault="00514A19">
      <w:pPr>
        <w:spacing w:line="400" w:lineRule="exact"/>
        <w:ind w:firstLine="420"/>
        <w:rPr>
          <w:rFonts w:ascii="Times New Roman" w:hAnsi="Times New Roman" w:cs="Times New Roman"/>
          <w:color w:val="333333"/>
          <w:shd w:val="clear" w:color="auto" w:fill="FEFEFE"/>
        </w:rPr>
      </w:pPr>
      <w:r>
        <w:rPr>
          <w:rFonts w:ascii="Times New Roman" w:hAnsi="Times New Roman" w:cs="Times New Roman" w:hint="eastAsia"/>
          <w:color w:val="333333"/>
          <w:shd w:val="clear" w:color="auto" w:fill="FEFEFE"/>
        </w:rPr>
        <w:t>所有的子分布服从高斯分布，它所对应的就是高斯混合模型：</w:t>
      </w:r>
    </w:p>
    <w:p w14:paraId="374B680B" w14:textId="77777777" w:rsidR="00E07C41" w:rsidRDefault="00514A19">
      <w:pPr>
        <w:spacing w:line="400" w:lineRule="exact"/>
        <w:ind w:left="3360" w:firstLineChars="1766" w:firstLine="4238"/>
        <w:rPr>
          <w:rFonts w:ascii="Times New Roman" w:hAnsi="Times New Roman" w:cs="Times New Roman"/>
          <w:color w:val="333333"/>
          <w:shd w:val="clear" w:color="auto" w:fill="FEFEFE"/>
        </w:rPr>
      </w:pPr>
      <w:r>
        <w:rPr>
          <w:rFonts w:ascii="Times New Roman" w:hAnsi="Times New Roman" w:cs="Times New Roman"/>
          <w:color w:val="333333"/>
          <w:position w:val="-40"/>
          <w:shd w:val="clear" w:color="auto" w:fill="FEFEFE"/>
        </w:rPr>
        <w:object w:dxaOrig="2183" w:dyaOrig="1143" w14:anchorId="62E339E6">
          <v:shape id="_x0000_s1103" type="#_x0000_t75" style="position:absolute;left:0;text-align:left;margin-left:107.95pt;margin-top:11.1pt;width:181pt;height:42pt;z-index:251685376;mso-width-relative:page;mso-height-relative:page">
            <v:imagedata r:id="rId424" o:title=""/>
            <o:lock v:ext="edit" aspectratio="f"/>
          </v:shape>
          <o:OLEObject Type="Embed" ProgID="Equation.DSMT4" ShapeID="_x0000_s1103" DrawAspect="Content" ObjectID="_1637413021" r:id="rId425"/>
        </w:object>
      </w:r>
    </w:p>
    <w:p w14:paraId="61B3C143" w14:textId="77777777" w:rsidR="00E07C41" w:rsidRDefault="00514A19">
      <w:pPr>
        <w:spacing w:line="400" w:lineRule="exact"/>
        <w:ind w:left="3360" w:firstLineChars="1865" w:firstLine="4476"/>
        <w:rPr>
          <w:rFonts w:ascii="Times New Roman" w:hAnsi="Times New Roman" w:cs="Times New Roman"/>
          <w:color w:val="333333"/>
          <w:shd w:val="clear" w:color="auto" w:fill="FEFEFE"/>
        </w:rPr>
      </w:pPr>
      <w:r>
        <w:rPr>
          <w:rFonts w:ascii="Times New Roman" w:hAnsi="Times New Roman" w:cs="Times New Roman" w:hint="eastAsia"/>
          <w:color w:val="333333"/>
          <w:shd w:val="clear" w:color="auto" w:fill="FEFEFE"/>
        </w:rPr>
        <w:t>(2-52)</w:t>
      </w:r>
    </w:p>
    <w:p w14:paraId="480A2359" w14:textId="77777777" w:rsidR="00E07C41" w:rsidRDefault="00E07C41">
      <w:pPr>
        <w:spacing w:line="400" w:lineRule="exact"/>
        <w:ind w:firstLineChars="200" w:firstLine="480"/>
        <w:rPr>
          <w:rFonts w:ascii="Times New Roman" w:hAnsi="Times New Roman" w:cs="Times New Roman"/>
          <w:color w:val="333333"/>
          <w:shd w:val="clear" w:color="auto" w:fill="FEFEFE"/>
        </w:rPr>
      </w:pPr>
    </w:p>
    <w:p w14:paraId="47FAD869" w14:textId="77777777" w:rsidR="00E07C41" w:rsidRDefault="00514A19">
      <w:pPr>
        <w:spacing w:line="400" w:lineRule="exact"/>
        <w:ind w:firstLineChars="200" w:firstLine="480"/>
        <w:rPr>
          <w:rFonts w:ascii="Times New Roman" w:hAnsi="Times New Roman" w:cs="Times New Roman"/>
          <w:color w:val="333333"/>
          <w:shd w:val="clear" w:color="auto" w:fill="FEFEFE"/>
        </w:rPr>
      </w:pPr>
      <w:r>
        <w:rPr>
          <w:rFonts w:ascii="Times New Roman" w:hAnsi="Times New Roman" w:cs="Times New Roman" w:hint="eastAsia"/>
          <w:color w:val="333333"/>
          <w:shd w:val="clear" w:color="auto" w:fill="FEFEFE"/>
        </w:rPr>
        <w:t>像素统计之间具有独立性，其中</w:t>
      </w:r>
      <w:r>
        <w:rPr>
          <w:rFonts w:ascii="Times New Roman" w:hAnsi="Times New Roman" w:cs="Times New Roman" w:hint="eastAsia"/>
          <w:color w:val="333333"/>
          <w:position w:val="-14"/>
          <w:shd w:val="clear" w:color="auto" w:fill="FEFEFE"/>
        </w:rPr>
        <w:object w:dxaOrig="1359" w:dyaOrig="380" w14:anchorId="579ECC2B">
          <v:shape id="_x0000_i1145" type="#_x0000_t75" style="width:67.7pt;height:18.8pt" o:ole="">
            <v:imagedata r:id="rId426" o:title=""/>
            <o:lock v:ext="edit" aspectratio="f"/>
          </v:shape>
          <o:OLEObject Type="Embed" ProgID="Equation.DSMT4" ShapeID="_x0000_i1145" DrawAspect="Content" ObjectID="_1637412851" r:id="rId427"/>
        </w:object>
      </w:r>
      <w:r>
        <w:rPr>
          <w:rFonts w:ascii="Times New Roman" w:hAnsi="Times New Roman" w:cs="Times New Roman" w:hint="eastAsia"/>
          <w:color w:val="333333"/>
          <w:shd w:val="clear" w:color="auto" w:fill="FEFEFE"/>
        </w:rPr>
        <w:t>，像素集</w:t>
      </w:r>
      <w:r>
        <w:rPr>
          <w:rFonts w:ascii="Times New Roman" w:hAnsi="Times New Roman" w:cs="Times New Roman" w:hint="eastAsia"/>
          <w:color w:val="333333"/>
          <w:position w:val="-12"/>
          <w:shd w:val="clear" w:color="auto" w:fill="FEFEFE"/>
        </w:rPr>
        <w:object w:dxaOrig="1760" w:dyaOrig="360" w14:anchorId="63FBE9A4">
          <v:shape id="_x0000_i1146" type="#_x0000_t75" style="width:88.1pt;height:18.25pt" o:ole="">
            <v:imagedata r:id="rId428" o:title=""/>
            <o:lock v:ext="edit" aspectratio="f"/>
          </v:shape>
          <o:OLEObject Type="Embed" ProgID="Equation.DSMT4" ShapeID="_x0000_i1146" DrawAspect="Content" ObjectID="_1637412852" r:id="rId429"/>
        </w:object>
      </w:r>
      <w:r>
        <w:rPr>
          <w:rFonts w:ascii="Times New Roman" w:hAnsi="Times New Roman" w:cs="Times New Roman" w:hint="eastAsia"/>
          <w:color w:val="333333"/>
          <w:shd w:val="clear" w:color="auto" w:fill="FEFEFE"/>
        </w:rPr>
        <w:t>构成的联合条件密度为</w:t>
      </w:r>
      <w:r>
        <w:rPr>
          <w:rFonts w:ascii="Times New Roman" w:hAnsi="Times New Roman" w:cs="Times New Roman" w:hint="eastAsia"/>
          <w:color w:val="333333"/>
          <w:shd w:val="clear" w:color="auto" w:fill="FEFEFE"/>
        </w:rPr>
        <w:t>[</w:t>
      </w:r>
      <w:r>
        <w:commentReference w:id="165"/>
      </w:r>
      <w:r>
        <w:rPr>
          <w:rFonts w:ascii="Times New Roman" w:hAnsi="Times New Roman" w:cs="Times New Roman" w:hint="eastAsia"/>
          <w:color w:val="333333"/>
          <w:shd w:val="clear" w:color="auto" w:fill="FEFEFE"/>
        </w:rPr>
        <w:t>]</w:t>
      </w:r>
      <w:r>
        <w:rPr>
          <w:rFonts w:ascii="Times New Roman" w:hAnsi="Times New Roman" w:cs="Times New Roman" w:hint="eastAsia"/>
          <w:color w:val="333333"/>
          <w:shd w:val="clear" w:color="auto" w:fill="FEFEFE"/>
        </w:rPr>
        <w:t>：</w:t>
      </w:r>
    </w:p>
    <w:p w14:paraId="6C0A0D7C" w14:textId="77777777" w:rsidR="00E07C41" w:rsidRDefault="00514A19">
      <w:pPr>
        <w:spacing w:line="400" w:lineRule="exact"/>
        <w:ind w:left="3360" w:firstLineChars="1865" w:firstLine="4476"/>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object w:dxaOrig="2183" w:dyaOrig="1143" w14:anchorId="58B42E1B">
          <v:shape id="_x0000_s1104" type="#_x0000_t75" style="position:absolute;left:0;text-align:left;margin-left:87.2pt;margin-top:-4pt;width:251pt;height:35pt;z-index:251686400;mso-width-relative:page;mso-height-relative:page">
            <v:imagedata r:id="rId430" o:title=""/>
            <o:lock v:ext="edit" aspectratio="f"/>
          </v:shape>
          <o:OLEObject Type="Embed" ProgID="Equation.DSMT4" ShapeID="_x0000_s1104" DrawAspect="Content" ObjectID="_1637413022" r:id="rId431"/>
        </w:object>
      </w:r>
      <w:r>
        <w:rPr>
          <w:rFonts w:ascii="Times New Roman" w:hAnsi="Times New Roman" w:cs="Times New Roman" w:hint="eastAsia"/>
          <w:color w:val="333333"/>
          <w:shd w:val="clear" w:color="auto" w:fill="FEFEFE"/>
        </w:rPr>
        <w:t>(2-53)</w:t>
      </w:r>
    </w:p>
    <w:p w14:paraId="0F25D601" w14:textId="77777777" w:rsidR="00E07C41" w:rsidRDefault="00E07C41">
      <w:pPr>
        <w:spacing w:line="400" w:lineRule="exact"/>
        <w:ind w:firstLineChars="200" w:firstLine="480"/>
        <w:rPr>
          <w:rFonts w:ascii="Times New Roman" w:hAnsi="Times New Roman" w:cs="Times New Roman"/>
          <w:color w:val="333333"/>
          <w:shd w:val="clear" w:color="auto" w:fill="FEFEFE"/>
        </w:rPr>
      </w:pPr>
    </w:p>
    <w:p w14:paraId="398F99F0" w14:textId="77777777" w:rsidR="00E07C41" w:rsidRDefault="00514A19">
      <w:pPr>
        <w:spacing w:line="400" w:lineRule="exact"/>
        <w:ind w:firstLineChars="200" w:firstLine="480"/>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object w:dxaOrig="2183" w:dyaOrig="1143" w14:anchorId="55116128">
          <v:shape id="_x0000_s1105" type="#_x0000_t75" style="position:absolute;left:0;text-align:left;margin-left:120.7pt;margin-top:34.85pt;width:181pt;height:35pt;z-index:251687424;mso-width-relative:page;mso-height-relative:page">
            <v:imagedata r:id="rId432" o:title=""/>
            <o:lock v:ext="edit" aspectratio="f"/>
          </v:shape>
          <o:OLEObject Type="Embed" ProgID="Equation.DSMT4" ShapeID="_x0000_s1105" DrawAspect="Content" ObjectID="_1637413023" r:id="rId433"/>
        </w:object>
      </w:r>
      <w:r>
        <w:rPr>
          <w:rFonts w:ascii="Times New Roman" w:hAnsi="Times New Roman" w:cs="Times New Roman" w:hint="eastAsia"/>
          <w:color w:val="333333"/>
          <w:shd w:val="clear" w:color="auto" w:fill="FEFEFE"/>
        </w:rPr>
        <w:t>上述公式是</w:t>
      </w:r>
      <w:r>
        <w:rPr>
          <w:rFonts w:ascii="Times New Roman" w:hAnsi="Times New Roman" w:cs="Times New Roman" w:hint="eastAsia"/>
          <w:color w:val="333333"/>
          <w:position w:val="-4"/>
          <w:shd w:val="clear" w:color="auto" w:fill="FEFEFE"/>
        </w:rPr>
        <w:object w:dxaOrig="279" w:dyaOrig="260" w14:anchorId="67F24310">
          <v:shape id="_x0000_i1147" type="#_x0000_t75" style="width:13.95pt;height:12.9pt" o:ole="">
            <v:imagedata r:id="rId434" o:title=""/>
            <o:lock v:ext="edit" aspectratio="f"/>
          </v:shape>
          <o:OLEObject Type="Embed" ProgID="Equation.DSMT4" ShapeID="_x0000_i1147" DrawAspect="Content" ObjectID="_1637412853" r:id="rId435"/>
        </w:object>
      </w:r>
      <w:r>
        <w:rPr>
          <w:rFonts w:ascii="Times New Roman" w:hAnsi="Times New Roman" w:cs="Times New Roman" w:hint="eastAsia"/>
          <w:color w:val="333333"/>
          <w:shd w:val="clear" w:color="auto" w:fill="FEFEFE"/>
        </w:rPr>
        <w:t>在参数</w:t>
      </w:r>
      <w:r>
        <w:rPr>
          <w:rFonts w:ascii="Times New Roman" w:hAnsi="Times New Roman" w:cs="Times New Roman" w:hint="eastAsia"/>
          <w:color w:val="333333"/>
          <w:position w:val="-10"/>
          <w:shd w:val="clear" w:color="auto" w:fill="FEFEFE"/>
        </w:rPr>
        <w:object w:dxaOrig="700" w:dyaOrig="320" w14:anchorId="3167F46E">
          <v:shape id="_x0000_i1148" type="#_x0000_t75" style="width:34.95pt;height:16.1pt" o:ole="">
            <v:imagedata r:id="rId436" o:title=""/>
            <o:lock v:ext="edit" aspectratio="f"/>
          </v:shape>
          <o:OLEObject Type="Embed" ProgID="Equation.DSMT4" ShapeID="_x0000_i1148" DrawAspect="Content" ObjectID="_1637412854" r:id="rId437"/>
        </w:object>
      </w:r>
      <w:r>
        <w:rPr>
          <w:rFonts w:ascii="Times New Roman" w:hAnsi="Times New Roman" w:cs="Times New Roman" w:hint="eastAsia"/>
          <w:color w:val="333333"/>
          <w:shd w:val="clear" w:color="auto" w:fill="FEFEFE"/>
        </w:rPr>
        <w:t>似然函数，对</w:t>
      </w:r>
      <w:r>
        <w:rPr>
          <w:rFonts w:ascii="Times New Roman" w:hAnsi="Times New Roman" w:cs="Times New Roman" w:hint="eastAsia"/>
          <w:color w:val="333333"/>
          <w:shd w:val="clear" w:color="auto" w:fill="FEFEFE"/>
        </w:rPr>
        <w:t>(2-51)</w:t>
      </w:r>
      <w:r>
        <w:rPr>
          <w:rFonts w:ascii="Times New Roman" w:hAnsi="Times New Roman" w:cs="Times New Roman" w:hint="eastAsia"/>
          <w:color w:val="333333"/>
          <w:shd w:val="clear" w:color="auto" w:fill="FEFEFE"/>
        </w:rPr>
        <w:t>取对数可以得到对数似然函数：</w:t>
      </w:r>
    </w:p>
    <w:p w14:paraId="644E097D" w14:textId="77777777" w:rsidR="00E07C41" w:rsidRDefault="00514A19">
      <w:pPr>
        <w:spacing w:line="400" w:lineRule="exact"/>
        <w:ind w:left="3360" w:firstLineChars="1865" w:firstLine="4476"/>
        <w:rPr>
          <w:rFonts w:ascii="Times New Roman" w:hAnsi="Times New Roman" w:cs="Times New Roman"/>
          <w:color w:val="333333"/>
          <w:shd w:val="clear" w:color="auto" w:fill="FEFEFE"/>
        </w:rPr>
      </w:pPr>
      <w:r>
        <w:rPr>
          <w:rFonts w:ascii="Times New Roman" w:hAnsi="Times New Roman" w:cs="Times New Roman" w:hint="eastAsia"/>
          <w:color w:val="333333"/>
          <w:shd w:val="clear" w:color="auto" w:fill="FEFEFE"/>
        </w:rPr>
        <w:t>(2-54)</w:t>
      </w:r>
    </w:p>
    <w:p w14:paraId="20CEF0BB" w14:textId="77777777" w:rsidR="00E07C41" w:rsidRDefault="00E07C41">
      <w:pPr>
        <w:spacing w:line="400" w:lineRule="exact"/>
        <w:ind w:firstLineChars="200" w:firstLine="480"/>
        <w:rPr>
          <w:rFonts w:ascii="Times New Roman" w:hAnsi="Times New Roman" w:cs="Times New Roman"/>
          <w:color w:val="333333"/>
          <w:shd w:val="clear" w:color="auto" w:fill="FEFEFE"/>
        </w:rPr>
      </w:pPr>
    </w:p>
    <w:p w14:paraId="3DF5F420" w14:textId="77777777" w:rsidR="00E07C41" w:rsidRDefault="00514A19">
      <w:pPr>
        <w:spacing w:line="400" w:lineRule="exact"/>
        <w:ind w:firstLineChars="200" w:firstLine="480"/>
      </w:pPr>
      <w:r>
        <w:rPr>
          <w:rFonts w:ascii="Times New Roman" w:hAnsi="Times New Roman" w:cs="Times New Roman" w:hint="eastAsia"/>
          <w:color w:val="333333"/>
          <w:shd w:val="clear" w:color="auto" w:fill="FEFEFE"/>
        </w:rPr>
        <w:t>这里</w:t>
      </w:r>
      <w:r>
        <w:rPr>
          <w:rFonts w:ascii="Times New Roman" w:hAnsi="Times New Roman" w:cs="Times New Roman" w:hint="eastAsia"/>
          <w:color w:val="333333"/>
          <w:position w:val="-14"/>
          <w:shd w:val="clear" w:color="auto" w:fill="FEFEFE"/>
        </w:rPr>
        <w:object w:dxaOrig="2220" w:dyaOrig="380" w14:anchorId="10EB86D6">
          <v:shape id="_x0000_i1149" type="#_x0000_t75" style="width:111.2pt;height:18.8pt" o:ole="">
            <v:imagedata r:id="rId438" o:title=""/>
            <o:lock v:ext="edit" aspectratio="f"/>
          </v:shape>
          <o:OLEObject Type="Embed" ProgID="Equation.DSMT4" ShapeID="_x0000_i1149" DrawAspect="Content" ObjectID="_1637412855" r:id="rId439"/>
        </w:object>
      </w:r>
      <w:r>
        <w:rPr>
          <w:rFonts w:ascii="Times New Roman" w:hAnsi="Times New Roman" w:cs="Times New Roman" w:hint="eastAsia"/>
          <w:color w:val="333333"/>
          <w:shd w:val="clear" w:color="auto" w:fill="FEFEFE"/>
        </w:rPr>
        <w:t>。对上述公式通过</w:t>
      </w:r>
      <w:r>
        <w:rPr>
          <w:rFonts w:ascii="Times New Roman" w:hAnsi="Times New Roman" w:cs="Times New Roman" w:hint="eastAsia"/>
          <w:color w:val="333333"/>
          <w:shd w:val="clear" w:color="auto" w:fill="FEFEFE"/>
        </w:rPr>
        <w:t>EM</w:t>
      </w:r>
      <w:r>
        <w:rPr>
          <w:rFonts w:ascii="Times New Roman" w:hAnsi="Times New Roman" w:cs="Times New Roman" w:hint="eastAsia"/>
          <w:color w:val="333333"/>
          <w:shd w:val="clear" w:color="auto" w:fill="FEFEFE"/>
        </w:rPr>
        <w:t>算法</w:t>
      </w:r>
      <w:r>
        <w:rPr>
          <w:rFonts w:ascii="Times New Roman" w:hAnsi="Times New Roman" w:cs="Times New Roman" w:hint="eastAsia"/>
          <w:color w:val="333333"/>
          <w:shd w:val="clear" w:color="auto" w:fill="FEFEFE"/>
        </w:rPr>
        <w:t>[]</w:t>
      </w:r>
      <w:r>
        <w:rPr>
          <w:rFonts w:ascii="Times New Roman" w:hAnsi="Times New Roman" w:cs="Times New Roman" w:hint="eastAsia"/>
          <w:color w:val="333333"/>
          <w:shd w:val="clear" w:color="auto" w:fill="FEFEFE"/>
        </w:rPr>
        <w:t>进行最大化似然估计，得到各个参数的值。高斯混合模型形式简单，参数少，计算复杂度也相对较小，本文将其作为轮廓线的初始化工具，有效提高了分割精确度。</w:t>
      </w:r>
      <w:bookmarkStart w:id="166" w:name="_Toc9526682"/>
      <w:bookmarkEnd w:id="163"/>
    </w:p>
    <w:p w14:paraId="45655206" w14:textId="77777777" w:rsidR="00E07C41" w:rsidRDefault="00514A19">
      <w:pPr>
        <w:pStyle w:val="3"/>
        <w:spacing w:before="120" w:after="120"/>
      </w:pPr>
      <w:r>
        <w:t>2.4.2</w:t>
      </w:r>
      <w:r>
        <w:rPr>
          <w:rFonts w:hint="eastAsia"/>
        </w:rPr>
        <w:t xml:space="preserve"> KMeans</w:t>
      </w:r>
      <w:bookmarkEnd w:id="166"/>
      <w:r>
        <w:rPr>
          <w:rFonts w:hint="eastAsia"/>
        </w:rPr>
        <w:t>聚类算法</w:t>
      </w:r>
    </w:p>
    <w:p w14:paraId="5B08848C" w14:textId="77777777" w:rsidR="00E07C41" w:rsidRDefault="00514A19">
      <w:pPr>
        <w:spacing w:line="400" w:lineRule="exact"/>
        <w:ind w:firstLineChars="200" w:firstLine="480"/>
        <w:rPr>
          <w:rFonts w:ascii="Times New Roman" w:hAnsi="Times New Roman" w:cs="Times New Roman"/>
        </w:rPr>
      </w:pPr>
      <w:bookmarkStart w:id="167" w:name="_Toc508876301"/>
      <w:r>
        <w:rPr>
          <w:rFonts w:ascii="Times New Roman" w:hAnsi="Times New Roman" w:cs="Times New Roman" w:hint="eastAsia"/>
        </w:rPr>
        <w:t>KMeans</w:t>
      </w:r>
      <w:r>
        <w:rPr>
          <w:rFonts w:ascii="Times New Roman" w:hAnsi="Times New Roman" w:cs="Times New Roman" w:hint="eastAsia"/>
        </w:rPr>
        <w:t>聚类算法属于无监督聚类算法，该算法依据某一标准，再学习过程中按照数据的特性，将数据集分为不同类或者簇</w:t>
      </w:r>
      <w:r>
        <w:rPr>
          <w:rFonts w:ascii="Times New Roman" w:hAnsi="Times New Roman" w:cs="Times New Roman" w:hint="eastAsia"/>
        </w:rPr>
        <w:t>[]</w:t>
      </w:r>
      <w:r>
        <w:rPr>
          <w:rFonts w:ascii="Times New Roman" w:hAnsi="Times New Roman" w:cs="Times New Roman" w:hint="eastAsia"/>
        </w:rPr>
        <w:t>，该算法可用于图像分割。基本原理如下：</w:t>
      </w:r>
    </w:p>
    <w:p w14:paraId="70D1DCED" w14:textId="77777777" w:rsidR="00E07C41" w:rsidRDefault="00514A19">
      <w:pPr>
        <w:spacing w:line="400" w:lineRule="exact"/>
        <w:ind w:firstLineChars="200" w:firstLine="480"/>
        <w:rPr>
          <w:rFonts w:ascii="Times New Roman" w:hAnsi="Times New Roman" w:cs="Times New Roman"/>
        </w:rPr>
      </w:pPr>
      <w:r>
        <w:rPr>
          <w:rFonts w:ascii="Times New Roman" w:hAnsi="Times New Roman" w:cs="Times New Roman" w:hint="eastAsia"/>
        </w:rPr>
        <w:t>将数据集</w:t>
      </w:r>
      <w:r>
        <w:rPr>
          <w:rFonts w:ascii="Times New Roman" w:hAnsi="Times New Roman" w:cs="Times New Roman" w:hint="eastAsia"/>
          <w:position w:val="-12"/>
        </w:rPr>
        <w:object w:dxaOrig="1680" w:dyaOrig="360" w14:anchorId="177AC776">
          <v:shape id="_x0000_i1150" type="#_x0000_t75" style="width:83.8pt;height:18.25pt" o:ole="">
            <v:imagedata r:id="rId440" o:title=""/>
            <o:lock v:ext="edit" aspectratio="f"/>
          </v:shape>
          <o:OLEObject Type="Embed" ProgID="Equation.DSMT4" ShapeID="_x0000_i1150" DrawAspect="Content" ObjectID="_1637412856" r:id="rId441"/>
        </w:object>
      </w:r>
      <w:r>
        <w:rPr>
          <w:rFonts w:ascii="Times New Roman" w:hAnsi="Times New Roman" w:cs="Times New Roman" w:hint="eastAsia"/>
        </w:rPr>
        <w:t>，划分为</w:t>
      </w:r>
      <w:r>
        <w:rPr>
          <w:rFonts w:ascii="Times New Roman" w:hAnsi="Times New Roman" w:cs="Times New Roman" w:hint="eastAsia"/>
          <w:position w:val="-6"/>
        </w:rPr>
        <w:object w:dxaOrig="200" w:dyaOrig="279" w14:anchorId="134C31E3">
          <v:shape id="_x0000_i1151" type="#_x0000_t75" style="width:10.2pt;height:13.95pt" o:ole="">
            <v:imagedata r:id="rId442" o:title=""/>
            <o:lock v:ext="edit" aspectratio="f"/>
          </v:shape>
          <o:OLEObject Type="Embed" ProgID="Equation.DSMT4" ShapeID="_x0000_i1151" DrawAspect="Content" ObjectID="_1637412857" r:id="rId443"/>
        </w:object>
      </w:r>
      <w:r>
        <w:rPr>
          <w:rFonts w:ascii="Times New Roman" w:hAnsi="Times New Roman" w:cs="Times New Roman" w:hint="eastAsia"/>
        </w:rPr>
        <w:t>个分区，</w:t>
      </w:r>
      <w:r>
        <w:rPr>
          <w:rFonts w:ascii="Times New Roman" w:hAnsi="Times New Roman" w:cs="Times New Roman" w:hint="eastAsia"/>
          <w:position w:val="-6"/>
        </w:rPr>
        <w:object w:dxaOrig="560" w:dyaOrig="279" w14:anchorId="670CA0B7">
          <v:shape id="_x0000_i1152" type="#_x0000_t75" style="width:27.95pt;height:13.95pt" o:ole="">
            <v:imagedata r:id="rId444" o:title=""/>
            <o:lock v:ext="edit" aspectratio="f"/>
          </v:shape>
          <o:OLEObject Type="Embed" ProgID="Equation.DSMT4" ShapeID="_x0000_i1152" DrawAspect="Content" ObjectID="_1637412858" r:id="rId445"/>
        </w:object>
      </w:r>
      <w:r>
        <w:rPr>
          <w:rFonts w:ascii="Times New Roman" w:hAnsi="Times New Roman" w:cs="Times New Roman" w:hint="eastAsia"/>
        </w:rPr>
        <w:t>，每个分区表示一个类。每一个样本对象</w:t>
      </w:r>
      <w:r>
        <w:rPr>
          <w:rFonts w:ascii="Times New Roman" w:hAnsi="Times New Roman" w:cs="Times New Roman" w:hint="eastAsia"/>
          <w:position w:val="-12"/>
        </w:rPr>
        <w:object w:dxaOrig="240" w:dyaOrig="360" w14:anchorId="1B947232">
          <v:shape id="_x0000_i1153" type="#_x0000_t75" style="width:11.8pt;height:18.25pt" o:ole="">
            <v:imagedata r:id="rId446" o:title=""/>
            <o:lock v:ext="edit" aspectratio="f"/>
          </v:shape>
          <o:OLEObject Type="Embed" ProgID="Equation.DSMT4" ShapeID="_x0000_i1153" DrawAspect="Content" ObjectID="_1637412859" r:id="rId447"/>
        </w:object>
      </w:r>
      <w:r>
        <w:rPr>
          <w:rFonts w:ascii="Times New Roman" w:hAnsi="Times New Roman" w:cs="Times New Roman" w:hint="eastAsia"/>
        </w:rPr>
        <w:t>对应一个分区，每一个分区最少有一个样本，</w:t>
      </w:r>
      <w:r>
        <w:rPr>
          <w:rFonts w:ascii="Times New Roman" w:hAnsi="Times New Roman" w:cs="Times New Roman" w:hint="eastAsia"/>
        </w:rPr>
        <w:t>KMeans</w:t>
      </w:r>
      <w:r>
        <w:rPr>
          <w:rFonts w:ascii="Times New Roman" w:hAnsi="Times New Roman" w:cs="Times New Roman" w:hint="eastAsia"/>
        </w:rPr>
        <w:t>算法的执行流程如下：</w:t>
      </w:r>
    </w:p>
    <w:p w14:paraId="4335BDAD" w14:textId="77777777" w:rsidR="00E07C41" w:rsidRDefault="00E07C41">
      <w:pPr>
        <w:spacing w:line="400" w:lineRule="exact"/>
        <w:ind w:firstLineChars="200" w:firstLine="480"/>
        <w:rPr>
          <w:rFonts w:ascii="Times New Roman" w:hAnsi="Times New Roman" w:cs="Times New Roman"/>
        </w:rPr>
      </w:pPr>
    </w:p>
    <w:p w14:paraId="7FBA627F" w14:textId="77777777" w:rsidR="00E07C41" w:rsidRDefault="00E07C41">
      <w:pPr>
        <w:spacing w:line="400" w:lineRule="exact"/>
        <w:ind w:firstLineChars="200" w:firstLine="480"/>
        <w:rPr>
          <w:rFonts w:ascii="Times New Roman" w:hAnsi="Times New Roman" w:cs="Times New Roman"/>
        </w:rPr>
      </w:pPr>
    </w:p>
    <w:p w14:paraId="2C619B5F" w14:textId="77777777" w:rsidR="00E07C41" w:rsidRDefault="00514A19">
      <w:pPr>
        <w:spacing w:line="400" w:lineRule="exact"/>
        <w:ind w:firstLineChars="200" w:firstLine="480"/>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595264" behindDoc="0" locked="0" layoutInCell="1" allowOverlap="1">
            <wp:simplePos x="0" y="0"/>
            <wp:positionH relativeFrom="column">
              <wp:posOffset>1383030</wp:posOffset>
            </wp:positionH>
            <wp:positionV relativeFrom="paragraph">
              <wp:posOffset>174625</wp:posOffset>
            </wp:positionV>
            <wp:extent cx="2245360" cy="3662045"/>
            <wp:effectExtent l="0" t="0" r="2540" b="14605"/>
            <wp:wrapNone/>
            <wp:docPr id="14" name="图片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
                    <pic:cNvPicPr>
                      <a:picLocks noChangeAspect="1"/>
                    </pic:cNvPicPr>
                  </pic:nvPicPr>
                  <pic:blipFill>
                    <a:blip r:embed="rId448"/>
                    <a:stretch>
                      <a:fillRect/>
                    </a:stretch>
                  </pic:blipFill>
                  <pic:spPr>
                    <a:xfrm>
                      <a:off x="0" y="0"/>
                      <a:ext cx="2245360" cy="3662045"/>
                    </a:xfrm>
                    <a:prstGeom prst="rect">
                      <a:avLst/>
                    </a:prstGeom>
                  </pic:spPr>
                </pic:pic>
              </a:graphicData>
            </a:graphic>
          </wp:anchor>
        </w:drawing>
      </w:r>
    </w:p>
    <w:p w14:paraId="37926175" w14:textId="77777777" w:rsidR="00E07C41" w:rsidRDefault="00E07C41">
      <w:pPr>
        <w:spacing w:line="400" w:lineRule="exact"/>
        <w:ind w:firstLineChars="200" w:firstLine="480"/>
        <w:jc w:val="center"/>
        <w:rPr>
          <w:rFonts w:ascii="Times New Roman" w:hAnsi="Times New Roman" w:cs="Times New Roman"/>
        </w:rPr>
      </w:pPr>
    </w:p>
    <w:p w14:paraId="05B18619" w14:textId="77777777" w:rsidR="00E07C41" w:rsidRDefault="00E07C41">
      <w:pPr>
        <w:spacing w:line="400" w:lineRule="exact"/>
        <w:ind w:firstLineChars="200" w:firstLine="480"/>
        <w:rPr>
          <w:rFonts w:ascii="Times New Roman" w:hAnsi="Times New Roman" w:cs="Times New Roman"/>
        </w:rPr>
      </w:pPr>
    </w:p>
    <w:p w14:paraId="0672103A" w14:textId="77777777" w:rsidR="00E07C41" w:rsidRDefault="00E07C41">
      <w:pPr>
        <w:spacing w:line="400" w:lineRule="exact"/>
        <w:ind w:firstLineChars="200" w:firstLine="480"/>
        <w:jc w:val="center"/>
        <w:rPr>
          <w:rFonts w:ascii="Times New Roman" w:hAnsi="Times New Roman" w:cs="Times New Roman"/>
        </w:rPr>
      </w:pPr>
    </w:p>
    <w:p w14:paraId="60E53BD0" w14:textId="77777777" w:rsidR="00E07C41" w:rsidRDefault="00E07C41">
      <w:pPr>
        <w:spacing w:line="400" w:lineRule="exact"/>
        <w:ind w:firstLineChars="200" w:firstLine="480"/>
        <w:rPr>
          <w:rFonts w:ascii="Times New Roman" w:hAnsi="Times New Roman" w:cs="Times New Roman"/>
        </w:rPr>
      </w:pPr>
    </w:p>
    <w:p w14:paraId="553483FC" w14:textId="77777777" w:rsidR="00E07C41" w:rsidRDefault="00E07C41">
      <w:pPr>
        <w:spacing w:line="400" w:lineRule="exact"/>
        <w:ind w:firstLineChars="200" w:firstLine="480"/>
        <w:rPr>
          <w:rFonts w:ascii="Times New Roman" w:hAnsi="Times New Roman" w:cs="Times New Roman"/>
        </w:rPr>
      </w:pPr>
    </w:p>
    <w:p w14:paraId="5AB84A30" w14:textId="77777777" w:rsidR="00E07C41" w:rsidRDefault="00E07C41">
      <w:pPr>
        <w:spacing w:line="400" w:lineRule="exact"/>
        <w:ind w:firstLineChars="200" w:firstLine="480"/>
        <w:rPr>
          <w:rFonts w:ascii="Times New Roman" w:hAnsi="Times New Roman" w:cs="Times New Roman"/>
        </w:rPr>
      </w:pPr>
    </w:p>
    <w:p w14:paraId="6B030600" w14:textId="77777777" w:rsidR="00E07C41" w:rsidRDefault="00E07C41">
      <w:pPr>
        <w:spacing w:line="400" w:lineRule="exact"/>
        <w:ind w:firstLineChars="200" w:firstLine="480"/>
        <w:rPr>
          <w:rFonts w:ascii="Times New Roman" w:hAnsi="Times New Roman" w:cs="Times New Roman"/>
        </w:rPr>
      </w:pPr>
    </w:p>
    <w:p w14:paraId="6E0A23C9" w14:textId="77777777" w:rsidR="00E07C41" w:rsidRDefault="00E07C41">
      <w:pPr>
        <w:spacing w:line="400" w:lineRule="exact"/>
        <w:ind w:firstLineChars="200" w:firstLine="480"/>
        <w:rPr>
          <w:rFonts w:ascii="Times New Roman" w:hAnsi="Times New Roman" w:cs="Times New Roman"/>
        </w:rPr>
      </w:pPr>
    </w:p>
    <w:p w14:paraId="160BC48B" w14:textId="77777777" w:rsidR="00E07C41" w:rsidRDefault="00E07C41">
      <w:pPr>
        <w:spacing w:line="400" w:lineRule="exact"/>
        <w:ind w:firstLineChars="200" w:firstLine="480"/>
        <w:jc w:val="center"/>
        <w:rPr>
          <w:rFonts w:ascii="Times New Roman" w:hAnsi="Times New Roman" w:cs="Times New Roman"/>
        </w:rPr>
      </w:pPr>
    </w:p>
    <w:p w14:paraId="5C7FB8F9" w14:textId="77777777" w:rsidR="00E07C41" w:rsidRDefault="00E07C41">
      <w:pPr>
        <w:spacing w:line="400" w:lineRule="exact"/>
        <w:ind w:firstLineChars="200" w:firstLine="480"/>
        <w:rPr>
          <w:rFonts w:ascii="Times New Roman" w:hAnsi="Times New Roman" w:cs="Times New Roman"/>
        </w:rPr>
      </w:pPr>
    </w:p>
    <w:p w14:paraId="2AE8164E" w14:textId="77777777" w:rsidR="00E07C41" w:rsidRDefault="00E07C41">
      <w:pPr>
        <w:spacing w:line="400" w:lineRule="exact"/>
        <w:ind w:firstLineChars="200" w:firstLine="480"/>
        <w:rPr>
          <w:rFonts w:ascii="Times New Roman" w:hAnsi="Times New Roman" w:cs="Times New Roman"/>
        </w:rPr>
      </w:pPr>
    </w:p>
    <w:p w14:paraId="24AC6CC1" w14:textId="77777777" w:rsidR="00E07C41" w:rsidRDefault="00E07C41">
      <w:pPr>
        <w:spacing w:line="400" w:lineRule="exact"/>
        <w:ind w:firstLineChars="200" w:firstLine="480"/>
        <w:rPr>
          <w:rFonts w:ascii="Times New Roman" w:hAnsi="Times New Roman" w:cs="Times New Roman"/>
        </w:rPr>
      </w:pPr>
    </w:p>
    <w:p w14:paraId="05D4E75B" w14:textId="77777777" w:rsidR="00E07C41" w:rsidRDefault="00E07C41">
      <w:pPr>
        <w:spacing w:line="400" w:lineRule="exact"/>
        <w:ind w:firstLineChars="200" w:firstLine="480"/>
        <w:jc w:val="center"/>
        <w:rPr>
          <w:rFonts w:ascii="Times New Roman" w:hAnsi="Times New Roman" w:cs="Times New Roman"/>
        </w:rPr>
      </w:pPr>
    </w:p>
    <w:p w14:paraId="53BC4D39" w14:textId="77777777" w:rsidR="00E07C41" w:rsidRDefault="00E07C41">
      <w:pPr>
        <w:spacing w:line="400" w:lineRule="exact"/>
        <w:ind w:firstLineChars="200" w:firstLine="480"/>
        <w:jc w:val="center"/>
        <w:rPr>
          <w:rFonts w:ascii="Times New Roman" w:hAnsi="Times New Roman" w:cs="Times New Roman"/>
        </w:rPr>
      </w:pPr>
    </w:p>
    <w:p w14:paraId="79EB6243" w14:textId="77777777" w:rsidR="00E07C41" w:rsidRDefault="00E07C41">
      <w:pPr>
        <w:snapToGrid w:val="0"/>
        <w:spacing w:line="400" w:lineRule="exact"/>
        <w:rPr>
          <w:rFonts w:ascii="黑体" w:eastAsia="黑体" w:hAnsi="黑体" w:cs="Times New Roman"/>
          <w:bCs/>
          <w:iCs/>
          <w:color w:val="000000"/>
          <w:sz w:val="21"/>
          <w:szCs w:val="21"/>
        </w:rPr>
      </w:pPr>
    </w:p>
    <w:p w14:paraId="5625AD62" w14:textId="77777777" w:rsidR="00E07C41" w:rsidRDefault="00514A19">
      <w:pPr>
        <w:snapToGrid w:val="0"/>
        <w:spacing w:line="400" w:lineRule="exact"/>
        <w:jc w:val="center"/>
        <w:rPr>
          <w:rFonts w:ascii="黑体" w:eastAsia="黑体" w:hAnsi="黑体" w:cs="Times New Roman"/>
          <w:bCs/>
          <w:iCs/>
          <w:color w:val="000000"/>
          <w:sz w:val="21"/>
          <w:szCs w:val="21"/>
        </w:rPr>
      </w:pPr>
      <w:r>
        <w:rPr>
          <w:rFonts w:ascii="黑体" w:eastAsia="黑体" w:hAnsi="黑体" w:cs="Times New Roman" w:hint="eastAsia"/>
          <w:bCs/>
          <w:iCs/>
          <w:color w:val="000000"/>
          <w:sz w:val="21"/>
          <w:szCs w:val="21"/>
        </w:rPr>
        <w:t>图2.4 KMeans算法流程图</w:t>
      </w:r>
      <w:r>
        <w:rPr>
          <w:rFonts w:ascii="黑体" w:eastAsia="黑体" w:hAnsi="黑体" w:cs="Times New Roman" w:hint="eastAsia"/>
          <w:bCs/>
          <w:iCs/>
          <w:color w:val="000000"/>
          <w:sz w:val="21"/>
          <w:szCs w:val="21"/>
          <w:highlight w:val="yellow"/>
        </w:rPr>
        <w:t>(公式标注有误需要更改)</w:t>
      </w:r>
    </w:p>
    <w:p w14:paraId="7E796AFB" w14:textId="77777777" w:rsidR="00E07C41" w:rsidRDefault="00514A19">
      <w:pPr>
        <w:spacing w:line="400" w:lineRule="exact"/>
        <w:ind w:firstLineChars="200" w:firstLine="480"/>
        <w:jc w:val="left"/>
        <w:rPr>
          <w:rFonts w:ascii="Times New Roman" w:hAnsi="Times New Roman" w:cs="Times New Roman"/>
        </w:rPr>
      </w:pPr>
      <w:r>
        <w:rPr>
          <w:rFonts w:ascii="Times New Roman" w:hAnsi="Times New Roman" w:cs="Times New Roman" w:hint="eastAsia"/>
        </w:rPr>
        <w:t>经过上述算法流程后，我们可以得到最终的分类结果</w:t>
      </w:r>
      <w:r>
        <w:rPr>
          <w:rFonts w:ascii="Times New Roman" w:hAnsi="Times New Roman" w:cs="Times New Roman" w:hint="eastAsia"/>
          <w:position w:val="-12"/>
        </w:rPr>
        <w:object w:dxaOrig="2140" w:dyaOrig="360" w14:anchorId="6F5EDEF3">
          <v:shape id="_x0000_i1154" type="#_x0000_t75" style="width:106.95pt;height:18.25pt" o:ole="">
            <v:imagedata r:id="rId449" o:title=""/>
            <o:lock v:ext="edit" aspectratio="f"/>
          </v:shape>
          <o:OLEObject Type="Embed" ProgID="Equation.DSMT4" ShapeID="_x0000_i1154" DrawAspect="Content" ObjectID="_1637412860" r:id="rId450"/>
        </w:object>
      </w:r>
      <w:r>
        <w:rPr>
          <w:rFonts w:ascii="Times New Roman" w:hAnsi="Times New Roman" w:cs="Times New Roman" w:hint="eastAsia"/>
        </w:rPr>
        <w:t>，以及对应的类簇中心</w:t>
      </w:r>
      <w:r>
        <w:rPr>
          <w:rFonts w:ascii="Times New Roman" w:hAnsi="Times New Roman" w:cs="Times New Roman" w:hint="eastAsia"/>
          <w:position w:val="-12"/>
        </w:rPr>
        <w:object w:dxaOrig="1120" w:dyaOrig="380" w14:anchorId="6997C200">
          <v:shape id="_x0000_i1155" type="#_x0000_t75" style="width:55.9pt;height:18.8pt" o:ole="">
            <v:imagedata r:id="rId451" o:title=""/>
            <o:lock v:ext="edit" aspectratio="f"/>
          </v:shape>
          <o:OLEObject Type="Embed" ProgID="Equation.DSMT4" ShapeID="_x0000_i1155" DrawAspect="Content" ObjectID="_1637412861" r:id="rId452"/>
        </w:object>
      </w:r>
      <w:r>
        <w:rPr>
          <w:rFonts w:ascii="Times New Roman" w:hAnsi="Times New Roman" w:cs="Times New Roman" w:hint="eastAsia"/>
        </w:rPr>
        <w:t>，聚类结果评价以及迭代终止条件如公式</w:t>
      </w:r>
      <w:r>
        <w:rPr>
          <w:rFonts w:ascii="Times New Roman" w:hAnsi="Times New Roman" w:cs="Times New Roman" w:hint="eastAsia"/>
        </w:rPr>
        <w:t>(2-55)</w:t>
      </w:r>
      <w:r>
        <w:rPr>
          <w:rFonts w:ascii="Times New Roman" w:hAnsi="Times New Roman" w:cs="Times New Roman" w:hint="eastAsia"/>
        </w:rPr>
        <w:t>，如果聚类效果比较好，</w:t>
      </w:r>
      <w:r>
        <w:rPr>
          <w:rFonts w:ascii="Times New Roman" w:hAnsi="Times New Roman" w:cs="Times New Roman" w:hint="eastAsia"/>
          <w:position w:val="-10"/>
        </w:rPr>
        <w:object w:dxaOrig="580" w:dyaOrig="320" w14:anchorId="27317253">
          <v:shape id="_x0000_i1156" type="#_x0000_t75" style="width:29pt;height:16.1pt" o:ole="">
            <v:imagedata r:id="rId453" o:title=""/>
            <o:lock v:ext="edit" aspectratio="f"/>
          </v:shape>
          <o:OLEObject Type="Embed" ProgID="Equation.DSMT4" ShapeID="_x0000_i1156" DrawAspect="Content" ObjectID="_1637412862" r:id="rId454"/>
        </w:object>
      </w:r>
      <w:r>
        <w:rPr>
          <w:rFonts w:ascii="Times New Roman" w:hAnsi="Times New Roman" w:cs="Times New Roman" w:hint="eastAsia"/>
        </w:rPr>
        <w:t>那么较小。</w:t>
      </w:r>
    </w:p>
    <w:p w14:paraId="06498A93" w14:textId="77777777" w:rsidR="00E07C41" w:rsidRDefault="00514A19">
      <w:pPr>
        <w:spacing w:line="400" w:lineRule="exact"/>
        <w:ind w:left="3360" w:firstLineChars="1766" w:firstLine="4238"/>
        <w:rPr>
          <w:rFonts w:ascii="Times New Roman" w:hAnsi="Times New Roman" w:cs="Times New Roman"/>
        </w:rPr>
      </w:pPr>
      <w:r>
        <w:rPr>
          <w:rFonts w:ascii="Times New Roman" w:hAnsi="Times New Roman" w:cs="Times New Roman"/>
          <w:position w:val="-32"/>
        </w:rPr>
        <w:object w:dxaOrig="2183" w:dyaOrig="1143" w14:anchorId="4E55D9BB">
          <v:shape id="_x0000_s1106" type="#_x0000_t75" style="position:absolute;left:0;text-align:left;margin-left:131.4pt;margin-top:9.25pt;width:135pt;height:36pt;z-index:251688448;mso-width-relative:page;mso-height-relative:page">
            <v:imagedata r:id="rId455" o:title=""/>
            <o:lock v:ext="edit" aspectratio="f"/>
          </v:shape>
          <o:OLEObject Type="Embed" ProgID="Equation.DSMT4" ShapeID="_x0000_s1106" DrawAspect="Content" ObjectID="_1637413024" r:id="rId456"/>
        </w:object>
      </w:r>
    </w:p>
    <w:p w14:paraId="5235B33C" w14:textId="77777777" w:rsidR="00E07C41" w:rsidRDefault="00514A19">
      <w:pPr>
        <w:spacing w:line="400" w:lineRule="exact"/>
        <w:ind w:left="3360" w:firstLineChars="1865" w:firstLine="4476"/>
        <w:rPr>
          <w:rFonts w:ascii="Times New Roman" w:hAnsi="Times New Roman" w:cs="Times New Roman"/>
        </w:rPr>
      </w:pPr>
      <w:r>
        <w:rPr>
          <w:rFonts w:ascii="Times New Roman" w:hAnsi="Times New Roman" w:cs="Times New Roman" w:hint="eastAsia"/>
        </w:rPr>
        <w:t>(2-55)</w:t>
      </w:r>
    </w:p>
    <w:p w14:paraId="7129EF3B" w14:textId="77777777" w:rsidR="00E07C41" w:rsidRDefault="00E07C41">
      <w:pPr>
        <w:spacing w:line="400" w:lineRule="exact"/>
        <w:ind w:firstLineChars="200" w:firstLine="480"/>
        <w:rPr>
          <w:rFonts w:ascii="Times New Roman" w:hAnsi="Times New Roman" w:cs="Times New Roman"/>
        </w:rPr>
      </w:pPr>
    </w:p>
    <w:p w14:paraId="70CB9847" w14:textId="77777777" w:rsidR="00E07C41" w:rsidRDefault="00514A19">
      <w:pPr>
        <w:pStyle w:val="3"/>
        <w:spacing w:before="120" w:after="120"/>
      </w:pPr>
      <w:bookmarkStart w:id="168" w:name="_Toc9526683"/>
      <w:bookmarkEnd w:id="167"/>
      <w:r>
        <w:t>2.4.</w:t>
      </w:r>
      <w:r>
        <w:rPr>
          <w:rFonts w:hint="eastAsia"/>
        </w:rPr>
        <w:t>3 LBP</w:t>
      </w:r>
      <w:r>
        <w:rPr>
          <w:rFonts w:hint="eastAsia"/>
        </w:rPr>
        <w:t>算法</w:t>
      </w:r>
    </w:p>
    <w:p w14:paraId="4D9DC0B9" w14:textId="77777777" w:rsidR="00E07C41" w:rsidRDefault="00514A19">
      <w:pPr>
        <w:spacing w:line="400" w:lineRule="exact"/>
        <w:ind w:firstLineChars="200" w:firstLine="480"/>
        <w:jc w:val="left"/>
        <w:rPr>
          <w:rFonts w:ascii="Times New Roman" w:hAnsi="Times New Roman" w:cs="Times New Roman"/>
        </w:rPr>
      </w:pPr>
      <w:r>
        <w:rPr>
          <w:rFonts w:ascii="Times New Roman" w:hAnsi="Times New Roman" w:cs="Times New Roman" w:hint="eastAsia"/>
        </w:rPr>
        <w:t>LBP(Local Binary Patterns)[</w:t>
      </w:r>
      <w:r>
        <w:commentReference w:id="169"/>
      </w:r>
      <w:r>
        <w:rPr>
          <w:rFonts w:ascii="Times New Roman" w:hAnsi="Times New Roman" w:cs="Times New Roman" w:hint="eastAsia"/>
        </w:rPr>
        <w:t>]</w:t>
      </w:r>
      <w:r>
        <w:rPr>
          <w:rFonts w:ascii="Times New Roman" w:hAnsi="Times New Roman" w:cs="Times New Roman" w:hint="eastAsia"/>
        </w:rPr>
        <w:t>能够有效提取图像的特征，算法的主要思想是：在二维图像中，存在一个</w:t>
      </w:r>
      <w:r>
        <w:rPr>
          <w:rFonts w:ascii="Times New Roman" w:hAnsi="Times New Roman" w:cs="Times New Roman" w:hint="eastAsia"/>
          <w:position w:val="-6"/>
        </w:rPr>
        <w:object w:dxaOrig="480" w:dyaOrig="279" w14:anchorId="495CBEE8">
          <v:shape id="_x0000_i1157" type="#_x0000_t75" style="width:24.2pt;height:13.95pt" o:ole="">
            <v:imagedata r:id="rId457" o:title=""/>
            <o:lock v:ext="edit" aspectratio="f"/>
          </v:shape>
          <o:OLEObject Type="Embed" ProgID="Equation.DSMT4" ShapeID="_x0000_i1157" DrawAspect="Content" ObjectID="_1637412863" r:id="rId458"/>
        </w:object>
      </w:r>
      <w:r>
        <w:rPr>
          <w:rFonts w:ascii="Times New Roman" w:hAnsi="Times New Roman" w:cs="Times New Roman" w:hint="eastAsia"/>
        </w:rPr>
        <w:t>矩阵，将矩阵中心的灰度值作为阈值，邻域的八个像素点的灰度值与其进行比较，如果灰度值比阈值大，则标价为</w:t>
      </w:r>
      <w:r>
        <w:rPr>
          <w:rFonts w:ascii="Times New Roman" w:hAnsi="Times New Roman" w:cs="Times New Roman" w:hint="eastAsia"/>
        </w:rPr>
        <w:t>1</w:t>
      </w:r>
      <w:r>
        <w:rPr>
          <w:rFonts w:ascii="Times New Roman" w:hAnsi="Times New Roman" w:cs="Times New Roman" w:hint="eastAsia"/>
        </w:rPr>
        <w:t>，否则标记为</w:t>
      </w:r>
      <w:r>
        <w:rPr>
          <w:rFonts w:ascii="Times New Roman" w:hAnsi="Times New Roman" w:cs="Times New Roman" w:hint="eastAsia"/>
        </w:rPr>
        <w:t>2</w:t>
      </w:r>
      <w:r>
        <w:rPr>
          <w:rFonts w:ascii="Times New Roman" w:hAnsi="Times New Roman" w:cs="Times New Roman" w:hint="eastAsia"/>
        </w:rPr>
        <w:t>。如下图所示。</w:t>
      </w:r>
    </w:p>
    <w:p w14:paraId="61D7ABA9" w14:textId="77777777" w:rsidR="00E07C41" w:rsidRDefault="00E07C41">
      <w:pPr>
        <w:spacing w:line="400" w:lineRule="exact"/>
        <w:ind w:firstLineChars="200" w:firstLine="480"/>
        <w:jc w:val="left"/>
        <w:rPr>
          <w:rFonts w:ascii="Times New Roman" w:hAnsi="Times New Roman" w:cs="Times New Roman"/>
        </w:rPr>
      </w:pPr>
    </w:p>
    <w:p w14:paraId="29E16D5B" w14:textId="77777777" w:rsidR="00E07C41" w:rsidRDefault="00E07C41">
      <w:pPr>
        <w:spacing w:line="400" w:lineRule="exact"/>
        <w:ind w:firstLineChars="200" w:firstLine="480"/>
        <w:jc w:val="left"/>
        <w:rPr>
          <w:rFonts w:ascii="Times New Roman" w:hAnsi="Times New Roman" w:cs="Times New Roman"/>
        </w:rPr>
      </w:pPr>
    </w:p>
    <w:p w14:paraId="482CF24E" w14:textId="77777777" w:rsidR="00E07C41" w:rsidRDefault="00E07C41">
      <w:pPr>
        <w:spacing w:line="400" w:lineRule="exact"/>
        <w:ind w:firstLineChars="200" w:firstLine="480"/>
        <w:jc w:val="left"/>
        <w:rPr>
          <w:rFonts w:ascii="Times New Roman" w:hAnsi="Times New Roman" w:cs="Times New Roman"/>
        </w:rPr>
      </w:pPr>
    </w:p>
    <w:p w14:paraId="7F5887A7" w14:textId="77777777" w:rsidR="00E07C41" w:rsidRDefault="00514A19">
      <w:pPr>
        <w:spacing w:line="400" w:lineRule="exact"/>
        <w:ind w:firstLineChars="200" w:firstLine="480"/>
        <w:jc w:val="center"/>
        <w:rPr>
          <w:rFonts w:ascii="Times New Roman" w:hAnsi="Times New Roman" w:cs="Times New Roman"/>
        </w:rPr>
      </w:pPr>
      <w:r>
        <w:rPr>
          <w:noProof/>
        </w:rPr>
        <w:drawing>
          <wp:anchor distT="0" distB="0" distL="114300" distR="114300" simplePos="0" relativeHeight="251596288" behindDoc="0" locked="0" layoutInCell="1" allowOverlap="1">
            <wp:simplePos x="0" y="0"/>
            <wp:positionH relativeFrom="column">
              <wp:posOffset>1451610</wp:posOffset>
            </wp:positionH>
            <wp:positionV relativeFrom="paragraph">
              <wp:posOffset>-539750</wp:posOffset>
            </wp:positionV>
            <wp:extent cx="2784475" cy="730885"/>
            <wp:effectExtent l="0" t="0" r="15875" b="12065"/>
            <wp:wrapNone/>
            <wp:docPr id="5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1"/>
                    <pic:cNvPicPr>
                      <a:picLocks noChangeAspect="1"/>
                    </pic:cNvPicPr>
                  </pic:nvPicPr>
                  <pic:blipFill>
                    <a:blip r:embed="rId459"/>
                    <a:stretch>
                      <a:fillRect/>
                    </a:stretch>
                  </pic:blipFill>
                  <pic:spPr>
                    <a:xfrm>
                      <a:off x="0" y="0"/>
                      <a:ext cx="2784475" cy="730885"/>
                    </a:xfrm>
                    <a:prstGeom prst="rect">
                      <a:avLst/>
                    </a:prstGeom>
                    <a:noFill/>
                    <a:ln>
                      <a:noFill/>
                    </a:ln>
                  </pic:spPr>
                </pic:pic>
              </a:graphicData>
            </a:graphic>
          </wp:anchor>
        </w:drawing>
      </w:r>
    </w:p>
    <w:p w14:paraId="02591266" w14:textId="77777777" w:rsidR="00E07C41" w:rsidRDefault="00514A19">
      <w:pPr>
        <w:spacing w:line="400" w:lineRule="exact"/>
        <w:ind w:firstLineChars="200" w:firstLine="48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2.5 LBP</w:t>
      </w:r>
      <w:r>
        <w:rPr>
          <w:rFonts w:ascii="Times New Roman" w:hAnsi="Times New Roman" w:cs="Times New Roman" w:hint="eastAsia"/>
        </w:rPr>
        <w:t>算法示意图</w:t>
      </w:r>
    </w:p>
    <w:p w14:paraId="2E2388EE" w14:textId="77777777" w:rsidR="00E07C41" w:rsidRDefault="00514A19">
      <w:pPr>
        <w:spacing w:line="400" w:lineRule="exact"/>
        <w:ind w:firstLineChars="200" w:firstLine="480"/>
        <w:jc w:val="left"/>
        <w:rPr>
          <w:rFonts w:ascii="Times New Roman" w:hAnsi="Times New Roman" w:cs="Times New Roman"/>
        </w:rPr>
      </w:pPr>
      <w:r>
        <w:rPr>
          <w:rFonts w:ascii="Times New Roman" w:hAnsi="Times New Roman" w:cs="Times New Roman" w:hint="eastAsia"/>
        </w:rPr>
        <w:lastRenderedPageBreak/>
        <w:t>公式表示如下：</w:t>
      </w:r>
    </w:p>
    <w:p w14:paraId="2448DCF2" w14:textId="77777777" w:rsidR="00E07C41" w:rsidRDefault="00514A19">
      <w:pPr>
        <w:spacing w:line="400" w:lineRule="exact"/>
        <w:ind w:left="3360" w:firstLineChars="1865" w:firstLine="4476"/>
        <w:jc w:val="left"/>
        <w:rPr>
          <w:rFonts w:ascii="Times New Roman" w:hAnsi="Times New Roman" w:cs="Times New Roman"/>
        </w:rPr>
      </w:pPr>
      <w:r>
        <w:rPr>
          <w:position w:val="-32"/>
        </w:rPr>
        <w:object w:dxaOrig="2183" w:dyaOrig="1143" w14:anchorId="1A50E929">
          <v:shape id="_x0000_s1107" type="#_x0000_t75" style="position:absolute;left:0;text-align:left;margin-left:119.05pt;margin-top:-4.7pt;width:137pt;height:37pt;z-index:251689472;mso-width-relative:page;mso-height-relative:page">
            <v:imagedata r:id="rId460" o:title=""/>
            <o:lock v:ext="edit" aspectratio="f"/>
          </v:shape>
          <o:OLEObject Type="Embed" ProgID="Equation.DSMT4" ShapeID="_x0000_s1107" DrawAspect="Content" ObjectID="_1637413025" r:id="rId461"/>
        </w:object>
      </w:r>
      <w:r>
        <w:rPr>
          <w:rFonts w:ascii="Times New Roman" w:hAnsi="Times New Roman" w:cs="Times New Roman" w:hint="eastAsia"/>
        </w:rPr>
        <w:t>(2-56)</w:t>
      </w:r>
    </w:p>
    <w:p w14:paraId="59F8E840" w14:textId="77777777" w:rsidR="00E07C41" w:rsidRDefault="00E07C41">
      <w:pPr>
        <w:spacing w:line="400" w:lineRule="exact"/>
        <w:ind w:firstLineChars="200" w:firstLine="480"/>
        <w:jc w:val="left"/>
        <w:rPr>
          <w:rFonts w:ascii="Times New Roman" w:hAnsi="Times New Roman" w:cs="Times New Roman"/>
        </w:rPr>
      </w:pPr>
    </w:p>
    <w:p w14:paraId="3CF2B2CC" w14:textId="77777777" w:rsidR="00E07C41" w:rsidRDefault="00514A19">
      <w:pPr>
        <w:spacing w:line="400" w:lineRule="exact"/>
        <w:ind w:firstLineChars="200" w:firstLine="480"/>
        <w:jc w:val="left"/>
        <w:rPr>
          <w:rFonts w:ascii="Times New Roman" w:hAnsi="Times New Roman" w:cs="Times New Roman"/>
        </w:rPr>
      </w:pPr>
      <w:r>
        <w:rPr>
          <w:rFonts w:ascii="Times New Roman" w:hAnsi="Times New Roman" w:cs="Times New Roman" w:hint="eastAsia"/>
        </w:rPr>
        <w:t>其中，</w:t>
      </w:r>
      <w:r>
        <w:rPr>
          <w:rFonts w:hint="eastAsia"/>
          <w:position w:val="-12"/>
        </w:rPr>
        <w:object w:dxaOrig="760" w:dyaOrig="360" w14:anchorId="6D123F27">
          <v:shape id="_x0000_i1158" type="#_x0000_t75" style="width:38.15pt;height:18.25pt" o:ole="">
            <v:imagedata r:id="rId462" o:title=""/>
            <o:lock v:ext="edit" aspectratio="f"/>
          </v:shape>
          <o:OLEObject Type="Embed" ProgID="Equation.DSMT4" ShapeID="_x0000_i1158" DrawAspect="Content" ObjectID="_1637412864" r:id="rId463"/>
        </w:object>
      </w:r>
      <w:r>
        <w:rPr>
          <w:rFonts w:ascii="Times New Roman" w:hAnsi="Times New Roman" w:cs="Times New Roman" w:hint="eastAsia"/>
        </w:rPr>
        <w:t>表示</w:t>
      </w:r>
      <w:r>
        <w:rPr>
          <w:rFonts w:ascii="Times New Roman" w:hAnsi="Times New Roman" w:cs="Times New Roman" w:hint="eastAsia"/>
          <w:position w:val="-6"/>
        </w:rPr>
        <w:object w:dxaOrig="480" w:dyaOrig="279" w14:anchorId="13F25199">
          <v:shape id="_x0000_i1159" type="#_x0000_t75" style="width:24.2pt;height:13.95pt" o:ole="">
            <v:imagedata r:id="rId457" o:title=""/>
            <o:lock v:ext="edit" aspectratio="f"/>
          </v:shape>
          <o:OLEObject Type="Embed" ProgID="Equation.DSMT4" ShapeID="_x0000_i1159" DrawAspect="Content" ObjectID="_1637412865" r:id="rId464"/>
        </w:object>
      </w:r>
      <w:r>
        <w:rPr>
          <w:rFonts w:ascii="Times New Roman" w:hAnsi="Times New Roman" w:cs="Times New Roman" w:hint="eastAsia"/>
        </w:rPr>
        <w:t>矩阵的中心，该像素点的灰度值为</w:t>
      </w:r>
      <w:r>
        <w:rPr>
          <w:rFonts w:hint="eastAsia"/>
          <w:position w:val="-12"/>
        </w:rPr>
        <w:object w:dxaOrig="200" w:dyaOrig="360" w14:anchorId="042001E4">
          <v:shape id="_x0000_i1160" type="#_x0000_t75" style="width:10.2pt;height:18.25pt" o:ole="">
            <v:imagedata r:id="rId465" o:title=""/>
            <o:lock v:ext="edit" aspectratio="f"/>
          </v:shape>
          <o:OLEObject Type="Embed" ProgID="Equation.DSMT4" ShapeID="_x0000_i1160" DrawAspect="Content" ObjectID="_1637412866" r:id="rId466"/>
        </w:object>
      </w:r>
      <w:r>
        <w:rPr>
          <w:rFonts w:ascii="Times New Roman" w:hAnsi="Times New Roman" w:cs="Times New Roman" w:hint="eastAsia"/>
        </w:rPr>
        <w:t>，它周围像素点的灰度值为</w:t>
      </w:r>
      <w:r>
        <w:rPr>
          <w:rFonts w:hint="eastAsia"/>
          <w:position w:val="-14"/>
        </w:rPr>
        <w:object w:dxaOrig="220" w:dyaOrig="380" w14:anchorId="287800E0">
          <v:shape id="_x0000_i1161" type="#_x0000_t75" style="width:10.75pt;height:18.8pt" o:ole="">
            <v:imagedata r:id="rId467" o:title=""/>
            <o:lock v:ext="edit" aspectratio="f"/>
          </v:shape>
          <o:OLEObject Type="Embed" ProgID="Equation.DSMT4" ShapeID="_x0000_i1161" DrawAspect="Content" ObjectID="_1637412867" r:id="rId468"/>
        </w:object>
      </w:r>
      <w:r>
        <w:rPr>
          <w:rFonts w:ascii="Times New Roman" w:hAnsi="Times New Roman" w:cs="Times New Roman" w:hint="eastAsia"/>
        </w:rPr>
        <w:t>，我们定义符号函数</w:t>
      </w:r>
      <w:r>
        <w:rPr>
          <w:rFonts w:hint="eastAsia"/>
          <w:position w:val="-10"/>
        </w:rPr>
        <w:object w:dxaOrig="480" w:dyaOrig="320" w14:anchorId="52CB67A8">
          <v:shape id="_x0000_i1162" type="#_x0000_t75" style="width:24.2pt;height:16.1pt" o:ole="">
            <v:imagedata r:id="rId469" o:title=""/>
            <o:lock v:ext="edit" aspectratio="f"/>
          </v:shape>
          <o:OLEObject Type="Embed" ProgID="Equation.DSMT4" ShapeID="_x0000_i1162" DrawAspect="Content" ObjectID="_1637412868" r:id="rId470"/>
        </w:object>
      </w:r>
      <w:r>
        <w:rPr>
          <w:rFonts w:ascii="Times New Roman" w:hAnsi="Times New Roman" w:cs="Times New Roman" w:hint="eastAsia"/>
        </w:rPr>
        <w:t>如下：</w:t>
      </w:r>
    </w:p>
    <w:p w14:paraId="22734BC1" w14:textId="77777777" w:rsidR="00E07C41" w:rsidRDefault="00514A19">
      <w:pPr>
        <w:spacing w:line="400" w:lineRule="exact"/>
        <w:ind w:left="3360" w:firstLineChars="1865" w:firstLine="4476"/>
        <w:jc w:val="left"/>
        <w:rPr>
          <w:rFonts w:ascii="Times New Roman" w:hAnsi="Times New Roman" w:cs="Times New Roman"/>
        </w:rPr>
      </w:pPr>
      <w:r>
        <w:rPr>
          <w:position w:val="-30"/>
        </w:rPr>
        <w:object w:dxaOrig="2183" w:dyaOrig="1143" w14:anchorId="3C2DF9B7">
          <v:shape id="_x0000_s1108" type="#_x0000_t75" style="position:absolute;left:0;text-align:left;margin-left:147.4pt;margin-top:3.75pt;width:93pt;height:36pt;z-index:251690496;mso-width-relative:page;mso-height-relative:page">
            <v:imagedata r:id="rId471" o:title=""/>
            <o:lock v:ext="edit" aspectratio="f"/>
          </v:shape>
          <o:OLEObject Type="Embed" ProgID="Equation.DSMT4" ShapeID="_x0000_s1108" DrawAspect="Content" ObjectID="_1637413026" r:id="rId472"/>
        </w:object>
      </w:r>
      <w:r>
        <w:rPr>
          <w:rFonts w:ascii="Times New Roman" w:hAnsi="Times New Roman" w:cs="Times New Roman" w:hint="eastAsia"/>
        </w:rPr>
        <w:t>(2-57)</w:t>
      </w:r>
    </w:p>
    <w:p w14:paraId="458686EE" w14:textId="77777777" w:rsidR="00E07C41" w:rsidRDefault="00E07C41">
      <w:pPr>
        <w:spacing w:line="400" w:lineRule="exact"/>
        <w:ind w:firstLineChars="200" w:firstLine="480"/>
        <w:jc w:val="left"/>
        <w:rPr>
          <w:rFonts w:ascii="Times New Roman" w:hAnsi="Times New Roman" w:cs="Times New Roman"/>
        </w:rPr>
      </w:pPr>
    </w:p>
    <w:p w14:paraId="54F32CE7" w14:textId="77777777" w:rsidR="00E07C41" w:rsidRDefault="00514A19">
      <w:pPr>
        <w:spacing w:line="400" w:lineRule="exact"/>
        <w:ind w:firstLineChars="200" w:firstLine="480"/>
        <w:jc w:val="left"/>
        <w:rPr>
          <w:rFonts w:ascii="Times New Roman" w:hAnsi="Times New Roman" w:cs="Times New Roman"/>
        </w:rPr>
      </w:pPr>
      <w:r>
        <w:rPr>
          <w:rFonts w:ascii="Times New Roman" w:hAnsi="Times New Roman" w:cs="Times New Roman" w:hint="eastAsia"/>
        </w:rPr>
        <w:t>本文采用了</w:t>
      </w:r>
      <w:r>
        <w:rPr>
          <w:rFonts w:ascii="Times New Roman" w:hAnsi="Times New Roman" w:cs="Times New Roman" w:hint="eastAsia"/>
        </w:rPr>
        <w:t>LBP</w:t>
      </w:r>
      <w:r>
        <w:rPr>
          <w:rFonts w:ascii="Times New Roman" w:hAnsi="Times New Roman" w:cs="Times New Roman" w:hint="eastAsia"/>
        </w:rPr>
        <w:t>算法的思想，充分考虑轮廓曲线邻域的灰度值分布，对能量项动态调参，在模型中将全局信息和局部信息进行了有效的结合。</w:t>
      </w:r>
    </w:p>
    <w:p w14:paraId="100E8EF6" w14:textId="77777777" w:rsidR="00E07C41" w:rsidRDefault="00514A19">
      <w:pPr>
        <w:pStyle w:val="2"/>
        <w:spacing w:before="120" w:after="120"/>
        <w:rPr>
          <w:rFonts w:ascii="Times New Roman" w:hAnsi="Times New Roman" w:cs="Times New Roman"/>
        </w:rPr>
      </w:pPr>
      <w:r>
        <w:rPr>
          <w:rFonts w:ascii="Times New Roman" w:hAnsi="Times New Roman" w:cs="Times New Roman"/>
        </w:rPr>
        <w:t>2.5</w:t>
      </w:r>
      <w:bookmarkStart w:id="170" w:name="_Toc479174298"/>
      <w:bookmarkEnd w:id="162"/>
      <w:r>
        <w:rPr>
          <w:rFonts w:ascii="Times New Roman" w:hAnsi="Times New Roman" w:cs="Times New Roman"/>
        </w:rPr>
        <w:t>本章小结</w:t>
      </w:r>
      <w:bookmarkEnd w:id="168"/>
    </w:p>
    <w:p w14:paraId="198F1C35"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本章主要介绍了曲线演化的理论以及曲线演化存在的参数化问题，详细介绍了水平集方法的主要思想和水平集函数的数值求解过程，总结了结合水平集方法的三个经典活动轮廓模型：</w:t>
      </w:r>
      <w:r>
        <w:rPr>
          <w:rFonts w:ascii="Times New Roman" w:hAnsi="Times New Roman" w:cs="Times New Roman" w:hint="eastAsia"/>
        </w:rPr>
        <w:t>Mumford-Shah</w:t>
      </w:r>
      <w:r>
        <w:rPr>
          <w:rFonts w:ascii="Times New Roman" w:hAnsi="Times New Roman" w:cs="Times New Roman" w:hint="eastAsia"/>
        </w:rPr>
        <w:t>模型、</w:t>
      </w:r>
      <w:r>
        <w:rPr>
          <w:rFonts w:ascii="Times New Roman" w:hAnsi="Times New Roman" w:cs="Times New Roman" w:hint="eastAsia"/>
        </w:rPr>
        <w:t>Chan-Vese</w:t>
      </w:r>
      <w:r>
        <w:rPr>
          <w:rFonts w:ascii="Times New Roman" w:hAnsi="Times New Roman" w:cs="Times New Roman" w:hint="eastAsia"/>
        </w:rPr>
        <w:t>模型、</w:t>
      </w:r>
      <w:r>
        <w:rPr>
          <w:rFonts w:ascii="Times New Roman" w:hAnsi="Times New Roman" w:cs="Times New Roman" w:hint="eastAsia"/>
        </w:rPr>
        <w:t>RSF</w:t>
      </w:r>
      <w:r>
        <w:rPr>
          <w:rFonts w:ascii="Times New Roman" w:hAnsi="Times New Roman" w:cs="Times New Roman" w:hint="eastAsia"/>
        </w:rPr>
        <w:t>模型，最后介绍了与本文模型相关的其它算法和模型：高斯混合模型、</w:t>
      </w:r>
      <w:r>
        <w:rPr>
          <w:rFonts w:ascii="Times New Roman" w:hAnsi="Times New Roman" w:cs="Times New Roman" w:hint="eastAsia"/>
        </w:rPr>
        <w:t>KMeans</w:t>
      </w:r>
      <w:r>
        <w:rPr>
          <w:rFonts w:ascii="Times New Roman" w:hAnsi="Times New Roman" w:cs="Times New Roman" w:hint="eastAsia"/>
        </w:rPr>
        <w:t>算法、</w:t>
      </w:r>
      <w:r>
        <w:rPr>
          <w:rFonts w:ascii="Times New Roman" w:hAnsi="Times New Roman" w:cs="Times New Roman" w:hint="eastAsia"/>
        </w:rPr>
        <w:t>LBP</w:t>
      </w:r>
      <w:r>
        <w:rPr>
          <w:rFonts w:ascii="Times New Roman" w:hAnsi="Times New Roman" w:cs="Times New Roman" w:hint="eastAsia"/>
        </w:rPr>
        <w:t>算法。</w:t>
      </w:r>
    </w:p>
    <w:p w14:paraId="2239D082" w14:textId="77777777" w:rsidR="00E07C41" w:rsidRDefault="00E07C41">
      <w:pPr>
        <w:spacing w:line="400" w:lineRule="exact"/>
        <w:ind w:firstLine="420"/>
        <w:rPr>
          <w:rFonts w:ascii="Times New Roman" w:hAnsi="Times New Roman" w:cs="Times New Roman"/>
        </w:rPr>
      </w:pPr>
    </w:p>
    <w:p w14:paraId="03159D5B" w14:textId="77777777" w:rsidR="00E07C41" w:rsidRDefault="00E07C41">
      <w:pPr>
        <w:pStyle w:val="af"/>
        <w:spacing w:before="24" w:after="24"/>
        <w:rPr>
          <w:rFonts w:ascii="Times New Roman" w:hAnsi="Times New Roman" w:cs="Times New Roman"/>
        </w:rPr>
        <w:sectPr w:rsidR="00E07C41">
          <w:headerReference w:type="even" r:id="rId473"/>
          <w:headerReference w:type="default" r:id="rId474"/>
          <w:pgSz w:w="11906" w:h="16838"/>
          <w:pgMar w:top="1701" w:right="1418" w:bottom="1418" w:left="1418" w:header="1304" w:footer="1020" w:gutter="567"/>
          <w:cols w:space="425"/>
          <w:docGrid w:linePitch="326"/>
        </w:sectPr>
      </w:pPr>
    </w:p>
    <w:p w14:paraId="6F4263CD" w14:textId="77777777" w:rsidR="00E07C41" w:rsidRDefault="00514A19">
      <w:pPr>
        <w:pStyle w:val="af"/>
        <w:tabs>
          <w:tab w:val="left" w:pos="420"/>
          <w:tab w:val="left" w:pos="840"/>
          <w:tab w:val="left" w:pos="1260"/>
          <w:tab w:val="center" w:pos="4251"/>
          <w:tab w:val="left" w:pos="6090"/>
        </w:tabs>
        <w:spacing w:beforeLines="50" w:before="120" w:afterLines="50" w:after="120"/>
        <w:rPr>
          <w:rFonts w:ascii="黑体" w:eastAsia="黑体" w:hAnsi="黑体"/>
        </w:rPr>
      </w:pPr>
      <w:bookmarkStart w:id="171" w:name="_Toc9526684"/>
      <w:r>
        <w:rPr>
          <w:rStyle w:val="1Char"/>
        </w:rPr>
        <w:lastRenderedPageBreak/>
        <w:t>第</w:t>
      </w:r>
      <w:r>
        <w:rPr>
          <w:rStyle w:val="1Char"/>
        </w:rPr>
        <w:t>3</w:t>
      </w:r>
      <w:r>
        <w:rPr>
          <w:rStyle w:val="1Char"/>
        </w:rPr>
        <w:t>章</w:t>
      </w:r>
      <w:r>
        <w:rPr>
          <w:rStyle w:val="1Char"/>
        </w:rPr>
        <w:t xml:space="preserve"> </w:t>
      </w:r>
      <w:bookmarkEnd w:id="170"/>
      <w:r>
        <w:rPr>
          <w:rStyle w:val="1Char"/>
          <w:rFonts w:hint="eastAsia"/>
        </w:rPr>
        <w:t>基于高斯混合模型与</w:t>
      </w:r>
      <w:r>
        <w:rPr>
          <w:rStyle w:val="1Char"/>
          <w:rFonts w:hint="eastAsia"/>
        </w:rPr>
        <w:t>CV</w:t>
      </w:r>
      <w:r>
        <w:rPr>
          <w:rStyle w:val="1Char"/>
          <w:rFonts w:hint="eastAsia"/>
        </w:rPr>
        <w:t>水平集理论的混合模型</w:t>
      </w:r>
      <w:bookmarkEnd w:id="171"/>
    </w:p>
    <w:p w14:paraId="60FBB512" w14:textId="77777777" w:rsidR="00E07C41" w:rsidRPr="00E07C41" w:rsidRDefault="00514A19">
      <w:pPr>
        <w:autoSpaceDE w:val="0"/>
        <w:autoSpaceDN w:val="0"/>
        <w:adjustRightInd w:val="0"/>
        <w:spacing w:line="400" w:lineRule="exact"/>
        <w:rPr>
          <w:rFonts w:ascii="Times New Roman" w:hAnsi="Times New Roman" w:cs="Times New Roman"/>
          <w:color w:val="0000FF"/>
          <w:rPrChange w:id="172" w:author="cowry" w:date="2019-12-05T20:27:00Z">
            <w:rPr>
              <w:rFonts w:ascii="Times New Roman" w:hAnsi="Times New Roman" w:cs="Times New Roman"/>
            </w:rPr>
          </w:rPrChange>
        </w:rPr>
      </w:pPr>
      <w:r>
        <w:rPr>
          <w:rFonts w:ascii="Times New Roman" w:hAnsi="Times New Roman" w:cs="Times New Roman"/>
        </w:rPr>
        <w:tab/>
      </w:r>
      <w:bookmarkStart w:id="173" w:name="_Toc508876289"/>
      <w:r w:rsidRPr="00514A19">
        <w:rPr>
          <w:rFonts w:ascii="Times New Roman" w:hAnsi="Times New Roman" w:cs="Times New Roman" w:hint="eastAsia"/>
          <w:color w:val="FF0000"/>
          <w:rPrChange w:id="174" w:author="Windows 用户" w:date="2019-12-09T14:56:00Z">
            <w:rPr>
              <w:rFonts w:ascii="Times New Roman" w:hAnsi="Times New Roman" w:cs="Times New Roman" w:hint="eastAsia"/>
            </w:rPr>
          </w:rPrChange>
        </w:rPr>
        <w:t>根据</w:t>
      </w:r>
      <w:r w:rsidRPr="00514A19">
        <w:rPr>
          <w:rFonts w:ascii="Times New Roman" w:hAnsi="Times New Roman" w:cs="Times New Roman" w:hint="eastAsia"/>
          <w:color w:val="FF0000"/>
          <w:rPrChange w:id="175" w:author="Windows 用户" w:date="2019-12-09T14:56:00Z">
            <w:rPr>
              <w:rFonts w:ascii="Times New Roman" w:hAnsi="Times New Roman" w:cs="Times New Roman" w:hint="eastAsia"/>
            </w:rPr>
          </w:rPrChange>
        </w:rPr>
        <w:t>2.2</w:t>
      </w:r>
      <w:r w:rsidRPr="00514A19">
        <w:rPr>
          <w:rFonts w:ascii="Times New Roman" w:hAnsi="Times New Roman" w:cs="Times New Roman" w:hint="eastAsia"/>
          <w:color w:val="FF0000"/>
          <w:rPrChange w:id="176" w:author="Windows 用户" w:date="2019-12-09T14:56:00Z">
            <w:rPr>
              <w:rFonts w:ascii="Times New Roman" w:hAnsi="Times New Roman" w:cs="Times New Roman" w:hint="eastAsia"/>
            </w:rPr>
          </w:rPrChange>
        </w:rPr>
        <w:t>小节、</w:t>
      </w:r>
      <w:r w:rsidRPr="00514A19">
        <w:rPr>
          <w:rFonts w:ascii="Times New Roman" w:hAnsi="Times New Roman" w:cs="Times New Roman" w:hint="eastAsia"/>
          <w:color w:val="FF0000"/>
          <w:rPrChange w:id="177" w:author="Windows 用户" w:date="2019-12-09T14:56:00Z">
            <w:rPr>
              <w:rFonts w:ascii="Times New Roman" w:hAnsi="Times New Roman" w:cs="Times New Roman" w:hint="eastAsia"/>
            </w:rPr>
          </w:rPrChange>
        </w:rPr>
        <w:t>2.3</w:t>
      </w:r>
      <w:r w:rsidRPr="00514A19">
        <w:rPr>
          <w:rFonts w:ascii="Times New Roman" w:hAnsi="Times New Roman" w:cs="Times New Roman" w:hint="eastAsia"/>
          <w:color w:val="FF0000"/>
          <w:rPrChange w:id="178" w:author="Windows 用户" w:date="2019-12-09T14:56:00Z">
            <w:rPr>
              <w:rFonts w:ascii="Times New Roman" w:hAnsi="Times New Roman" w:cs="Times New Roman" w:hint="eastAsia"/>
            </w:rPr>
          </w:rPrChange>
        </w:rPr>
        <w:t>小节介绍的水平集理论及相关算法</w:t>
      </w:r>
      <w:r w:rsidRPr="00514A19">
        <w:rPr>
          <w:rFonts w:ascii="Times New Roman" w:hAnsi="Times New Roman" w:cs="Times New Roman" w:hint="eastAsia"/>
          <w:color w:val="FF0000"/>
          <w:rPrChange w:id="179" w:author="Windows 用户" w:date="2019-12-09T14:57:00Z">
            <w:rPr>
              <w:rFonts w:ascii="Times New Roman" w:hAnsi="Times New Roman" w:cs="Times New Roman" w:hint="eastAsia"/>
            </w:rPr>
          </w:rPrChange>
        </w:rPr>
        <w:t>可知，</w:t>
      </w:r>
      <w:r>
        <w:rPr>
          <w:rFonts w:ascii="Times New Roman" w:hAnsi="Times New Roman" w:cs="Times New Roman" w:hint="eastAsia"/>
        </w:rPr>
        <w:t>基于水平集的图像分割方法，需要在算法的初始阶段确定一条轮廓线，该轮廓线在算法迭代过程中不断演化，最终演化至目标区域边界达到分割的目的。</w:t>
      </w:r>
      <w:r>
        <w:rPr>
          <w:rFonts w:ascii="Times New Roman" w:hAnsi="Times New Roman" w:cs="Times New Roman" w:hint="eastAsia"/>
          <w:color w:val="0000FF"/>
          <w:rPrChange w:id="180" w:author="cowry" w:date="2019-12-05T20:26:00Z">
            <w:rPr>
              <w:rFonts w:ascii="Times New Roman" w:hAnsi="Times New Roman" w:cs="Times New Roman" w:hint="eastAsia"/>
            </w:rPr>
          </w:rPrChange>
        </w:rPr>
        <w:t>现如今</w:t>
      </w:r>
      <w:r>
        <w:rPr>
          <w:rFonts w:ascii="Times New Roman" w:hAnsi="Times New Roman" w:cs="Times New Roman" w:hint="eastAsia"/>
          <w:color w:val="0000FF"/>
          <w:rPrChange w:id="181" w:author="cowry" w:date="2019-12-05T20:27:00Z">
            <w:rPr>
              <w:rFonts w:ascii="Times New Roman" w:hAnsi="Times New Roman" w:cs="Times New Roman" w:hint="eastAsia"/>
            </w:rPr>
          </w:rPrChange>
        </w:rPr>
        <w:t>不论是传统的</w:t>
      </w:r>
      <w:r>
        <w:rPr>
          <w:rFonts w:ascii="Times New Roman" w:hAnsi="Times New Roman" w:cs="Times New Roman" w:hint="eastAsia"/>
          <w:color w:val="0000FF"/>
          <w:rPrChange w:id="182" w:author="cowry" w:date="2019-12-05T20:27:00Z">
            <w:rPr>
              <w:rFonts w:ascii="Times New Roman" w:hAnsi="Times New Roman" w:cs="Times New Roman" w:hint="eastAsia"/>
            </w:rPr>
          </w:rPrChange>
        </w:rPr>
        <w:t>CV</w:t>
      </w:r>
      <w:r>
        <w:rPr>
          <w:rFonts w:ascii="Times New Roman" w:hAnsi="Times New Roman" w:cs="Times New Roman" w:hint="eastAsia"/>
          <w:color w:val="0000FF"/>
          <w:rPrChange w:id="183" w:author="cowry" w:date="2019-12-05T20:27:00Z">
            <w:rPr>
              <w:rFonts w:ascii="Times New Roman" w:hAnsi="Times New Roman" w:cs="Times New Roman" w:hint="eastAsia"/>
            </w:rPr>
          </w:rPrChange>
        </w:rPr>
        <w:t>水平集图像分割算法还是其它改进算法，在确定初始轮廓线时没有统一的方式和标准，通过下图</w:t>
      </w:r>
      <w:r>
        <w:rPr>
          <w:rFonts w:ascii="Times New Roman" w:hAnsi="Times New Roman" w:cs="Times New Roman" w:hint="eastAsia"/>
          <w:color w:val="0000FF"/>
          <w:rPrChange w:id="184" w:author="cowry" w:date="2019-12-05T20:27:00Z">
            <w:rPr>
              <w:rFonts w:ascii="Times New Roman" w:hAnsi="Times New Roman" w:cs="Times New Roman" w:hint="eastAsia"/>
            </w:rPr>
          </w:rPrChange>
        </w:rPr>
        <w:t>3.1</w:t>
      </w:r>
      <w:r>
        <w:rPr>
          <w:rFonts w:ascii="Times New Roman" w:hAnsi="Times New Roman" w:cs="Times New Roman" w:hint="eastAsia"/>
          <w:color w:val="0000FF"/>
          <w:rPrChange w:id="185" w:author="cowry" w:date="2019-12-05T20:27:00Z">
            <w:rPr>
              <w:rFonts w:ascii="Times New Roman" w:hAnsi="Times New Roman" w:cs="Times New Roman" w:hint="eastAsia"/>
            </w:rPr>
          </w:rPrChange>
        </w:rPr>
        <w:t>可以看到，不同的初始轮廓线会造成不同的分割结果，甚至有些会造成图像分割失败，</w:t>
      </w:r>
      <w:r w:rsidRPr="00070080">
        <w:rPr>
          <w:rFonts w:ascii="Times New Roman" w:hAnsi="Times New Roman" w:cs="Times New Roman" w:hint="eastAsia"/>
          <w:color w:val="FF0000"/>
          <w:rPrChange w:id="186" w:author="Windows 用户" w:date="2019-12-09T15:07:00Z">
            <w:rPr>
              <w:rFonts w:ascii="Times New Roman" w:hAnsi="Times New Roman" w:cs="Times New Roman" w:hint="eastAsia"/>
            </w:rPr>
          </w:rPrChange>
        </w:rPr>
        <w:t>因此，综合上一章节的理论知识以及实践总结，</w:t>
      </w:r>
      <w:r>
        <w:rPr>
          <w:rFonts w:ascii="Times New Roman" w:hAnsi="Times New Roman" w:cs="Times New Roman" w:hint="eastAsia"/>
          <w:color w:val="0000FF"/>
          <w:rPrChange w:id="187" w:author="cowry" w:date="2019-12-05T20:27:00Z">
            <w:rPr>
              <w:rFonts w:ascii="Times New Roman" w:hAnsi="Times New Roman" w:cs="Times New Roman" w:hint="eastAsia"/>
            </w:rPr>
          </w:rPrChange>
        </w:rPr>
        <w:t>我们可以看到初始轮廓曲线的重要性。</w:t>
      </w:r>
    </w:p>
    <w:p w14:paraId="335E5F36" w14:textId="77777777" w:rsidR="00E07C41" w:rsidRDefault="00E07C41">
      <w:pPr>
        <w:autoSpaceDE w:val="0"/>
        <w:autoSpaceDN w:val="0"/>
        <w:adjustRightInd w:val="0"/>
        <w:spacing w:line="400" w:lineRule="exact"/>
        <w:rPr>
          <w:rFonts w:ascii="Times New Roman" w:hAnsi="Times New Roman" w:cs="Times New Roman"/>
        </w:rPr>
      </w:pPr>
    </w:p>
    <w:p w14:paraId="46777521" w14:textId="77777777" w:rsidR="00E07C41" w:rsidRDefault="00E07C41">
      <w:pPr>
        <w:autoSpaceDE w:val="0"/>
        <w:autoSpaceDN w:val="0"/>
        <w:adjustRightInd w:val="0"/>
        <w:spacing w:line="400" w:lineRule="exact"/>
        <w:ind w:firstLine="420"/>
        <w:jc w:val="center"/>
        <w:rPr>
          <w:rFonts w:ascii="Times New Roman" w:hAnsi="Times New Roman" w:cs="Times New Roman"/>
        </w:rPr>
      </w:pPr>
    </w:p>
    <w:p w14:paraId="6FD55D02" w14:textId="77777777" w:rsidR="00E07C41" w:rsidRDefault="00E07C41">
      <w:pPr>
        <w:autoSpaceDE w:val="0"/>
        <w:autoSpaceDN w:val="0"/>
        <w:adjustRightInd w:val="0"/>
        <w:spacing w:line="400" w:lineRule="exact"/>
        <w:ind w:firstLine="420"/>
        <w:rPr>
          <w:rFonts w:ascii="Times New Roman" w:hAnsi="Times New Roman" w:cs="Times New Roman"/>
        </w:rPr>
      </w:pPr>
    </w:p>
    <w:p w14:paraId="675E16C0" w14:textId="77777777" w:rsidR="00E07C41" w:rsidRDefault="00E07C41">
      <w:pPr>
        <w:spacing w:afterLines="50" w:after="120" w:line="400" w:lineRule="exact"/>
        <w:ind w:firstLine="420"/>
        <w:jc w:val="center"/>
        <w:rPr>
          <w:rFonts w:ascii="黑体" w:eastAsia="黑体" w:hAnsi="黑体" w:cs="Times New Roman"/>
          <w:bCs/>
          <w:iCs/>
          <w:color w:val="000000"/>
          <w:sz w:val="21"/>
          <w:szCs w:val="21"/>
        </w:rPr>
      </w:pPr>
    </w:p>
    <w:p w14:paraId="1F9BBBDD" w14:textId="77777777" w:rsidR="00E07C41" w:rsidRDefault="00E07C41">
      <w:pPr>
        <w:spacing w:afterLines="50" w:after="120" w:line="400" w:lineRule="exact"/>
        <w:ind w:firstLine="420"/>
        <w:jc w:val="center"/>
        <w:rPr>
          <w:rFonts w:ascii="黑体" w:eastAsia="黑体" w:hAnsi="黑体" w:cs="Times New Roman"/>
          <w:bCs/>
          <w:iCs/>
          <w:color w:val="000000"/>
          <w:sz w:val="21"/>
          <w:szCs w:val="21"/>
        </w:rPr>
      </w:pPr>
    </w:p>
    <w:p w14:paraId="3482C748" w14:textId="77777777" w:rsidR="00E07C41" w:rsidRDefault="00E07C41">
      <w:pPr>
        <w:spacing w:afterLines="50" w:after="120" w:line="400" w:lineRule="exact"/>
        <w:ind w:firstLine="420"/>
        <w:jc w:val="center"/>
        <w:rPr>
          <w:rFonts w:ascii="黑体" w:eastAsia="黑体" w:hAnsi="黑体" w:cs="Times New Roman"/>
          <w:bCs/>
          <w:iCs/>
          <w:color w:val="000000"/>
          <w:sz w:val="21"/>
          <w:szCs w:val="21"/>
        </w:rPr>
      </w:pPr>
    </w:p>
    <w:p w14:paraId="1823DF43" w14:textId="77777777" w:rsidR="00E07C41" w:rsidRDefault="00E07C41">
      <w:pPr>
        <w:spacing w:afterLines="50" w:after="120" w:line="400" w:lineRule="exact"/>
        <w:ind w:firstLine="420"/>
        <w:jc w:val="center"/>
        <w:rPr>
          <w:rFonts w:ascii="黑体" w:eastAsia="黑体" w:hAnsi="黑体" w:cs="Times New Roman"/>
          <w:bCs/>
          <w:iCs/>
          <w:color w:val="000000"/>
          <w:sz w:val="21"/>
          <w:szCs w:val="21"/>
        </w:rPr>
      </w:pPr>
    </w:p>
    <w:p w14:paraId="3338D978" w14:textId="77777777" w:rsidR="00E07C41" w:rsidRDefault="00E07C41">
      <w:pPr>
        <w:spacing w:afterLines="50" w:after="120" w:line="400" w:lineRule="exact"/>
        <w:ind w:firstLine="420"/>
        <w:jc w:val="center"/>
        <w:rPr>
          <w:rFonts w:ascii="黑体" w:eastAsia="黑体" w:hAnsi="黑体" w:cs="Times New Roman"/>
          <w:bCs/>
          <w:iCs/>
          <w:color w:val="000000"/>
          <w:sz w:val="21"/>
          <w:szCs w:val="21"/>
        </w:rPr>
      </w:pPr>
    </w:p>
    <w:p w14:paraId="26FB990D" w14:textId="77777777" w:rsidR="00E07C41" w:rsidRDefault="00514A19">
      <w:pPr>
        <w:spacing w:afterLines="50" w:after="120" w:line="400" w:lineRule="exact"/>
        <w:ind w:firstLine="420"/>
        <w:jc w:val="center"/>
        <w:rPr>
          <w:rFonts w:ascii="黑体" w:eastAsia="黑体" w:hAnsi="黑体" w:cs="Times New Roman"/>
          <w:bCs/>
          <w:iCs/>
          <w:color w:val="000000"/>
          <w:sz w:val="21"/>
          <w:szCs w:val="21"/>
        </w:rPr>
      </w:pPr>
      <w:r>
        <w:rPr>
          <w:noProof/>
        </w:rPr>
        <w:drawing>
          <wp:anchor distT="0" distB="0" distL="114300" distR="114300" simplePos="0" relativeHeight="251598336" behindDoc="0" locked="0" layoutInCell="1" allowOverlap="1">
            <wp:simplePos x="0" y="0"/>
            <wp:positionH relativeFrom="column">
              <wp:posOffset>1384935</wp:posOffset>
            </wp:positionH>
            <wp:positionV relativeFrom="paragraph">
              <wp:posOffset>-2178050</wp:posOffset>
            </wp:positionV>
            <wp:extent cx="2881630" cy="2368550"/>
            <wp:effectExtent l="0" t="0" r="13970" b="12700"/>
            <wp:wrapNone/>
            <wp:docPr id="7"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9"/>
                    <pic:cNvPicPr>
                      <a:picLocks noChangeAspect="1"/>
                    </pic:cNvPicPr>
                  </pic:nvPicPr>
                  <pic:blipFill>
                    <a:blip r:embed="rId475"/>
                    <a:stretch>
                      <a:fillRect/>
                    </a:stretch>
                  </pic:blipFill>
                  <pic:spPr>
                    <a:xfrm>
                      <a:off x="0" y="0"/>
                      <a:ext cx="2881630" cy="2368550"/>
                    </a:xfrm>
                    <a:prstGeom prst="rect">
                      <a:avLst/>
                    </a:prstGeom>
                    <a:noFill/>
                    <a:ln>
                      <a:noFill/>
                    </a:ln>
                  </pic:spPr>
                </pic:pic>
              </a:graphicData>
            </a:graphic>
          </wp:anchor>
        </w:drawing>
      </w:r>
    </w:p>
    <w:p w14:paraId="1D2B5401" w14:textId="77777777" w:rsidR="00E07C41" w:rsidRDefault="00514A19">
      <w:pPr>
        <w:spacing w:afterLines="50" w:after="120" w:line="400" w:lineRule="exact"/>
        <w:ind w:firstLine="420"/>
        <w:jc w:val="center"/>
        <w:rPr>
          <w:rFonts w:ascii="黑体" w:eastAsia="黑体" w:hAnsi="黑体" w:cs="Times New Roman"/>
          <w:bCs/>
          <w:iCs/>
          <w:color w:val="000000"/>
          <w:sz w:val="21"/>
          <w:szCs w:val="21"/>
        </w:rPr>
      </w:pPr>
      <w:r>
        <w:rPr>
          <w:rFonts w:ascii="黑体" w:eastAsia="黑体" w:hAnsi="黑体" w:cs="Times New Roman" w:hint="eastAsia"/>
          <w:bCs/>
          <w:iCs/>
          <w:color w:val="000000"/>
          <w:sz w:val="21"/>
          <w:szCs w:val="21"/>
        </w:rPr>
        <w:t>图3.1不同初始轮廓线下的分割结果对比：(a)不同初始轮廓线</w:t>
      </w:r>
    </w:p>
    <w:p w14:paraId="22425A65" w14:textId="77777777" w:rsidR="00E07C41" w:rsidRDefault="00514A19">
      <w:pPr>
        <w:spacing w:afterLines="50" w:after="120" w:line="400" w:lineRule="exact"/>
        <w:ind w:firstLine="420"/>
        <w:jc w:val="center"/>
        <w:rPr>
          <w:rFonts w:ascii="Times New Roman" w:hAnsi="Times New Roman" w:cs="Times New Roman"/>
        </w:rPr>
      </w:pPr>
      <w:r>
        <w:rPr>
          <w:rFonts w:ascii="黑体" w:eastAsia="黑体" w:hAnsi="黑体" w:cs="Times New Roman" w:hint="eastAsia"/>
          <w:bCs/>
          <w:iCs/>
          <w:color w:val="000000"/>
          <w:sz w:val="21"/>
          <w:szCs w:val="21"/>
        </w:rPr>
        <w:t>(b)传统CV模型的分割结果(c)LBF模型的分割结果</w:t>
      </w:r>
    </w:p>
    <w:p w14:paraId="669298B9" w14:textId="13CA3F85" w:rsidR="00E07C41" w:rsidRPr="00E07C41" w:rsidRDefault="00070080">
      <w:pPr>
        <w:autoSpaceDE w:val="0"/>
        <w:autoSpaceDN w:val="0"/>
        <w:adjustRightInd w:val="0"/>
        <w:spacing w:line="400" w:lineRule="exact"/>
        <w:ind w:firstLine="420"/>
        <w:rPr>
          <w:rFonts w:ascii="Times New Roman" w:hAnsi="Times New Roman" w:cs="Times New Roman"/>
          <w:color w:val="0000FF"/>
          <w:rPrChange w:id="188" w:author="cowry" w:date="2019-12-05T20:28:00Z">
            <w:rPr>
              <w:rFonts w:ascii="Times New Roman" w:hAnsi="Times New Roman" w:cs="Times New Roman"/>
            </w:rPr>
          </w:rPrChange>
        </w:rPr>
      </w:pPr>
      <w:moveToRangeStart w:id="189" w:author="Windows 用户" w:date="2019-12-09T15:09:00Z" w:name="move26796612"/>
      <w:moveTo w:id="190" w:author="Windows 用户" w:date="2019-12-09T15:09:00Z">
        <w:r>
          <w:rPr>
            <w:rFonts w:ascii="Times New Roman" w:hAnsi="Times New Roman" w:cs="Times New Roman" w:hint="eastAsia"/>
          </w:rPr>
          <w:t>高斯混合模型属于无监督聚类模型，可有效应用于图像中像素的分类，</w:t>
        </w:r>
        <w:r w:rsidRPr="007E7755">
          <w:rPr>
            <w:rFonts w:ascii="Times New Roman" w:hAnsi="Times New Roman" w:cs="Times New Roman" w:hint="eastAsia"/>
            <w:color w:val="0000FF"/>
          </w:rPr>
          <w:t>而且其</w:t>
        </w:r>
        <w:r>
          <w:rPr>
            <w:rFonts w:ascii="Times New Roman" w:hAnsi="Times New Roman" w:cs="Times New Roman" w:hint="eastAsia"/>
          </w:rPr>
          <w:t>对各种形状分布的数据都具有良好的聚类效果，</w:t>
        </w:r>
        <w:r w:rsidRPr="007E7755">
          <w:rPr>
            <w:rFonts w:ascii="Times New Roman" w:hAnsi="Times New Roman" w:cs="Times New Roman" w:hint="eastAsia"/>
            <w:color w:val="0000FF"/>
          </w:rPr>
          <w:t>因此</w:t>
        </w:r>
        <w:r>
          <w:rPr>
            <w:rFonts w:ascii="Times New Roman" w:hAnsi="Times New Roman" w:cs="Times New Roman" w:hint="eastAsia"/>
          </w:rPr>
          <w:t>可适用于划分各种形状的目标区域。</w:t>
        </w:r>
      </w:moveTo>
      <w:moveToRangeEnd w:id="189"/>
      <w:r w:rsidR="00514A19">
        <w:rPr>
          <w:rFonts w:ascii="Times New Roman" w:hAnsi="Times New Roman" w:cs="Times New Roman" w:hint="eastAsia"/>
          <w:color w:val="0000FF"/>
          <w:rPrChange w:id="191" w:author="cowry" w:date="2019-12-05T20:27:00Z">
            <w:rPr>
              <w:rFonts w:ascii="Times New Roman" w:hAnsi="Times New Roman" w:cs="Times New Roman" w:hint="eastAsia"/>
            </w:rPr>
          </w:rPrChange>
        </w:rPr>
        <w:t>为了能够克服初始轮廓线不确定性所带来的问题</w:t>
      </w:r>
      <w:r w:rsidR="00514A19">
        <w:rPr>
          <w:rFonts w:ascii="Times New Roman" w:hAnsi="Times New Roman" w:cs="Times New Roman" w:hint="eastAsia"/>
        </w:rPr>
        <w:t>，</w:t>
      </w:r>
      <w:r w:rsidR="00514A19" w:rsidRPr="00070080">
        <w:rPr>
          <w:rFonts w:ascii="Times New Roman" w:hAnsi="Times New Roman" w:cs="Times New Roman" w:hint="eastAsia"/>
          <w:color w:val="FF0000"/>
          <w:rPrChange w:id="192" w:author="Windows 用户" w:date="2019-12-09T15:09:00Z">
            <w:rPr>
              <w:rFonts w:ascii="Times New Roman" w:hAnsi="Times New Roman" w:cs="Times New Roman" w:hint="eastAsia"/>
            </w:rPr>
          </w:rPrChange>
        </w:rPr>
        <w:t>本文采用高斯混合模型</w:t>
      </w:r>
      <w:r w:rsidR="00514A19">
        <w:rPr>
          <w:rFonts w:ascii="Times New Roman" w:hAnsi="Times New Roman" w:cs="Times New Roman" w:hint="eastAsia"/>
        </w:rPr>
        <w:t>对图像的目标区域进行预判，确定初始轮廓线。</w:t>
      </w:r>
      <w:moveFromRangeStart w:id="193" w:author="Windows 用户" w:date="2019-12-09T15:09:00Z" w:name="move26796612"/>
      <w:moveFrom w:id="194" w:author="Windows 用户" w:date="2019-12-09T15:09:00Z">
        <w:r w:rsidR="00514A19" w:rsidDel="00070080">
          <w:rPr>
            <w:rFonts w:ascii="Times New Roman" w:hAnsi="Times New Roman" w:cs="Times New Roman" w:hint="eastAsia"/>
          </w:rPr>
          <w:t>高斯混合模型属于无监督聚类模型，可有效应用于图像中像素的分类，</w:t>
        </w:r>
        <w:r w:rsidR="00514A19" w:rsidDel="00070080">
          <w:rPr>
            <w:rFonts w:ascii="Times New Roman" w:hAnsi="Times New Roman" w:cs="Times New Roman" w:hint="eastAsia"/>
            <w:color w:val="0000FF"/>
            <w:rPrChange w:id="195" w:author="cowry" w:date="2019-12-05T20:27:00Z">
              <w:rPr>
                <w:rFonts w:ascii="Times New Roman" w:hAnsi="Times New Roman" w:cs="Times New Roman" w:hint="eastAsia"/>
              </w:rPr>
            </w:rPrChange>
          </w:rPr>
          <w:t>而且其</w:t>
        </w:r>
        <w:r w:rsidR="00514A19" w:rsidDel="00070080">
          <w:rPr>
            <w:rFonts w:ascii="Times New Roman" w:hAnsi="Times New Roman" w:cs="Times New Roman" w:hint="eastAsia"/>
          </w:rPr>
          <w:t>对各种形状分布的数据都具有良好的聚类效果，</w:t>
        </w:r>
        <w:r w:rsidR="00514A19" w:rsidDel="00070080">
          <w:rPr>
            <w:rFonts w:ascii="Times New Roman" w:hAnsi="Times New Roman" w:cs="Times New Roman" w:hint="eastAsia"/>
            <w:color w:val="0000FF"/>
            <w:rPrChange w:id="196" w:author="cowry" w:date="2019-12-05T20:27:00Z">
              <w:rPr>
                <w:rFonts w:ascii="Times New Roman" w:hAnsi="Times New Roman" w:cs="Times New Roman" w:hint="eastAsia"/>
              </w:rPr>
            </w:rPrChange>
          </w:rPr>
          <w:t>因此</w:t>
        </w:r>
        <w:r w:rsidR="00514A19" w:rsidDel="00070080">
          <w:rPr>
            <w:rFonts w:ascii="Times New Roman" w:hAnsi="Times New Roman" w:cs="Times New Roman" w:hint="eastAsia"/>
          </w:rPr>
          <w:t>可适用于划分各种形状的目标区域。</w:t>
        </w:r>
      </w:moveFrom>
      <w:moveFromRangeEnd w:id="193"/>
      <w:r w:rsidR="00514A19">
        <w:rPr>
          <w:rFonts w:ascii="Times New Roman" w:hAnsi="Times New Roman" w:cs="Times New Roman" w:hint="eastAsia"/>
          <w:color w:val="0000FF"/>
          <w:rPrChange w:id="197" w:author="cowry" w:date="2019-12-05T20:27:00Z">
            <w:rPr>
              <w:rFonts w:ascii="Times New Roman" w:hAnsi="Times New Roman" w:cs="Times New Roman" w:hint="eastAsia"/>
            </w:rPr>
          </w:rPrChange>
        </w:rPr>
        <w:t>又因为</w:t>
      </w:r>
      <w:r w:rsidR="00514A19">
        <w:rPr>
          <w:rFonts w:ascii="Times New Roman" w:hAnsi="Times New Roman" w:cs="Times New Roman" w:hint="eastAsia"/>
        </w:rPr>
        <w:t>水平集方法具有良好的信息包容性，</w:t>
      </w:r>
      <w:r w:rsidR="00514A19">
        <w:rPr>
          <w:rFonts w:ascii="Times New Roman" w:hAnsi="Times New Roman" w:cs="Times New Roman" w:hint="eastAsia"/>
          <w:color w:val="0000FF"/>
          <w:rPrChange w:id="198" w:author="cowry" w:date="2019-12-05T20:27:00Z">
            <w:rPr>
              <w:rFonts w:ascii="Times New Roman" w:hAnsi="Times New Roman" w:cs="Times New Roman" w:hint="eastAsia"/>
            </w:rPr>
          </w:rPrChange>
        </w:rPr>
        <w:t>我们</w:t>
      </w:r>
      <w:r w:rsidR="00514A19">
        <w:rPr>
          <w:rFonts w:ascii="Times New Roman" w:hAnsi="Times New Roman" w:cs="Times New Roman" w:hint="eastAsia"/>
        </w:rPr>
        <w:t>将高斯混合模型确定的先验信息融合进</w:t>
      </w:r>
      <w:r w:rsidR="00514A19">
        <w:rPr>
          <w:rFonts w:ascii="Times New Roman" w:hAnsi="Times New Roman" w:cs="Times New Roman" w:hint="eastAsia"/>
        </w:rPr>
        <w:t>CV</w:t>
      </w:r>
      <w:r w:rsidR="00514A19">
        <w:rPr>
          <w:rFonts w:ascii="Times New Roman" w:hAnsi="Times New Roman" w:cs="Times New Roman" w:hint="eastAsia"/>
        </w:rPr>
        <w:t>水平集模型中，并引入先验信息中的图像灰度均值，共同作用于</w:t>
      </w:r>
      <w:r w:rsidR="00514A19">
        <w:rPr>
          <w:rFonts w:ascii="Times New Roman" w:hAnsi="Times New Roman" w:cs="Times New Roman" w:hint="eastAsia"/>
        </w:rPr>
        <w:t>CV</w:t>
      </w:r>
      <w:r w:rsidR="00514A19">
        <w:rPr>
          <w:rFonts w:ascii="Times New Roman" w:hAnsi="Times New Roman" w:cs="Times New Roman" w:hint="eastAsia"/>
        </w:rPr>
        <w:t>水平集图像分割模型，</w:t>
      </w:r>
      <w:r w:rsidR="00514A19">
        <w:rPr>
          <w:rFonts w:ascii="Times New Roman" w:hAnsi="Times New Roman" w:cs="Times New Roman" w:hint="eastAsia"/>
          <w:color w:val="0000FF"/>
          <w:rPrChange w:id="199" w:author="cowry" w:date="2019-12-05T20:28:00Z">
            <w:rPr>
              <w:rFonts w:ascii="Times New Roman" w:hAnsi="Times New Roman" w:cs="Times New Roman" w:hint="eastAsia"/>
            </w:rPr>
          </w:rPrChange>
        </w:rPr>
        <w:t>使实验结果更加精准。</w:t>
      </w:r>
    </w:p>
    <w:p w14:paraId="20F9EEB7" w14:textId="77777777" w:rsidR="00E07C41" w:rsidRDefault="00E07C41">
      <w:pPr>
        <w:autoSpaceDE w:val="0"/>
        <w:autoSpaceDN w:val="0"/>
        <w:adjustRightInd w:val="0"/>
        <w:spacing w:line="400" w:lineRule="exact"/>
        <w:ind w:firstLine="420"/>
        <w:rPr>
          <w:rFonts w:ascii="Times New Roman" w:hAnsi="Times New Roman" w:cs="Times New Roman"/>
        </w:rPr>
      </w:pPr>
    </w:p>
    <w:p w14:paraId="2F479F79" w14:textId="77777777" w:rsidR="00E07C41" w:rsidRDefault="00514A19">
      <w:pPr>
        <w:pStyle w:val="2"/>
        <w:spacing w:before="120" w:after="120"/>
      </w:pPr>
      <w:bookmarkStart w:id="200" w:name="_Toc9526685"/>
      <w:bookmarkStart w:id="201" w:name="_Toc508876291"/>
      <w:bookmarkEnd w:id="173"/>
      <w:r>
        <w:t>3.1</w:t>
      </w:r>
      <w:r>
        <w:rPr>
          <w:rFonts w:hint="eastAsia"/>
        </w:rPr>
        <w:t xml:space="preserve"> </w:t>
      </w:r>
      <w:r>
        <w:rPr>
          <w:color w:val="0000FF"/>
          <w:rPrChange w:id="202" w:author="cowry" w:date="2019-12-05T20:28:00Z">
            <w:rPr/>
          </w:rPrChange>
        </w:rPr>
        <w:t>GMMCV</w:t>
      </w:r>
      <w:r>
        <w:rPr>
          <w:rFonts w:hint="eastAsia"/>
          <w:color w:val="0000FF"/>
          <w:rPrChange w:id="203" w:author="cowry" w:date="2019-12-05T20:28:00Z">
            <w:rPr>
              <w:rFonts w:hint="eastAsia"/>
            </w:rPr>
          </w:rPrChange>
        </w:rPr>
        <w:t>模型</w:t>
      </w:r>
      <w:r w:rsidRPr="00B10020">
        <w:rPr>
          <w:rFonts w:hint="eastAsia"/>
          <w:color w:val="FF0000"/>
          <w:rPrChange w:id="204" w:author="Windows 用户" w:date="2019-12-09T15:14:00Z">
            <w:rPr>
              <w:rFonts w:hint="eastAsia"/>
            </w:rPr>
          </w:rPrChange>
        </w:rPr>
        <w:t>框架介绍</w:t>
      </w:r>
      <w:bookmarkEnd w:id="200"/>
    </w:p>
    <w:p w14:paraId="69BDB940" w14:textId="77777777" w:rsidR="00E07C41" w:rsidRDefault="00E07C41">
      <w:pPr>
        <w:spacing w:line="400" w:lineRule="exact"/>
        <w:jc w:val="center"/>
      </w:pPr>
    </w:p>
    <w:p w14:paraId="2E78B35A" w14:textId="77777777" w:rsidR="00E07C41" w:rsidRDefault="00E07C41">
      <w:pPr>
        <w:spacing w:afterLines="50" w:after="120" w:line="400" w:lineRule="exact"/>
        <w:ind w:firstLine="420"/>
        <w:jc w:val="center"/>
        <w:rPr>
          <w:rFonts w:ascii="黑体" w:eastAsia="黑体" w:hAnsi="黑体" w:cs="Times New Roman"/>
          <w:bCs/>
          <w:iCs/>
          <w:color w:val="000000"/>
          <w:sz w:val="21"/>
          <w:szCs w:val="21"/>
        </w:rPr>
      </w:pPr>
    </w:p>
    <w:p w14:paraId="67855B22" w14:textId="77777777" w:rsidR="00E07C41" w:rsidRDefault="00514A19">
      <w:pPr>
        <w:spacing w:afterLines="50" w:after="120" w:line="400" w:lineRule="exact"/>
        <w:ind w:firstLine="420"/>
        <w:jc w:val="center"/>
        <w:rPr>
          <w:rFonts w:ascii="黑体" w:eastAsia="黑体" w:hAnsi="黑体" w:cs="Times New Roman"/>
          <w:bCs/>
          <w:iCs/>
          <w:color w:val="000000"/>
          <w:sz w:val="21"/>
          <w:szCs w:val="21"/>
        </w:rPr>
      </w:pPr>
      <w:r>
        <w:rPr>
          <w:noProof/>
        </w:rPr>
        <w:lastRenderedPageBreak/>
        <w:drawing>
          <wp:anchor distT="0" distB="0" distL="114300" distR="114300" simplePos="0" relativeHeight="251597312" behindDoc="0" locked="0" layoutInCell="1" allowOverlap="1">
            <wp:simplePos x="0" y="0"/>
            <wp:positionH relativeFrom="column">
              <wp:posOffset>772160</wp:posOffset>
            </wp:positionH>
            <wp:positionV relativeFrom="paragraph">
              <wp:posOffset>300990</wp:posOffset>
            </wp:positionV>
            <wp:extent cx="4049395" cy="1611630"/>
            <wp:effectExtent l="0" t="0" r="8255" b="7620"/>
            <wp:wrapNone/>
            <wp:docPr id="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2"/>
                    <pic:cNvPicPr>
                      <a:picLocks noChangeAspect="1"/>
                    </pic:cNvPicPr>
                  </pic:nvPicPr>
                  <pic:blipFill>
                    <a:blip r:embed="rId476"/>
                    <a:stretch>
                      <a:fillRect/>
                    </a:stretch>
                  </pic:blipFill>
                  <pic:spPr>
                    <a:xfrm>
                      <a:off x="0" y="0"/>
                      <a:ext cx="4049395" cy="1611630"/>
                    </a:xfrm>
                    <a:prstGeom prst="rect">
                      <a:avLst/>
                    </a:prstGeom>
                    <a:noFill/>
                    <a:ln>
                      <a:noFill/>
                    </a:ln>
                  </pic:spPr>
                </pic:pic>
              </a:graphicData>
            </a:graphic>
          </wp:anchor>
        </w:drawing>
      </w:r>
    </w:p>
    <w:p w14:paraId="02062695" w14:textId="77777777" w:rsidR="00E07C41" w:rsidRDefault="00E07C41">
      <w:pPr>
        <w:spacing w:afterLines="50" w:after="120" w:line="400" w:lineRule="exact"/>
        <w:ind w:firstLine="420"/>
        <w:jc w:val="center"/>
        <w:rPr>
          <w:rFonts w:ascii="黑体" w:eastAsia="黑体" w:hAnsi="黑体" w:cs="Times New Roman"/>
          <w:bCs/>
          <w:iCs/>
          <w:color w:val="000000"/>
          <w:sz w:val="21"/>
          <w:szCs w:val="21"/>
        </w:rPr>
      </w:pPr>
    </w:p>
    <w:p w14:paraId="4102E5F0" w14:textId="77777777" w:rsidR="00E07C41" w:rsidRDefault="00E07C41">
      <w:pPr>
        <w:spacing w:afterLines="50" w:after="120" w:line="400" w:lineRule="exact"/>
        <w:ind w:firstLine="420"/>
        <w:jc w:val="center"/>
        <w:rPr>
          <w:rFonts w:ascii="黑体" w:eastAsia="黑体" w:hAnsi="黑体" w:cs="Times New Roman"/>
          <w:bCs/>
          <w:iCs/>
          <w:color w:val="000000"/>
          <w:sz w:val="21"/>
          <w:szCs w:val="21"/>
        </w:rPr>
      </w:pPr>
    </w:p>
    <w:p w14:paraId="273C10CB" w14:textId="77777777" w:rsidR="00E07C41" w:rsidRDefault="00E07C41">
      <w:pPr>
        <w:spacing w:afterLines="50" w:after="120" w:line="400" w:lineRule="exact"/>
        <w:ind w:firstLine="420"/>
        <w:jc w:val="center"/>
        <w:rPr>
          <w:rFonts w:ascii="黑体" w:eastAsia="黑体" w:hAnsi="黑体" w:cs="Times New Roman"/>
          <w:bCs/>
          <w:iCs/>
          <w:color w:val="000000"/>
          <w:sz w:val="21"/>
          <w:szCs w:val="21"/>
        </w:rPr>
      </w:pPr>
    </w:p>
    <w:p w14:paraId="465CF5BE" w14:textId="77777777" w:rsidR="00E07C41" w:rsidRDefault="00E07C41">
      <w:pPr>
        <w:spacing w:afterLines="50" w:after="120" w:line="400" w:lineRule="exact"/>
        <w:ind w:firstLine="420"/>
        <w:jc w:val="center"/>
        <w:rPr>
          <w:rFonts w:ascii="黑体" w:eastAsia="黑体" w:hAnsi="黑体" w:cs="Times New Roman"/>
          <w:bCs/>
          <w:iCs/>
          <w:color w:val="000000"/>
          <w:sz w:val="21"/>
          <w:szCs w:val="21"/>
        </w:rPr>
      </w:pPr>
    </w:p>
    <w:p w14:paraId="774C4420" w14:textId="77777777" w:rsidR="00E07C41" w:rsidRDefault="00E07C41">
      <w:pPr>
        <w:spacing w:afterLines="50" w:after="120" w:line="400" w:lineRule="exact"/>
        <w:ind w:firstLine="420"/>
        <w:jc w:val="center"/>
        <w:rPr>
          <w:rFonts w:ascii="黑体" w:eastAsia="黑体" w:hAnsi="黑体" w:cs="Times New Roman"/>
          <w:bCs/>
          <w:iCs/>
          <w:color w:val="000000"/>
          <w:sz w:val="21"/>
          <w:szCs w:val="21"/>
        </w:rPr>
      </w:pPr>
    </w:p>
    <w:p w14:paraId="43DE721E" w14:textId="77777777" w:rsidR="00E07C41" w:rsidRDefault="00514A19">
      <w:pPr>
        <w:spacing w:afterLines="50" w:after="120" w:line="400" w:lineRule="exact"/>
        <w:ind w:firstLine="420"/>
        <w:jc w:val="center"/>
        <w:rPr>
          <w:rFonts w:ascii="Times New Roman" w:hAnsi="Times New Roman" w:cs="Times New Roman"/>
        </w:rPr>
      </w:pPr>
      <w:r>
        <w:rPr>
          <w:rFonts w:ascii="黑体" w:eastAsia="黑体" w:hAnsi="黑体" w:cs="Times New Roman" w:hint="eastAsia"/>
          <w:bCs/>
          <w:iCs/>
          <w:color w:val="000000"/>
          <w:sz w:val="21"/>
          <w:szCs w:val="21"/>
        </w:rPr>
        <w:t>图3.2 高斯混合模型确定目标区域</w:t>
      </w:r>
    </w:p>
    <w:p w14:paraId="47CCB15B" w14:textId="77777777" w:rsidR="00E07C41" w:rsidRDefault="00514A19">
      <w:pPr>
        <w:spacing w:line="400" w:lineRule="exact"/>
        <w:ind w:firstLine="420"/>
        <w:rPr>
          <w:rFonts w:ascii="Times New Roman" w:hAnsi="Times New Roman" w:cs="Times New Roman"/>
        </w:rPr>
      </w:pPr>
      <w:r w:rsidRPr="00B10020">
        <w:rPr>
          <w:rFonts w:ascii="Times New Roman" w:hAnsi="Times New Roman" w:cs="Times New Roman" w:hint="eastAsia"/>
          <w:color w:val="FF0000"/>
          <w:rPrChange w:id="205" w:author="Windows 用户" w:date="2019-12-09T15:15:00Z">
            <w:rPr>
              <w:rFonts w:ascii="Times New Roman" w:hAnsi="Times New Roman" w:cs="Times New Roman" w:hint="eastAsia"/>
            </w:rPr>
          </w:rPrChange>
        </w:rPr>
        <w:t>根据</w:t>
      </w:r>
      <w:r w:rsidRPr="00B10020">
        <w:rPr>
          <w:rFonts w:ascii="Times New Roman" w:hAnsi="Times New Roman" w:cs="Times New Roman" w:hint="eastAsia"/>
          <w:color w:val="FF0000"/>
          <w:rPrChange w:id="206" w:author="Windows 用户" w:date="2019-12-09T15:15:00Z">
            <w:rPr>
              <w:rFonts w:ascii="Times New Roman" w:hAnsi="Times New Roman" w:cs="Times New Roman" w:hint="eastAsia"/>
            </w:rPr>
          </w:rPrChange>
        </w:rPr>
        <w:t>2.4.1</w:t>
      </w:r>
      <w:r w:rsidRPr="00B10020">
        <w:rPr>
          <w:rFonts w:ascii="Times New Roman" w:hAnsi="Times New Roman" w:cs="Times New Roman" w:hint="eastAsia"/>
          <w:color w:val="FF0000"/>
          <w:rPrChange w:id="207" w:author="Windows 用户" w:date="2019-12-09T15:15:00Z">
            <w:rPr>
              <w:rFonts w:ascii="Times New Roman" w:hAnsi="Times New Roman" w:cs="Times New Roman" w:hint="eastAsia"/>
            </w:rPr>
          </w:rPrChange>
        </w:rPr>
        <w:t>小节以及第三章介绍的高斯混合模型的优势，</w:t>
      </w:r>
      <w:r>
        <w:rPr>
          <w:rFonts w:ascii="Times New Roman" w:hAnsi="Times New Roman" w:cs="Times New Roman" w:hint="eastAsia"/>
        </w:rPr>
        <w:t>本文将</w:t>
      </w:r>
      <w:r>
        <w:rPr>
          <w:rFonts w:ascii="Times New Roman" w:hAnsi="Times New Roman" w:cs="Times New Roman" w:hint="eastAsia"/>
        </w:rPr>
        <w:t>CV</w:t>
      </w:r>
      <w:r>
        <w:rPr>
          <w:rFonts w:ascii="Times New Roman" w:hAnsi="Times New Roman" w:cs="Times New Roman" w:hint="eastAsia"/>
        </w:rPr>
        <w:t>水平集模型与高斯混合模型相结合，</w:t>
      </w:r>
      <w:r>
        <w:rPr>
          <w:rFonts w:ascii="Times New Roman" w:hAnsi="Times New Roman" w:cs="Times New Roman" w:hint="eastAsia"/>
          <w:color w:val="0000FF"/>
          <w:rPrChange w:id="208" w:author="cowry" w:date="2019-12-05T20:29:00Z">
            <w:rPr>
              <w:rFonts w:ascii="Times New Roman" w:hAnsi="Times New Roman" w:cs="Times New Roman" w:hint="eastAsia"/>
            </w:rPr>
          </w:rPrChange>
        </w:rPr>
        <w:t>提出了</w:t>
      </w:r>
      <w:r>
        <w:rPr>
          <w:rFonts w:ascii="Times New Roman" w:hAnsi="Times New Roman" w:cs="Times New Roman" w:hint="eastAsia"/>
          <w:color w:val="0000FF"/>
          <w:rPrChange w:id="209" w:author="cowry" w:date="2019-12-05T20:29:00Z">
            <w:rPr>
              <w:rFonts w:ascii="Times New Roman" w:hAnsi="Times New Roman" w:cs="Times New Roman" w:hint="eastAsia"/>
            </w:rPr>
          </w:rPrChange>
        </w:rPr>
        <w:t>GMMCV</w:t>
      </w:r>
      <w:r>
        <w:rPr>
          <w:rFonts w:ascii="Times New Roman" w:hAnsi="Times New Roman" w:cs="Times New Roman" w:hint="eastAsia"/>
          <w:color w:val="0000FF"/>
          <w:rPrChange w:id="210" w:author="cowry" w:date="2019-12-05T20:29:00Z">
            <w:rPr>
              <w:rFonts w:ascii="Times New Roman" w:hAnsi="Times New Roman" w:cs="Times New Roman" w:hint="eastAsia"/>
            </w:rPr>
          </w:rPrChange>
        </w:rPr>
        <w:t>模型</w:t>
      </w:r>
      <w:r>
        <w:rPr>
          <w:rFonts w:ascii="Times New Roman" w:hAnsi="Times New Roman" w:cs="Times New Roman" w:hint="eastAsia"/>
        </w:rPr>
        <w:t>，</w:t>
      </w:r>
      <w:r>
        <w:rPr>
          <w:rFonts w:ascii="Times New Roman" w:hAnsi="Times New Roman" w:cs="Times New Roman" w:hint="eastAsia"/>
          <w:color w:val="0000FF"/>
          <w:rPrChange w:id="211" w:author="cowry" w:date="2019-12-05T20:28:00Z">
            <w:rPr>
              <w:rFonts w:ascii="Times New Roman" w:hAnsi="Times New Roman" w:cs="Times New Roman" w:hint="eastAsia"/>
            </w:rPr>
          </w:rPrChange>
        </w:rPr>
        <w:t>从图</w:t>
      </w:r>
      <w:r>
        <w:rPr>
          <w:rFonts w:ascii="Times New Roman" w:hAnsi="Times New Roman" w:cs="Times New Roman" w:hint="eastAsia"/>
          <w:color w:val="0000FF"/>
          <w:rPrChange w:id="212" w:author="cowry" w:date="2019-12-05T20:28:00Z">
            <w:rPr>
              <w:rFonts w:ascii="Times New Roman" w:hAnsi="Times New Roman" w:cs="Times New Roman" w:hint="eastAsia"/>
            </w:rPr>
          </w:rPrChange>
        </w:rPr>
        <w:t>3.2</w:t>
      </w:r>
      <w:r>
        <w:rPr>
          <w:rFonts w:ascii="Times New Roman" w:hAnsi="Times New Roman" w:cs="Times New Roman" w:hint="eastAsia"/>
          <w:color w:val="0000FF"/>
          <w:rPrChange w:id="213" w:author="cowry" w:date="2019-12-05T20:28:00Z">
            <w:rPr>
              <w:rFonts w:ascii="Times New Roman" w:hAnsi="Times New Roman" w:cs="Times New Roman" w:hint="eastAsia"/>
            </w:rPr>
          </w:rPrChange>
        </w:rPr>
        <w:t>中我们也可以看到高斯混合模型能够很好的确定初始轮廓线，</w:t>
      </w:r>
      <w:r>
        <w:rPr>
          <w:rFonts w:ascii="Times New Roman" w:hAnsi="Times New Roman" w:cs="Times New Roman" w:hint="eastAsia"/>
        </w:rPr>
        <w:t>有效规避了不同轮廓线造成分割结果的差异，</w:t>
      </w:r>
      <w:r>
        <w:rPr>
          <w:rFonts w:ascii="Times New Roman" w:hAnsi="Times New Roman" w:cs="Times New Roman" w:hint="eastAsia"/>
          <w:color w:val="0000FF"/>
          <w:rPrChange w:id="214" w:author="cowry" w:date="2019-12-05T20:28:00Z">
            <w:rPr>
              <w:rFonts w:ascii="Times New Roman" w:hAnsi="Times New Roman" w:cs="Times New Roman" w:hint="eastAsia"/>
            </w:rPr>
          </w:rPrChange>
        </w:rPr>
        <w:t>同时我们可以看到背景区域的图像纹理已经被消除，完全达到了灰度均匀</w:t>
      </w:r>
      <w:r>
        <w:rPr>
          <w:rFonts w:ascii="Times New Roman" w:hAnsi="Times New Roman" w:cs="Times New Roman" w:hint="eastAsia"/>
        </w:rPr>
        <w:t>，这更加有助于提高曲线演化的准确度，该模型的框架图如图</w:t>
      </w:r>
      <w:r>
        <w:rPr>
          <w:rFonts w:ascii="Times New Roman" w:hAnsi="Times New Roman" w:cs="Times New Roman" w:hint="eastAsia"/>
        </w:rPr>
        <w:t>3.3</w:t>
      </w:r>
      <w:r>
        <w:rPr>
          <w:rFonts w:ascii="Times New Roman" w:hAnsi="Times New Roman" w:cs="Times New Roman" w:hint="eastAsia"/>
        </w:rPr>
        <w:t>所示。主要步骤：</w:t>
      </w:r>
    </w:p>
    <w:p w14:paraId="12BCBC57"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 xml:space="preserve">1. </w:t>
      </w:r>
      <w:r>
        <w:rPr>
          <w:rFonts w:ascii="Times New Roman" w:hAnsi="Times New Roman" w:cs="Times New Roman" w:hint="eastAsia"/>
        </w:rPr>
        <w:t>模型输入：将待处理的图像输入模型中。</w:t>
      </w:r>
    </w:p>
    <w:p w14:paraId="6D9205A2" w14:textId="77777777" w:rsidR="00E07C41" w:rsidRDefault="00514A19">
      <w:pPr>
        <w:spacing w:line="400" w:lineRule="exact"/>
        <w:ind w:firstLine="420"/>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高斯混合模型确定初始轮廓线：利用高斯混合模型进行图像像素的二分类，即确定图像的目标区域以及背景区域，区域的分界处为初始轮廓线。</w:t>
      </w:r>
    </w:p>
    <w:p w14:paraId="15EF0241"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3. CV</w:t>
      </w:r>
      <w:r>
        <w:rPr>
          <w:rFonts w:ascii="Times New Roman" w:hAnsi="Times New Roman" w:cs="Times New Roman" w:hint="eastAsia"/>
        </w:rPr>
        <w:t>水平集方法演化曲线：计算目标区域与背景区域的灰度均值，将两者信息融入到传统</w:t>
      </w:r>
      <w:r>
        <w:rPr>
          <w:rFonts w:ascii="Times New Roman" w:hAnsi="Times New Roman" w:cs="Times New Roman" w:hint="eastAsia"/>
        </w:rPr>
        <w:t>CV</w:t>
      </w:r>
      <w:r>
        <w:rPr>
          <w:rFonts w:ascii="Times New Roman" w:hAnsi="Times New Roman" w:cs="Times New Roman" w:hint="eastAsia"/>
        </w:rPr>
        <w:t>水平集模型进行改进，两个区域的平均灰度值也随着能量泛函共同迭代，达到更加精准的分割效果。</w:t>
      </w:r>
    </w:p>
    <w:p w14:paraId="0D362865"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 xml:space="preserve"> </w:t>
      </w:r>
      <w:r>
        <w:rPr>
          <w:rFonts w:ascii="Times New Roman" w:hAnsi="Times New Roman" w:cs="Times New Roman"/>
        </w:rPr>
        <w:t>模型输出</w:t>
      </w:r>
      <w:r>
        <w:rPr>
          <w:rFonts w:ascii="Times New Roman" w:hAnsi="Times New Roman" w:cs="Times New Roman" w:hint="eastAsia"/>
        </w:rPr>
        <w:t>：将图像分割最终结果输出。</w:t>
      </w:r>
    </w:p>
    <w:p w14:paraId="71B867AE" w14:textId="77777777" w:rsidR="00E07C41" w:rsidRDefault="00E07C41">
      <w:pPr>
        <w:spacing w:line="400" w:lineRule="exact"/>
        <w:ind w:firstLine="420"/>
        <w:rPr>
          <w:rFonts w:ascii="Times New Roman" w:hAnsi="Times New Roman" w:cs="Times New Roman"/>
        </w:rPr>
      </w:pPr>
    </w:p>
    <w:p w14:paraId="4A6E78DE" w14:textId="77777777" w:rsidR="00E07C41" w:rsidRDefault="00E07C41">
      <w:pPr>
        <w:spacing w:line="400" w:lineRule="exact"/>
        <w:ind w:firstLine="420"/>
        <w:rPr>
          <w:rFonts w:ascii="Times New Roman" w:hAnsi="Times New Roman" w:cs="Times New Roman"/>
        </w:rPr>
      </w:pPr>
    </w:p>
    <w:p w14:paraId="0B1FC3D4" w14:textId="77777777" w:rsidR="00E07C41" w:rsidRDefault="00E07C41">
      <w:pPr>
        <w:spacing w:line="400" w:lineRule="exact"/>
        <w:ind w:firstLine="420"/>
        <w:rPr>
          <w:rFonts w:ascii="Times New Roman" w:hAnsi="Times New Roman" w:cs="Times New Roman"/>
        </w:rPr>
      </w:pPr>
    </w:p>
    <w:p w14:paraId="5CA85410" w14:textId="77777777" w:rsidR="00E07C41" w:rsidRDefault="00E07C41">
      <w:pPr>
        <w:spacing w:line="400" w:lineRule="exact"/>
        <w:ind w:firstLine="420"/>
        <w:rPr>
          <w:rFonts w:ascii="Times New Roman" w:hAnsi="Times New Roman" w:cs="Times New Roman"/>
        </w:rPr>
      </w:pPr>
    </w:p>
    <w:p w14:paraId="40ADBE8F" w14:textId="77777777" w:rsidR="00E07C41" w:rsidRDefault="00E07C41">
      <w:pPr>
        <w:spacing w:line="400" w:lineRule="exact"/>
        <w:ind w:firstLine="420"/>
        <w:rPr>
          <w:rFonts w:ascii="Times New Roman" w:hAnsi="Times New Roman" w:cs="Times New Roman"/>
        </w:rPr>
      </w:pPr>
    </w:p>
    <w:p w14:paraId="64743822" w14:textId="77777777" w:rsidR="00E07C41" w:rsidRDefault="00E07C41">
      <w:pPr>
        <w:spacing w:line="400" w:lineRule="exact"/>
        <w:ind w:firstLine="420"/>
        <w:rPr>
          <w:rFonts w:ascii="Times New Roman" w:hAnsi="Times New Roman" w:cs="Times New Roman"/>
        </w:rPr>
      </w:pPr>
    </w:p>
    <w:p w14:paraId="599A556E" w14:textId="77777777" w:rsidR="00E07C41" w:rsidRDefault="00E07C41">
      <w:pPr>
        <w:spacing w:line="400" w:lineRule="exact"/>
        <w:ind w:firstLine="420"/>
        <w:jc w:val="center"/>
        <w:rPr>
          <w:rFonts w:ascii="Times New Roman" w:hAnsi="Times New Roman" w:cs="Times New Roman"/>
        </w:rPr>
      </w:pPr>
    </w:p>
    <w:p w14:paraId="10CC3814" w14:textId="77777777" w:rsidR="00E07C41" w:rsidRDefault="00E07C41">
      <w:pPr>
        <w:spacing w:line="400" w:lineRule="exact"/>
        <w:ind w:firstLine="420"/>
        <w:rPr>
          <w:rFonts w:ascii="Times New Roman" w:hAnsi="Times New Roman" w:cs="Times New Roman"/>
        </w:rPr>
      </w:pPr>
    </w:p>
    <w:p w14:paraId="059005F3" w14:textId="77777777" w:rsidR="00E07C41" w:rsidRDefault="00E07C41">
      <w:pPr>
        <w:spacing w:line="400" w:lineRule="exact"/>
        <w:ind w:firstLine="420"/>
        <w:rPr>
          <w:rFonts w:ascii="Times New Roman" w:hAnsi="Times New Roman" w:cs="Times New Roman"/>
        </w:rPr>
      </w:pPr>
    </w:p>
    <w:p w14:paraId="0140F4FA" w14:textId="77777777" w:rsidR="00E07C41" w:rsidRDefault="00514A19">
      <w:pPr>
        <w:spacing w:line="400" w:lineRule="exact"/>
        <w:ind w:firstLine="420"/>
        <w:jc w:val="center"/>
        <w:rPr>
          <w:rFonts w:ascii="黑体" w:eastAsia="黑体" w:hAnsi="黑体" w:cs="Times New Roman"/>
          <w:bCs/>
          <w:iCs/>
          <w:color w:val="000000"/>
          <w:sz w:val="21"/>
          <w:szCs w:val="21"/>
        </w:rPr>
      </w:pPr>
      <w:r>
        <w:rPr>
          <w:noProof/>
        </w:rPr>
        <w:drawing>
          <wp:anchor distT="0" distB="0" distL="114300" distR="114300" simplePos="0" relativeHeight="251599360" behindDoc="0" locked="0" layoutInCell="1" allowOverlap="1">
            <wp:simplePos x="0" y="0"/>
            <wp:positionH relativeFrom="column">
              <wp:posOffset>508635</wp:posOffset>
            </wp:positionH>
            <wp:positionV relativeFrom="paragraph">
              <wp:posOffset>-2197100</wp:posOffset>
            </wp:positionV>
            <wp:extent cx="4632325" cy="2383155"/>
            <wp:effectExtent l="0" t="0" r="15875" b="17145"/>
            <wp:wrapNone/>
            <wp:docPr id="9"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0"/>
                    <pic:cNvPicPr>
                      <a:picLocks noChangeAspect="1"/>
                    </pic:cNvPicPr>
                  </pic:nvPicPr>
                  <pic:blipFill>
                    <a:blip r:embed="rId477"/>
                    <a:stretch>
                      <a:fillRect/>
                    </a:stretch>
                  </pic:blipFill>
                  <pic:spPr>
                    <a:xfrm>
                      <a:off x="0" y="0"/>
                      <a:ext cx="4632325" cy="2383155"/>
                    </a:xfrm>
                    <a:prstGeom prst="rect">
                      <a:avLst/>
                    </a:prstGeom>
                    <a:noFill/>
                    <a:ln>
                      <a:noFill/>
                    </a:ln>
                  </pic:spPr>
                </pic:pic>
              </a:graphicData>
            </a:graphic>
          </wp:anchor>
        </w:drawing>
      </w:r>
    </w:p>
    <w:p w14:paraId="3402C90D" w14:textId="77777777" w:rsidR="00E07C41" w:rsidRPr="00E07C41" w:rsidRDefault="00514A19">
      <w:pPr>
        <w:spacing w:afterLines="50" w:after="120" w:line="400" w:lineRule="exact"/>
        <w:ind w:firstLine="420"/>
        <w:jc w:val="center"/>
        <w:rPr>
          <w:rFonts w:ascii="黑体" w:eastAsia="黑体" w:hAnsi="黑体" w:cs="Times New Roman"/>
          <w:bCs/>
          <w:iCs/>
          <w:color w:val="0000FF"/>
          <w:sz w:val="21"/>
          <w:szCs w:val="21"/>
          <w:rPrChange w:id="215" w:author="cowry" w:date="2019-12-05T20:29:00Z">
            <w:rPr>
              <w:rFonts w:ascii="黑体" w:eastAsia="黑体" w:hAnsi="黑体" w:cs="Times New Roman"/>
              <w:bCs/>
              <w:iCs/>
              <w:color w:val="000000"/>
              <w:sz w:val="21"/>
              <w:szCs w:val="21"/>
            </w:rPr>
          </w:rPrChange>
        </w:rPr>
      </w:pPr>
      <w:r>
        <w:rPr>
          <w:rFonts w:ascii="黑体" w:eastAsia="黑体" w:hAnsi="黑体" w:cs="Times New Roman" w:hint="eastAsia"/>
          <w:bCs/>
          <w:iCs/>
          <w:color w:val="000000"/>
          <w:sz w:val="21"/>
          <w:szCs w:val="21"/>
        </w:rPr>
        <w:t xml:space="preserve">图3.3 </w:t>
      </w:r>
      <w:r>
        <w:rPr>
          <w:rFonts w:ascii="黑体" w:eastAsia="黑体" w:hAnsi="黑体" w:cs="Times New Roman"/>
          <w:bCs/>
          <w:iCs/>
          <w:color w:val="0000FF"/>
          <w:sz w:val="21"/>
          <w:szCs w:val="21"/>
          <w:rPrChange w:id="216" w:author="cowry" w:date="2019-12-05T20:29:00Z">
            <w:rPr>
              <w:rFonts w:ascii="黑体" w:eastAsia="黑体" w:hAnsi="黑体" w:cs="Times New Roman"/>
              <w:bCs/>
              <w:iCs/>
              <w:color w:val="000000"/>
              <w:sz w:val="21"/>
              <w:szCs w:val="21"/>
            </w:rPr>
          </w:rPrChange>
        </w:rPr>
        <w:t>GMMCV模型框架</w:t>
      </w:r>
      <w:r w:rsidRPr="008D0AC4">
        <w:rPr>
          <w:rFonts w:ascii="黑体" w:eastAsia="黑体" w:hAnsi="黑体" w:cs="Times New Roman"/>
          <w:bCs/>
          <w:iCs/>
          <w:color w:val="FF0000"/>
          <w:sz w:val="21"/>
          <w:szCs w:val="21"/>
          <w:rPrChange w:id="217" w:author="Windows 用户" w:date="2019-12-09T15:18:00Z">
            <w:rPr>
              <w:rFonts w:ascii="黑体" w:eastAsia="黑体" w:hAnsi="黑体" w:cs="Times New Roman"/>
              <w:bCs/>
              <w:iCs/>
              <w:color w:val="000000"/>
              <w:sz w:val="21"/>
              <w:szCs w:val="21"/>
            </w:rPr>
          </w:rPrChange>
        </w:rPr>
        <w:t>图</w:t>
      </w:r>
    </w:p>
    <w:p w14:paraId="69E7D455" w14:textId="77777777" w:rsidR="00E07C41" w:rsidRDefault="00514A19">
      <w:pPr>
        <w:pStyle w:val="2"/>
        <w:spacing w:before="120" w:after="120"/>
      </w:pPr>
      <w:bookmarkStart w:id="218" w:name="_Toc508876292"/>
      <w:bookmarkStart w:id="219" w:name="_Toc9526690"/>
      <w:bookmarkEnd w:id="201"/>
      <w:r>
        <w:lastRenderedPageBreak/>
        <w:t>3.2</w:t>
      </w:r>
      <w:bookmarkEnd w:id="218"/>
      <w:bookmarkEnd w:id="219"/>
      <w:r>
        <w:rPr>
          <w:rFonts w:hint="eastAsia"/>
          <w:color w:val="0000FF"/>
          <w:rPrChange w:id="220" w:author="cowry" w:date="2019-12-05T20:29:00Z">
            <w:rPr>
              <w:rFonts w:hint="eastAsia"/>
            </w:rPr>
          </w:rPrChange>
        </w:rPr>
        <w:t>改进的</w:t>
      </w:r>
      <w:r>
        <w:rPr>
          <w:rFonts w:hint="eastAsia"/>
          <w:color w:val="0000FF"/>
          <w:rPrChange w:id="221" w:author="cowry" w:date="2019-12-05T20:29:00Z">
            <w:rPr>
              <w:rFonts w:hint="eastAsia"/>
            </w:rPr>
          </w:rPrChange>
        </w:rPr>
        <w:t>CV</w:t>
      </w:r>
      <w:r>
        <w:rPr>
          <w:rFonts w:hint="eastAsia"/>
          <w:color w:val="0000FF"/>
          <w:rPrChange w:id="222" w:author="cowry" w:date="2019-12-05T20:29:00Z">
            <w:rPr>
              <w:rFonts w:hint="eastAsia"/>
            </w:rPr>
          </w:rPrChange>
        </w:rPr>
        <w:t>水平集模型</w:t>
      </w:r>
    </w:p>
    <w:p w14:paraId="7DC9B9B3" w14:textId="77777777" w:rsidR="00E07C41" w:rsidRDefault="00514A19">
      <w:pPr>
        <w:spacing w:line="400" w:lineRule="exact"/>
      </w:pPr>
      <w:r>
        <w:tab/>
      </w:r>
      <w:r>
        <w:rPr>
          <w:rFonts w:hint="eastAsia"/>
        </w:rPr>
        <w:t>为了能够达到更加精准的分割效果，本文不仅采用高斯混合模型确定的初始轮廓线，同时，充分利用了目标区域与背景区域的灰度均值，改进了传统的</w:t>
      </w:r>
      <w:r>
        <w:rPr>
          <w:rFonts w:hint="eastAsia"/>
        </w:rPr>
        <w:t>CV</w:t>
      </w:r>
      <w:r>
        <w:rPr>
          <w:rFonts w:hint="eastAsia"/>
        </w:rPr>
        <w:t>水平集模型，使最终的分割结果更加精准。</w:t>
      </w:r>
    </w:p>
    <w:p w14:paraId="3EE5F114" w14:textId="77777777" w:rsidR="00E07C41" w:rsidRDefault="00514A19">
      <w:pPr>
        <w:pStyle w:val="3"/>
        <w:spacing w:before="120" w:after="120"/>
      </w:pPr>
      <w:bookmarkStart w:id="223" w:name="_Toc9526691"/>
      <w:r>
        <w:rPr>
          <w:rFonts w:hint="eastAsia"/>
        </w:rPr>
        <w:t>3.2.1</w:t>
      </w:r>
      <w:bookmarkEnd w:id="223"/>
      <w:r>
        <w:rPr>
          <w:rFonts w:hint="eastAsia"/>
        </w:rPr>
        <w:t>结合区域平均灰度值的</w:t>
      </w:r>
      <w:r>
        <w:rPr>
          <w:rFonts w:hint="eastAsia"/>
        </w:rPr>
        <w:t>CV</w:t>
      </w:r>
      <w:r>
        <w:rPr>
          <w:rFonts w:hint="eastAsia"/>
        </w:rPr>
        <w:t>模型</w:t>
      </w:r>
    </w:p>
    <w:p w14:paraId="165E5938" w14:textId="77777777" w:rsidR="00E07C41" w:rsidRDefault="00514A19">
      <w:pPr>
        <w:pStyle w:val="a7"/>
        <w:spacing w:after="0" w:line="400" w:lineRule="exact"/>
        <w:ind w:firstLine="420"/>
        <w:rPr>
          <w:rFonts w:ascii="Times New Roman" w:hAnsi="Times New Roman" w:cs="Times New Roman"/>
        </w:rPr>
      </w:pPr>
      <w:r>
        <w:rPr>
          <w:rFonts w:ascii="Times New Roman" w:hAnsi="Times New Roman" w:cs="Times New Roman" w:hint="eastAsia"/>
        </w:rPr>
        <w:t>高斯混合模型对图像像素聚类后的效果，如图</w:t>
      </w:r>
      <w:r>
        <w:rPr>
          <w:rFonts w:ascii="Times New Roman" w:hAnsi="Times New Roman" w:cs="Times New Roman" w:hint="eastAsia"/>
        </w:rPr>
        <w:t>3.2</w:t>
      </w:r>
      <w:r>
        <w:rPr>
          <w:rFonts w:ascii="Times New Roman" w:hAnsi="Times New Roman" w:cs="Times New Roman" w:hint="eastAsia"/>
        </w:rPr>
        <w:t>所示，得到该结果后，我们对初始的目标区域以及背景区域计算灰度均值</w:t>
      </w:r>
      <w:r>
        <w:rPr>
          <w:rFonts w:ascii="Sabon" w:hAnsi="Sabon"/>
          <w:position w:val="-12"/>
          <w:szCs w:val="20"/>
        </w:rPr>
        <w:object w:dxaOrig="580" w:dyaOrig="400" w14:anchorId="02615C19">
          <v:shape id="_x0000_i1163" type="#_x0000_t75" style="width:29pt;height:19.9pt" o:ole="">
            <v:imagedata r:id="rId71" o:title=""/>
            <o:lock v:ext="edit" aspectratio="f"/>
          </v:shape>
          <o:OLEObject Type="Embed" ProgID="Equation.DSMT4" ShapeID="_x0000_i1163" DrawAspect="Content" ObjectID="_1637412869" r:id="rId478"/>
        </w:object>
      </w:r>
      <w:r>
        <w:rPr>
          <w:rFonts w:ascii="Times New Roman" w:hAnsi="Times New Roman" w:cs="Times New Roman" w:hint="eastAsia"/>
        </w:rPr>
        <w:t>和</w:t>
      </w:r>
      <w:r>
        <w:rPr>
          <w:rFonts w:ascii="Sabon" w:hAnsi="Sabon"/>
          <w:position w:val="-12"/>
          <w:szCs w:val="20"/>
        </w:rPr>
        <w:object w:dxaOrig="660" w:dyaOrig="400" w14:anchorId="2A0AC223">
          <v:shape id="_x0000_i1164" type="#_x0000_t75" style="width:32.8pt;height:19.9pt" o:ole="">
            <v:imagedata r:id="rId73" o:title=""/>
            <o:lock v:ext="edit" aspectratio="f"/>
          </v:shape>
          <o:OLEObject Type="Embed" ProgID="Equation.DSMT4" ShapeID="_x0000_i1164" DrawAspect="Content" ObjectID="_1637412870" r:id="rId479"/>
        </w:object>
      </w:r>
      <w:r>
        <w:rPr>
          <w:rFonts w:ascii="Times New Roman" w:hAnsi="Times New Roman" w:cs="Times New Roman" w:hint="eastAsia"/>
        </w:rPr>
        <w:t>，公式如下：</w:t>
      </w:r>
    </w:p>
    <w:p w14:paraId="4F4AC1C7" w14:textId="77777777" w:rsidR="00E07C41" w:rsidRDefault="00514A19">
      <w:pPr>
        <w:pStyle w:val="a7"/>
        <w:spacing w:after="0" w:line="400" w:lineRule="exact"/>
        <w:ind w:left="7560" w:firstLine="420"/>
        <w:rPr>
          <w:rFonts w:ascii="Times New Roman" w:hAnsi="Times New Roman" w:cs="Times New Roman"/>
        </w:rPr>
      </w:pPr>
      <w:r>
        <w:rPr>
          <w:rFonts w:ascii="Sabon" w:hAnsi="Sabon"/>
          <w:position w:val="-30"/>
          <w:szCs w:val="20"/>
        </w:rPr>
        <w:object w:dxaOrig="2183" w:dyaOrig="1143" w14:anchorId="01F8D653">
          <v:shape id="_x0000_s1109" type="#_x0000_t75" style="position:absolute;left:0;text-align:left;margin-left:93.35pt;margin-top:.75pt;width:225pt;height:53pt;z-index:251691520;mso-width-relative:page;mso-height-relative:page">
            <v:imagedata r:id="rId480" o:title=""/>
            <o:lock v:ext="edit" aspectratio="f"/>
          </v:shape>
          <o:OLEObject Type="Embed" ProgID="Equation.DSMT4" ShapeID="_x0000_s1109" DrawAspect="Content" ObjectID="_1637413027" r:id="rId481"/>
        </w:object>
      </w:r>
    </w:p>
    <w:p w14:paraId="403E1D73" w14:textId="77777777" w:rsidR="00E07C41" w:rsidRDefault="00514A19">
      <w:pPr>
        <w:pStyle w:val="a7"/>
        <w:spacing w:after="0" w:line="400" w:lineRule="exact"/>
        <w:ind w:left="7560" w:firstLine="420"/>
        <w:rPr>
          <w:rFonts w:ascii="Times New Roman" w:hAnsi="Times New Roman" w:cs="Times New Roman"/>
        </w:rPr>
      </w:pPr>
      <w:r>
        <w:rPr>
          <w:rFonts w:ascii="Times New Roman" w:hAnsi="Times New Roman" w:cs="Times New Roman" w:hint="eastAsia"/>
        </w:rPr>
        <w:t>(3-1)</w:t>
      </w:r>
    </w:p>
    <w:p w14:paraId="29FC9600" w14:textId="77777777" w:rsidR="00E07C41" w:rsidRDefault="00E07C41">
      <w:pPr>
        <w:pStyle w:val="a7"/>
        <w:spacing w:after="0" w:line="400" w:lineRule="exact"/>
        <w:ind w:firstLine="420"/>
        <w:rPr>
          <w:rFonts w:ascii="Times New Roman" w:hAnsi="Times New Roman" w:cs="Times New Roman"/>
        </w:rPr>
      </w:pPr>
    </w:p>
    <w:p w14:paraId="5A1353F1" w14:textId="77777777" w:rsidR="00E07C41" w:rsidRDefault="00514A19">
      <w:pPr>
        <w:pStyle w:val="a7"/>
        <w:spacing w:after="0" w:line="400" w:lineRule="exact"/>
        <w:ind w:firstLine="420"/>
        <w:rPr>
          <w:rFonts w:ascii="Times New Roman" w:hAnsi="Times New Roman" w:cs="Times New Roman"/>
        </w:rPr>
      </w:pPr>
      <w:r>
        <w:rPr>
          <w:rFonts w:ascii="Times New Roman" w:hAnsi="Times New Roman" w:cs="Times New Roman" w:hint="eastAsia"/>
        </w:rPr>
        <w:t>其中，</w:t>
      </w:r>
      <w:r>
        <w:rPr>
          <w:rFonts w:ascii="Times New Roman" w:hAnsi="Times New Roman" w:cs="Times New Roman" w:hint="eastAsia"/>
        </w:rPr>
        <w:tab/>
      </w:r>
      <w:r>
        <w:rPr>
          <w:rFonts w:ascii="Times New Roman" w:hAnsi="Times New Roman" w:cs="Times New Roman" w:hint="eastAsia"/>
        </w:rPr>
        <w:tab/>
        <w:t xml:space="preserve">  </w:t>
      </w:r>
      <w:r>
        <w:rPr>
          <w:rFonts w:ascii="Sabon" w:hAnsi="Sabon"/>
          <w:position w:val="-32"/>
          <w:szCs w:val="20"/>
        </w:rPr>
        <w:object w:dxaOrig="2183" w:dyaOrig="1143" w14:anchorId="32882B81">
          <v:shape id="_x0000_s1112" type="#_x0000_t75" style="position:absolute;left:0;text-align:left;margin-left:61.05pt;margin-top:-4pt;width:33pt;height:36pt;z-index:251692544;mso-position-horizontal-relative:text;mso-position-vertical-relative:text;mso-width-relative:page;mso-height-relative:page">
            <v:imagedata r:id="rId482" o:title=""/>
            <o:lock v:ext="edit" aspectratio="f"/>
          </v:shape>
          <o:OLEObject Type="Embed" ProgID="Equation.DSMT4" ShapeID="_x0000_s1112" DrawAspect="Content" ObjectID="_1637413028" r:id="rId483"/>
        </w:object>
      </w:r>
      <w:r>
        <w:rPr>
          <w:rFonts w:ascii="Sabon" w:hAnsi="Sabon" w:hint="eastAsia"/>
          <w:szCs w:val="20"/>
        </w:rPr>
        <w:t>表示目标区域内部像素点的灰度值总和，</w:t>
      </w:r>
      <w:r>
        <w:rPr>
          <w:rFonts w:ascii="Sabon" w:hAnsi="Sabon"/>
          <w:position w:val="-12"/>
          <w:szCs w:val="20"/>
        </w:rPr>
        <w:object w:dxaOrig="1380" w:dyaOrig="360" w14:anchorId="0D2D52B4">
          <v:shape id="_x0000_i1165" type="#_x0000_t75" style="width:68.8pt;height:18.25pt" o:ole="">
            <v:imagedata r:id="rId484" o:title=""/>
            <o:lock v:ext="edit" aspectratio="f"/>
          </v:shape>
          <o:OLEObject Type="Embed" ProgID="Equation.DSMT4" ShapeID="_x0000_i1165" DrawAspect="Content" ObjectID="_1637412871" r:id="rId485"/>
        </w:object>
      </w:r>
      <w:r>
        <w:rPr>
          <w:rFonts w:ascii="Sabon" w:hAnsi="Sabon" w:hint="eastAsia"/>
          <w:szCs w:val="20"/>
        </w:rPr>
        <w:t>表示目标区域内部像素值的个数，</w:t>
      </w:r>
      <w:r>
        <w:rPr>
          <w:rFonts w:ascii="Sabon" w:hAnsi="Sabon"/>
          <w:position w:val="-32"/>
          <w:szCs w:val="20"/>
        </w:rPr>
        <w:object w:dxaOrig="2183" w:dyaOrig="1143" w14:anchorId="5A80BA53">
          <v:shape id="_x0000_s1113" type="#_x0000_t75" style="position:absolute;left:0;text-align:left;margin-left:130.05pt;margin-top:16pt;width:35pt;height:36pt;z-index:251693568;mso-position-horizontal-relative:text;mso-position-vertical-relative:text;mso-width-relative:page;mso-height-relative:page">
            <v:imagedata r:id="rId486" o:title=""/>
            <o:lock v:ext="edit" aspectratio="f"/>
          </v:shape>
          <o:OLEObject Type="Embed" ProgID="Equation.DSMT4" ShapeID="_x0000_s1113" DrawAspect="Content" ObjectID="_1637413029" r:id="rId487"/>
        </w:object>
      </w:r>
      <w:r>
        <w:rPr>
          <w:rFonts w:ascii="Sabon" w:hAnsi="Sabon" w:hint="eastAsia"/>
          <w:szCs w:val="20"/>
        </w:rPr>
        <w:tab/>
      </w:r>
      <w:r>
        <w:rPr>
          <w:rFonts w:ascii="Sabon" w:hAnsi="Sabon" w:hint="eastAsia"/>
          <w:szCs w:val="20"/>
        </w:rPr>
        <w:tab/>
      </w:r>
      <w:r>
        <w:rPr>
          <w:rFonts w:ascii="Sabon" w:hAnsi="Sabon" w:hint="eastAsia"/>
          <w:szCs w:val="20"/>
        </w:rPr>
        <w:t>表示背景区域内部像素点的灰度值总和，</w:t>
      </w:r>
      <w:r>
        <w:rPr>
          <w:rFonts w:ascii="Sabon" w:hAnsi="Sabon" w:hint="eastAsia"/>
          <w:position w:val="-12"/>
          <w:szCs w:val="20"/>
        </w:rPr>
        <w:object w:dxaOrig="1460" w:dyaOrig="360" w14:anchorId="27EA1205">
          <v:shape id="_x0000_i1166" type="#_x0000_t75" style="width:73.05pt;height:18.25pt" o:ole="">
            <v:imagedata r:id="rId488" o:title=""/>
            <o:lock v:ext="edit" aspectratio="f"/>
          </v:shape>
          <o:OLEObject Type="Embed" ProgID="Equation.DSMT4" ShapeID="_x0000_i1166" DrawAspect="Content" ObjectID="_1637412872" r:id="rId489"/>
        </w:object>
      </w:r>
      <w:r>
        <w:rPr>
          <w:rFonts w:ascii="Sabon" w:hAnsi="Sabon" w:hint="eastAsia"/>
          <w:szCs w:val="20"/>
        </w:rPr>
        <w:t>表示背景区域像素点的个数。之后，我们将这两个数值融入到</w:t>
      </w:r>
      <w:r>
        <w:rPr>
          <w:rFonts w:ascii="Sabon" w:hAnsi="Sabon" w:hint="eastAsia"/>
          <w:szCs w:val="20"/>
        </w:rPr>
        <w:t>CV</w:t>
      </w:r>
      <w:r>
        <w:rPr>
          <w:rFonts w:ascii="Sabon" w:hAnsi="Sabon" w:hint="eastAsia"/>
          <w:szCs w:val="20"/>
        </w:rPr>
        <w:t>模型中得到新的能量泛函公式：</w:t>
      </w:r>
    </w:p>
    <w:p w14:paraId="03300BA3" w14:textId="77777777" w:rsidR="00E07C41" w:rsidRDefault="00514A19">
      <w:pPr>
        <w:pStyle w:val="a7"/>
        <w:spacing w:after="0" w:line="400" w:lineRule="exact"/>
        <w:ind w:firstLine="420"/>
        <w:rPr>
          <w:rFonts w:ascii="Times New Roman" w:hAnsi="Times New Roman" w:cs="Times New Roman"/>
        </w:rPr>
      </w:pPr>
      <w:r>
        <w:rPr>
          <w:position w:val="-68"/>
        </w:rPr>
        <w:object w:dxaOrig="2183" w:dyaOrig="1143" w14:anchorId="653B175F">
          <v:shape id="_x0000_s1114" type="#_x0000_t75" style="position:absolute;left:0;text-align:left;margin-left:54.6pt;margin-top:6.15pt;width:324.1pt;height:67.25pt;z-index:251694592;mso-width-relative:page;mso-height-relative:page">
            <v:imagedata r:id="rId490" o:title=""/>
          </v:shape>
          <o:OLEObject Type="Embed" ProgID="Equation.DSMT4" ShapeID="_x0000_s1114" DrawAspect="Content" ObjectID="_1637413030" r:id="rId491"/>
        </w:object>
      </w:r>
    </w:p>
    <w:p w14:paraId="0BD97382" w14:textId="77777777" w:rsidR="00E07C41" w:rsidRDefault="00514A19">
      <w:pPr>
        <w:pStyle w:val="a7"/>
        <w:spacing w:after="0" w:line="400" w:lineRule="exact"/>
        <w:ind w:left="7560" w:firstLine="420"/>
        <w:rPr>
          <w:rFonts w:ascii="Times New Roman" w:hAnsi="Times New Roman" w:cs="Times New Roman"/>
        </w:rPr>
      </w:pPr>
      <w:r>
        <w:rPr>
          <w:rFonts w:ascii="Times New Roman" w:hAnsi="Times New Roman" w:cs="Times New Roman" w:hint="eastAsia"/>
        </w:rPr>
        <w:t>(3-2)</w:t>
      </w:r>
    </w:p>
    <w:p w14:paraId="3030F122" w14:textId="77777777" w:rsidR="00E07C41" w:rsidRDefault="00E07C41">
      <w:pPr>
        <w:pStyle w:val="a7"/>
        <w:spacing w:after="0" w:line="400" w:lineRule="exact"/>
        <w:ind w:firstLine="420"/>
        <w:rPr>
          <w:rFonts w:ascii="Times New Roman" w:hAnsi="Times New Roman" w:cs="Times New Roman"/>
        </w:rPr>
      </w:pPr>
    </w:p>
    <w:p w14:paraId="609F73F3" w14:textId="77777777" w:rsidR="00E07C41" w:rsidRDefault="00E07C41">
      <w:pPr>
        <w:pStyle w:val="a7"/>
        <w:spacing w:after="0" w:line="400" w:lineRule="exact"/>
        <w:rPr>
          <w:rFonts w:ascii="Times New Roman" w:hAnsi="Times New Roman" w:cs="Times New Roman"/>
        </w:rPr>
      </w:pPr>
    </w:p>
    <w:p w14:paraId="60301FDF" w14:textId="77777777" w:rsidR="00E07C41" w:rsidRDefault="00514A19">
      <w:pPr>
        <w:pStyle w:val="a7"/>
        <w:spacing w:after="0" w:line="400" w:lineRule="exact"/>
        <w:ind w:firstLine="420"/>
        <w:rPr>
          <w:rFonts w:ascii="Times New Roman" w:hAnsi="Times New Roman" w:cs="Times New Roman"/>
        </w:rPr>
      </w:pPr>
      <w:r>
        <w:rPr>
          <w:rFonts w:ascii="Times New Roman" w:hAnsi="Times New Roman" w:cs="Times New Roman" w:hint="eastAsia"/>
        </w:rPr>
        <w:t>上述公式中，</w:t>
      </w:r>
      <w:r>
        <w:rPr>
          <w:rFonts w:ascii="Times New Roman" w:hAnsi="Times New Roman" w:cs="Times New Roman" w:hint="eastAsia"/>
          <w:position w:val="-10"/>
        </w:rPr>
        <w:object w:dxaOrig="200" w:dyaOrig="320" w14:anchorId="350AACDD">
          <v:shape id="_x0000_i1167" type="#_x0000_t75" style="width:10.2pt;height:16.1pt" o:ole="">
            <v:imagedata r:id="rId492" o:title=""/>
            <o:lock v:ext="edit" aspectratio="f"/>
          </v:shape>
          <o:OLEObject Type="Embed" ProgID="Equation.DSMT4" ShapeID="_x0000_i1167" DrawAspect="Content" ObjectID="_1637412873" r:id="rId493"/>
        </w:object>
      </w:r>
      <w:r>
        <w:rPr>
          <w:rFonts w:ascii="Times New Roman" w:hAnsi="Times New Roman" w:cs="Times New Roman" w:hint="eastAsia"/>
        </w:rPr>
        <w:t>表示水平集函数，</w:t>
      </w:r>
      <w:r>
        <w:rPr>
          <w:rFonts w:ascii="Times New Roman" w:hAnsi="Times New Roman" w:cs="Times New Roman" w:hint="eastAsia"/>
          <w:position w:val="-12"/>
        </w:rPr>
        <w:object w:dxaOrig="220" w:dyaOrig="360" w14:anchorId="7026E8F4">
          <v:shape id="_x0000_i1168" type="#_x0000_t75" style="width:10.75pt;height:18.25pt" o:ole="">
            <v:imagedata r:id="rId227" o:title=""/>
            <o:lock v:ext="edit" aspectratio="f"/>
          </v:shape>
          <o:OLEObject Type="Embed" ProgID="Equation.DSMT4" ShapeID="_x0000_i1168" DrawAspect="Content" ObjectID="_1637412874" r:id="rId494"/>
        </w:object>
      </w:r>
      <w:r>
        <w:rPr>
          <w:rFonts w:ascii="Times New Roman" w:hAnsi="Times New Roman" w:cs="Times New Roman" w:hint="eastAsia"/>
        </w:rPr>
        <w:t>和</w:t>
      </w:r>
      <w:r>
        <w:rPr>
          <w:rFonts w:ascii="Times New Roman" w:hAnsi="Times New Roman" w:cs="Times New Roman" w:hint="eastAsia"/>
          <w:position w:val="-12"/>
        </w:rPr>
        <w:object w:dxaOrig="240" w:dyaOrig="360" w14:anchorId="528D31FF">
          <v:shape id="_x0000_i1169" type="#_x0000_t75" style="width:11.8pt;height:18.25pt" o:ole="">
            <v:imagedata r:id="rId229" o:title=""/>
            <o:lock v:ext="edit" aspectratio="f"/>
          </v:shape>
          <o:OLEObject Type="Embed" ProgID="Equation.DSMT4" ShapeID="_x0000_i1169" DrawAspect="Content" ObjectID="_1637412875" r:id="rId495"/>
        </w:object>
      </w:r>
      <w:r>
        <w:rPr>
          <w:rFonts w:ascii="Times New Roman" w:hAnsi="Times New Roman" w:cs="Times New Roman" w:hint="eastAsia"/>
        </w:rPr>
        <w:t>分别表示曲线内部和外部的平均灰度值，</w:t>
      </w:r>
      <w:r>
        <w:rPr>
          <w:rFonts w:ascii="Times New Roman" w:hAnsi="Times New Roman" w:cs="Times New Roman" w:hint="eastAsia"/>
          <w:position w:val="-10"/>
        </w:rPr>
        <w:object w:dxaOrig="700" w:dyaOrig="320" w14:anchorId="2BAB5132">
          <v:shape id="_x0000_i1170" type="#_x0000_t75" style="width:34.95pt;height:16.1pt" o:ole="">
            <v:imagedata r:id="rId496" o:title=""/>
            <o:lock v:ext="edit" aspectratio="f"/>
          </v:shape>
          <o:OLEObject Type="Embed" ProgID="Equation.DSMT4" ShapeID="_x0000_i1170" DrawAspect="Content" ObjectID="_1637412876" r:id="rId497"/>
        </w:object>
      </w:r>
      <w:r>
        <w:rPr>
          <w:rFonts w:ascii="Times New Roman" w:hAnsi="Times New Roman" w:cs="Times New Roman" w:hint="eastAsia"/>
        </w:rPr>
        <w:t>表示像素点在坐标</w:t>
      </w:r>
      <w:r>
        <w:rPr>
          <w:rFonts w:ascii="Times New Roman" w:hAnsi="Times New Roman" w:cs="Times New Roman" w:hint="eastAsia"/>
          <w:position w:val="-10"/>
        </w:rPr>
        <w:object w:dxaOrig="580" w:dyaOrig="320" w14:anchorId="2E70A45F">
          <v:shape id="_x0000_i1171" type="#_x0000_t75" style="width:29pt;height:16.1pt" o:ole="">
            <v:imagedata r:id="rId498" o:title=""/>
            <o:lock v:ext="edit" aspectratio="f"/>
          </v:shape>
          <o:OLEObject Type="Embed" ProgID="Equation.DSMT4" ShapeID="_x0000_i1171" DrawAspect="Content" ObjectID="_1637412877" r:id="rId499"/>
        </w:object>
      </w:r>
      <w:r>
        <w:rPr>
          <w:rFonts w:ascii="Times New Roman" w:hAnsi="Times New Roman" w:cs="Times New Roman" w:hint="eastAsia"/>
        </w:rPr>
        <w:t>的灰度值，为了能够平衡目标区域、背景区域能量项和曲线轮廓内部、外部区域能量项在函数中的权重，我们加入了权重参数</w:t>
      </w:r>
      <w:r>
        <w:rPr>
          <w:rFonts w:ascii="Times New Roman" w:hAnsi="Times New Roman" w:cs="Times New Roman" w:hint="eastAsia"/>
          <w:position w:val="-12"/>
        </w:rPr>
        <w:object w:dxaOrig="620" w:dyaOrig="360" w14:anchorId="4A7E214A">
          <v:shape id="_x0000_i1172" type="#_x0000_t75" style="width:31.15pt;height:18.25pt" o:ole="">
            <v:imagedata r:id="rId500" o:title=""/>
            <o:lock v:ext="edit" aspectratio="f"/>
          </v:shape>
          <o:OLEObject Type="Embed" ProgID="Equation.DSMT4" ShapeID="_x0000_i1172" DrawAspect="Content" ObjectID="_1637412878" r:id="rId501"/>
        </w:object>
      </w:r>
      <w:r>
        <w:rPr>
          <w:rFonts w:ascii="Times New Roman" w:hAnsi="Times New Roman" w:cs="Times New Roman" w:hint="eastAsia"/>
        </w:rPr>
        <w:t>，两个参数的数值均为</w:t>
      </w:r>
      <w:r>
        <w:rPr>
          <w:rFonts w:ascii="Times New Roman" w:hAnsi="Times New Roman" w:cs="Times New Roman" w:hint="eastAsia"/>
        </w:rPr>
        <w:t>0.5</w:t>
      </w:r>
      <w:r>
        <w:rPr>
          <w:rFonts w:ascii="Times New Roman" w:hAnsi="Times New Roman" w:cs="Times New Roman" w:hint="eastAsia"/>
        </w:rPr>
        <w:t>，公式中</w:t>
      </w:r>
      <w:r>
        <w:rPr>
          <w:rFonts w:ascii="Times New Roman" w:hAnsi="Times New Roman" w:cs="Times New Roman" w:hint="eastAsia"/>
          <w:position w:val="-12"/>
        </w:rPr>
        <w:object w:dxaOrig="560" w:dyaOrig="360" w14:anchorId="12254522">
          <v:shape id="_x0000_i1173" type="#_x0000_t75" style="width:27.95pt;height:18.25pt" o:ole="">
            <v:imagedata r:id="rId502" o:title=""/>
            <o:lock v:ext="edit" aspectratio="f"/>
          </v:shape>
          <o:OLEObject Type="Embed" ProgID="Equation.DSMT4" ShapeID="_x0000_i1173" DrawAspect="Content" ObjectID="_1637412879" r:id="rId503"/>
        </w:object>
      </w:r>
      <w:r>
        <w:rPr>
          <w:rFonts w:ascii="Times New Roman" w:hAnsi="Times New Roman" w:cs="Times New Roman" w:hint="eastAsia"/>
        </w:rPr>
        <w:t>均取值为</w:t>
      </w: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hint="eastAsia"/>
          <w:position w:val="-10"/>
        </w:rPr>
        <w:object w:dxaOrig="580" w:dyaOrig="320" w14:anchorId="50907269">
          <v:shape id="_x0000_i1174" type="#_x0000_t75" style="width:29pt;height:16.1pt" o:ole="">
            <v:imagedata r:id="rId504" o:title=""/>
            <o:lock v:ext="edit" aspectratio="f"/>
          </v:shape>
          <o:OLEObject Type="Embed" ProgID="Equation.DSMT4" ShapeID="_x0000_i1174" DrawAspect="Content" ObjectID="_1637412880" r:id="rId505"/>
        </w:object>
      </w:r>
      <w:r>
        <w:rPr>
          <w:rFonts w:ascii="Times New Roman" w:hAnsi="Times New Roman" w:cs="Times New Roman" w:hint="eastAsia"/>
        </w:rPr>
        <w:t>表示</w:t>
      </w:r>
      <w:r>
        <w:rPr>
          <w:rFonts w:ascii="Times New Roman" w:hAnsi="Times New Roman" w:cs="Times New Roman" w:hint="eastAsia"/>
        </w:rPr>
        <w:t>Heaviside</w:t>
      </w:r>
      <w:r>
        <w:rPr>
          <w:rFonts w:ascii="Times New Roman" w:hAnsi="Times New Roman" w:cs="Times New Roman" w:hint="eastAsia"/>
        </w:rPr>
        <w:t>函数，定义如下：</w:t>
      </w:r>
      <w:r>
        <w:rPr>
          <w:rFonts w:ascii="Times New Roman" w:hAnsi="Times New Roman" w:cs="Times New Roman" w:hint="eastAsia"/>
        </w:rPr>
        <w:t xml:space="preserve"> </w:t>
      </w:r>
    </w:p>
    <w:p w14:paraId="2526C527" w14:textId="77777777" w:rsidR="00E07C41" w:rsidRDefault="00514A19">
      <w:pPr>
        <w:pStyle w:val="a7"/>
        <w:spacing w:after="0" w:line="400" w:lineRule="exact"/>
        <w:ind w:left="7560" w:firstLine="420"/>
        <w:rPr>
          <w:rFonts w:ascii="Times New Roman" w:hAnsi="Times New Roman" w:cs="Times New Roman"/>
        </w:rPr>
      </w:pPr>
      <w:r>
        <w:rPr>
          <w:rFonts w:ascii="Times New Roman" w:hAnsi="Times New Roman" w:cs="Times New Roman"/>
          <w:position w:val="-30"/>
        </w:rPr>
        <w:object w:dxaOrig="2183" w:dyaOrig="1143" w14:anchorId="5B6638AA">
          <v:shape id="_x0000_s1117" type="#_x0000_t75" style="position:absolute;left:0;text-align:left;margin-left:144.55pt;margin-top:14.5pt;width:105pt;height:36pt;z-index:251695616;mso-width-relative:page;mso-height-relative:page">
            <v:imagedata r:id="rId506" o:title=""/>
            <o:lock v:ext="edit" aspectratio="f"/>
          </v:shape>
          <o:OLEObject Type="Embed" ProgID="Equation.DSMT4" ShapeID="_x0000_s1117" DrawAspect="Content" ObjectID="_1637413031" r:id="rId507"/>
        </w:object>
      </w:r>
    </w:p>
    <w:p w14:paraId="08BFCEA9" w14:textId="77777777" w:rsidR="00E07C41" w:rsidRDefault="00514A19">
      <w:pPr>
        <w:pStyle w:val="a7"/>
        <w:spacing w:after="0" w:line="400" w:lineRule="exact"/>
        <w:ind w:left="7560" w:firstLine="420"/>
        <w:rPr>
          <w:rFonts w:ascii="Times New Roman" w:hAnsi="Times New Roman" w:cs="Times New Roman"/>
        </w:rPr>
      </w:pPr>
      <w:r>
        <w:rPr>
          <w:rFonts w:ascii="Times New Roman" w:hAnsi="Times New Roman" w:cs="Times New Roman" w:hint="eastAsia"/>
        </w:rPr>
        <w:t>(3-3)</w:t>
      </w:r>
    </w:p>
    <w:p w14:paraId="4167EE54" w14:textId="77777777" w:rsidR="00E07C41" w:rsidRDefault="00E07C41">
      <w:pPr>
        <w:pStyle w:val="a7"/>
        <w:spacing w:after="0" w:line="400" w:lineRule="exact"/>
        <w:rPr>
          <w:rFonts w:ascii="Times New Roman" w:hAnsi="Times New Roman" w:cs="Times New Roman"/>
        </w:rPr>
      </w:pPr>
    </w:p>
    <w:p w14:paraId="4B2EEA8D" w14:textId="77777777" w:rsidR="00E07C41" w:rsidRDefault="00514A19">
      <w:pPr>
        <w:pStyle w:val="a7"/>
        <w:spacing w:after="0" w:line="400" w:lineRule="exact"/>
        <w:ind w:firstLine="420"/>
        <w:rPr>
          <w:rFonts w:ascii="Times New Roman" w:hAnsi="Times New Roman" w:cs="Times New Roman"/>
        </w:rPr>
      </w:pPr>
      <w:r>
        <w:rPr>
          <w:rFonts w:ascii="Times New Roman" w:hAnsi="Times New Roman" w:cs="Times New Roman"/>
          <w:position w:val="-24"/>
        </w:rPr>
        <w:object w:dxaOrig="2183" w:dyaOrig="1143" w14:anchorId="61E8FB7D">
          <v:shape id="_x0000_s1118" type="#_x0000_t75" style="position:absolute;left:0;text-align:left;margin-left:145.35pt;margin-top:38.35pt;width:132.95pt;height:31pt;z-index:251722240;mso-width-relative:page;mso-height-relative:page">
            <v:imagedata r:id="rId508" o:title=""/>
            <o:lock v:ext="edit" aspectratio="f"/>
          </v:shape>
          <o:OLEObject Type="Embed" ProgID="Equation.DSMT4" ShapeID="_x0000_s1118" DrawAspect="Content" ObjectID="_1637413032" r:id="rId509"/>
        </w:object>
      </w:r>
      <w:r>
        <w:rPr>
          <w:rFonts w:ascii="Times New Roman" w:hAnsi="Times New Roman" w:cs="Times New Roman" w:hint="eastAsia"/>
        </w:rPr>
        <w:t>因为</w:t>
      </w:r>
      <w:r>
        <w:rPr>
          <w:rFonts w:ascii="Times New Roman" w:hAnsi="Times New Roman" w:cs="Times New Roman" w:hint="eastAsia"/>
        </w:rPr>
        <w:t>Heaviside</w:t>
      </w:r>
      <w:r>
        <w:rPr>
          <w:rFonts w:ascii="Times New Roman" w:hAnsi="Times New Roman" w:cs="Times New Roman" w:hint="eastAsia"/>
        </w:rPr>
        <w:t>函数特殊性，没有具体的函数表达式，引入水平集函数后，选取</w:t>
      </w:r>
      <w:r>
        <w:rPr>
          <w:rFonts w:ascii="Times New Roman" w:hAnsi="Times New Roman" w:cs="Times New Roman" w:hint="eastAsia"/>
        </w:rPr>
        <w:t>Heaviside</w:t>
      </w:r>
      <w:r>
        <w:rPr>
          <w:rFonts w:ascii="Times New Roman" w:hAnsi="Times New Roman" w:cs="Times New Roman" w:hint="eastAsia"/>
        </w:rPr>
        <w:t>函数表达式如下：</w:t>
      </w:r>
    </w:p>
    <w:p w14:paraId="3C627FC8" w14:textId="77777777" w:rsidR="00E07C41" w:rsidRDefault="00514A19">
      <w:pPr>
        <w:pStyle w:val="a7"/>
        <w:spacing w:after="0" w:line="400" w:lineRule="exact"/>
        <w:ind w:left="7560" w:firstLine="420"/>
        <w:rPr>
          <w:rFonts w:ascii="Times New Roman" w:hAnsi="Times New Roman" w:cs="Times New Roman"/>
        </w:rPr>
      </w:pPr>
      <w:r>
        <w:rPr>
          <w:rFonts w:ascii="Times New Roman" w:hAnsi="Times New Roman" w:cs="Times New Roman" w:hint="eastAsia"/>
        </w:rPr>
        <w:t>(3-4)</w:t>
      </w:r>
    </w:p>
    <w:p w14:paraId="29CCFBA4" w14:textId="77777777" w:rsidR="00E07C41" w:rsidRDefault="00E07C41">
      <w:pPr>
        <w:pStyle w:val="a7"/>
        <w:spacing w:after="0" w:line="400" w:lineRule="exact"/>
        <w:ind w:firstLine="420"/>
        <w:rPr>
          <w:rFonts w:ascii="Times New Roman" w:hAnsi="Times New Roman" w:cs="Times New Roman"/>
        </w:rPr>
      </w:pPr>
    </w:p>
    <w:p w14:paraId="37DE9034" w14:textId="77777777" w:rsidR="00E07C41" w:rsidRDefault="00514A19">
      <w:pPr>
        <w:pStyle w:val="3"/>
        <w:spacing w:before="120" w:after="120"/>
      </w:pPr>
      <w:bookmarkStart w:id="224" w:name="_Toc9526692"/>
      <w:r>
        <w:rPr>
          <w:rFonts w:hint="eastAsia"/>
        </w:rPr>
        <w:t>3.2.</w:t>
      </w:r>
      <w:r>
        <w:t>2</w:t>
      </w:r>
      <w:bookmarkEnd w:id="224"/>
      <w:r>
        <w:rPr>
          <w:rFonts w:hint="eastAsia"/>
        </w:rPr>
        <w:t>能量泛函求解</w:t>
      </w:r>
    </w:p>
    <w:p w14:paraId="704EFB9F" w14:textId="77777777" w:rsidR="00E07C41" w:rsidRDefault="00514A19">
      <w:pPr>
        <w:pStyle w:val="a7"/>
        <w:spacing w:after="0" w:line="400" w:lineRule="exact"/>
        <w:ind w:firstLineChars="200" w:firstLine="480"/>
        <w:textAlignment w:val="center"/>
        <w:rPr>
          <w:rFonts w:ascii="Times New Roman" w:hAnsi="Times New Roman" w:cs="Times New Roman"/>
        </w:rPr>
      </w:pPr>
      <w:r>
        <w:rPr>
          <w:rFonts w:ascii="Times New Roman" w:hAnsi="Times New Roman" w:cs="Times New Roman" w:hint="eastAsia"/>
        </w:rPr>
        <w:t>上一小节已经介绍了加入先验信息后优化的</w:t>
      </w:r>
      <w:r>
        <w:rPr>
          <w:rFonts w:ascii="Times New Roman" w:hAnsi="Times New Roman" w:cs="Times New Roman" w:hint="eastAsia"/>
        </w:rPr>
        <w:t>CV</w:t>
      </w:r>
      <w:r>
        <w:rPr>
          <w:rFonts w:ascii="Times New Roman" w:hAnsi="Times New Roman" w:cs="Times New Roman" w:hint="eastAsia"/>
        </w:rPr>
        <w:t>水平集模型，为了保证曲线</w:t>
      </w:r>
      <w:r>
        <w:rPr>
          <w:rFonts w:ascii="Times New Roman" w:hAnsi="Times New Roman" w:cs="Times New Roman" w:hint="eastAsia"/>
        </w:rPr>
        <w:lastRenderedPageBreak/>
        <w:t>在</w:t>
      </w:r>
      <w:r>
        <w:rPr>
          <w:position w:val="-24"/>
        </w:rPr>
        <w:object w:dxaOrig="2183" w:dyaOrig="1143" w14:anchorId="2117EFB6">
          <v:shape id="_x0000_s1119" type="#_x0000_t75" style="position:absolute;left:0;text-align:left;margin-left:139.65pt;margin-top:35.35pt;width:139pt;height:31pt;z-index:251698688;mso-position-horizontal-relative:text;mso-position-vertical-relative:text;mso-width-relative:page;mso-height-relative:page">
            <v:imagedata r:id="rId510" o:title=""/>
            <o:lock v:ext="edit" aspectratio="f"/>
          </v:shape>
          <o:OLEObject Type="Embed" ProgID="Equation.DSMT4" ShapeID="_x0000_s1119" DrawAspect="Content" ObjectID="_1637413033" r:id="rId511"/>
        </w:object>
      </w:r>
      <w:r>
        <w:rPr>
          <w:rFonts w:ascii="Times New Roman" w:hAnsi="Times New Roman" w:cs="Times New Roman" w:hint="eastAsia"/>
        </w:rPr>
        <w:t>演化过程中的稳定，防止水平集函数在曲线演化过程中与符号距离函数偏差越来越大，我们在能量泛函公式加入正则项：</w:t>
      </w:r>
    </w:p>
    <w:p w14:paraId="3C3E9B75" w14:textId="77777777" w:rsidR="00E07C41" w:rsidRDefault="00514A19">
      <w:pPr>
        <w:pStyle w:val="a7"/>
        <w:spacing w:after="0" w:line="400" w:lineRule="exact"/>
        <w:ind w:left="3780" w:firstLineChars="1766" w:firstLine="4238"/>
        <w:textAlignment w:val="center"/>
        <w:rPr>
          <w:rFonts w:ascii="Times New Roman" w:hAnsi="Times New Roman" w:cs="Times New Roman"/>
        </w:rPr>
      </w:pPr>
      <w:r>
        <w:rPr>
          <w:rFonts w:ascii="Times New Roman" w:hAnsi="Times New Roman" w:cs="Times New Roman" w:hint="eastAsia"/>
        </w:rPr>
        <w:t>(3-5)</w:t>
      </w:r>
    </w:p>
    <w:p w14:paraId="48DEA07C" w14:textId="77777777" w:rsidR="00E07C41" w:rsidRDefault="00E07C41">
      <w:pPr>
        <w:pStyle w:val="a7"/>
        <w:spacing w:after="0" w:line="400" w:lineRule="exact"/>
        <w:ind w:firstLine="420"/>
        <w:textAlignment w:val="center"/>
        <w:rPr>
          <w:rFonts w:ascii="Times New Roman" w:hAnsi="Times New Roman" w:cs="Times New Roman"/>
        </w:rPr>
      </w:pPr>
    </w:p>
    <w:p w14:paraId="1FBF8BBE" w14:textId="77777777" w:rsidR="00E07C41" w:rsidRDefault="00514A19">
      <w:pPr>
        <w:pStyle w:val="a7"/>
        <w:spacing w:after="0" w:line="400" w:lineRule="exact"/>
        <w:ind w:firstLine="420"/>
        <w:textAlignment w:val="center"/>
        <w:rPr>
          <w:rFonts w:ascii="Times New Roman" w:hAnsi="Times New Roman" w:cs="Times New Roman"/>
        </w:rPr>
      </w:pPr>
      <w:r>
        <w:rPr>
          <w:position w:val="-18"/>
        </w:rPr>
        <w:object w:dxaOrig="2183" w:dyaOrig="1143" w14:anchorId="1260B192">
          <v:shape id="_x0000_s1120" type="#_x0000_t75" style="position:absolute;left:0;text-align:left;margin-left:155.9pt;margin-top:18.05pt;width:114.95pt;height:26pt;z-index:251699712;mso-width-relative:page;mso-height-relative:page">
            <v:imagedata r:id="rId512" o:title=""/>
            <o:lock v:ext="edit" aspectratio="f"/>
          </v:shape>
          <o:OLEObject Type="Embed" ProgID="Equation.DSMT4" ShapeID="_x0000_s1120" DrawAspect="Content" ObjectID="_1637413034" r:id="rId513"/>
        </w:object>
      </w:r>
      <w:r>
        <w:rPr>
          <w:rFonts w:ascii="Times New Roman" w:hAnsi="Times New Roman" w:cs="Times New Roman" w:hint="eastAsia"/>
        </w:rPr>
        <w:t>同时，为了保证曲线在演化过程中拓扑结构的平滑自然加入长度惩罚项：</w:t>
      </w:r>
    </w:p>
    <w:p w14:paraId="582AC5CC" w14:textId="77777777" w:rsidR="00E07C41" w:rsidRDefault="00514A19">
      <w:pPr>
        <w:pStyle w:val="a7"/>
        <w:spacing w:after="0" w:line="400" w:lineRule="exact"/>
        <w:ind w:left="3780" w:firstLineChars="1766" w:firstLine="4238"/>
        <w:textAlignment w:val="center"/>
        <w:rPr>
          <w:rFonts w:ascii="Times New Roman" w:hAnsi="Times New Roman" w:cs="Times New Roman"/>
        </w:rPr>
      </w:pPr>
      <w:r>
        <w:rPr>
          <w:rFonts w:ascii="Times New Roman" w:hAnsi="Times New Roman" w:cs="Times New Roman" w:hint="eastAsia"/>
        </w:rPr>
        <w:t>(3-6)</w:t>
      </w:r>
    </w:p>
    <w:p w14:paraId="7BF2FE25" w14:textId="77777777" w:rsidR="00E07C41" w:rsidRDefault="00514A19">
      <w:pPr>
        <w:pStyle w:val="a7"/>
        <w:spacing w:after="0" w:line="400" w:lineRule="exact"/>
        <w:ind w:firstLineChars="200" w:firstLine="480"/>
        <w:textAlignment w:val="center"/>
        <w:rPr>
          <w:rFonts w:ascii="Times New Roman" w:hAnsi="Times New Roman" w:cs="Times New Roman"/>
        </w:rPr>
      </w:pPr>
      <w:r>
        <w:rPr>
          <w:rFonts w:ascii="Times New Roman" w:hAnsi="Times New Roman" w:cs="Times New Roman" w:hint="eastAsia"/>
        </w:rPr>
        <w:t>得到最终的能量泛函公式为：</w:t>
      </w:r>
    </w:p>
    <w:p w14:paraId="340CC5E2" w14:textId="77777777" w:rsidR="00E07C41" w:rsidRDefault="00514A19">
      <w:pPr>
        <w:pStyle w:val="a7"/>
        <w:spacing w:after="0" w:line="400" w:lineRule="exact"/>
        <w:ind w:left="3780" w:firstLineChars="1766" w:firstLine="4238"/>
        <w:textAlignment w:val="center"/>
        <w:rPr>
          <w:rFonts w:ascii="Times New Roman" w:hAnsi="Times New Roman" w:cs="Times New Roman"/>
        </w:rPr>
      </w:pPr>
      <w:r>
        <w:rPr>
          <w:position w:val="-12"/>
        </w:rPr>
        <w:object w:dxaOrig="2183" w:dyaOrig="1143" w14:anchorId="69102D11">
          <v:shape id="_x0000_s1121" type="#_x0000_t75" style="position:absolute;left:0;text-align:left;margin-left:124.65pt;margin-top:2.75pt;width:154pt;height:18pt;z-index:251700736;mso-width-relative:page;mso-height-relative:page">
            <v:imagedata r:id="rId514" o:title=""/>
            <o:lock v:ext="edit" aspectratio="f"/>
          </v:shape>
          <o:OLEObject Type="Embed" ProgID="Equation.DSMT4" ShapeID="_x0000_s1121" DrawAspect="Content" ObjectID="_1637413035" r:id="rId515"/>
        </w:object>
      </w:r>
      <w:r>
        <w:rPr>
          <w:rFonts w:ascii="Times New Roman" w:hAnsi="Times New Roman" w:cs="Times New Roman" w:hint="eastAsia"/>
        </w:rPr>
        <w:t>(3-7)</w:t>
      </w:r>
    </w:p>
    <w:p w14:paraId="27353EEC" w14:textId="77777777" w:rsidR="00E07C41" w:rsidRDefault="00514A19">
      <w:pPr>
        <w:pStyle w:val="a7"/>
        <w:spacing w:after="0" w:line="400" w:lineRule="exact"/>
        <w:ind w:firstLineChars="200" w:firstLine="480"/>
        <w:textAlignment w:val="center"/>
        <w:rPr>
          <w:rFonts w:ascii="Times New Roman" w:hAnsi="Times New Roman" w:cs="Times New Roman"/>
        </w:rPr>
      </w:pPr>
      <w:r>
        <w:rPr>
          <w:position w:val="-60"/>
        </w:rPr>
        <w:object w:dxaOrig="2183" w:dyaOrig="1143" w14:anchorId="40BBBE53">
          <v:shape id="_x0000_s1122" type="#_x0000_t75" style="position:absolute;left:0;text-align:left;margin-left:50pt;margin-top:36.25pt;width:321.15pt;height:54.05pt;z-index:251701760;mso-width-relative:page;mso-height-relative:page">
            <v:imagedata r:id="rId516" o:title=""/>
          </v:shape>
          <o:OLEObject Type="Embed" ProgID="Equation.DSMT4" ShapeID="_x0000_s1122" DrawAspect="Content" ObjectID="_1637413036" r:id="rId517"/>
        </w:object>
      </w:r>
      <w:r>
        <w:rPr>
          <w:rFonts w:ascii="Times New Roman" w:hAnsi="Times New Roman" w:cs="Times New Roman" w:hint="eastAsia"/>
        </w:rPr>
        <w:t>通过变分法以及标准梯度下降流法，可进一步得到水平集函数对时间</w:t>
      </w:r>
      <w:r>
        <w:rPr>
          <w:rFonts w:ascii="Times New Roman" w:hAnsi="Times New Roman" w:cs="Times New Roman" w:hint="eastAsia"/>
          <w:position w:val="-6"/>
        </w:rPr>
        <w:object w:dxaOrig="139" w:dyaOrig="240" w14:anchorId="63D59E05">
          <v:shape id="_x0000_i1175" type="#_x0000_t75" style="width:7pt;height:11.8pt" o:ole="">
            <v:imagedata r:id="rId518" o:title=""/>
            <o:lock v:ext="edit" aspectratio="f"/>
          </v:shape>
          <o:OLEObject Type="Embed" ProgID="Equation.DSMT4" ShapeID="_x0000_i1175" DrawAspect="Content" ObjectID="_1637412881" r:id="rId519"/>
        </w:object>
      </w:r>
      <w:r>
        <w:rPr>
          <w:rFonts w:ascii="Times New Roman" w:hAnsi="Times New Roman" w:cs="Times New Roman" w:hint="eastAsia"/>
        </w:rPr>
        <w:t>的求导函数：</w:t>
      </w:r>
    </w:p>
    <w:p w14:paraId="70C96391" w14:textId="77777777" w:rsidR="00E07C41" w:rsidRDefault="00E07C41">
      <w:pPr>
        <w:pStyle w:val="a7"/>
        <w:spacing w:after="0" w:line="400" w:lineRule="exact"/>
        <w:ind w:left="3780" w:firstLineChars="1766" w:firstLine="4238"/>
        <w:textAlignment w:val="center"/>
        <w:rPr>
          <w:rFonts w:ascii="Times New Roman" w:hAnsi="Times New Roman" w:cs="Times New Roman"/>
        </w:rPr>
      </w:pPr>
    </w:p>
    <w:p w14:paraId="78FDB04D" w14:textId="77777777" w:rsidR="00E07C41" w:rsidRDefault="00514A19">
      <w:pPr>
        <w:pStyle w:val="a7"/>
        <w:spacing w:after="0" w:line="400" w:lineRule="exact"/>
        <w:ind w:left="3780" w:firstLineChars="1766" w:firstLine="4238"/>
        <w:textAlignment w:val="center"/>
        <w:rPr>
          <w:rFonts w:ascii="Times New Roman" w:hAnsi="Times New Roman" w:cs="Times New Roman"/>
        </w:rPr>
      </w:pPr>
      <w:r>
        <w:rPr>
          <w:rFonts w:ascii="Times New Roman" w:hAnsi="Times New Roman" w:cs="Times New Roman" w:hint="eastAsia"/>
        </w:rPr>
        <w:t>(3-8)</w:t>
      </w:r>
    </w:p>
    <w:p w14:paraId="37617947" w14:textId="77777777" w:rsidR="00E07C41" w:rsidRDefault="00E07C41">
      <w:pPr>
        <w:pStyle w:val="a7"/>
        <w:spacing w:after="0" w:line="400" w:lineRule="exact"/>
        <w:ind w:firstLineChars="200" w:firstLine="480"/>
        <w:textAlignment w:val="center"/>
        <w:rPr>
          <w:rFonts w:ascii="Times New Roman" w:hAnsi="Times New Roman" w:cs="Times New Roman"/>
        </w:rPr>
      </w:pPr>
    </w:p>
    <w:p w14:paraId="317663A6" w14:textId="77777777" w:rsidR="00E07C41" w:rsidRDefault="00514A19">
      <w:pPr>
        <w:pStyle w:val="a7"/>
        <w:spacing w:after="0" w:line="400" w:lineRule="exact"/>
        <w:ind w:firstLineChars="200" w:firstLine="480"/>
        <w:textAlignment w:val="center"/>
        <w:rPr>
          <w:rFonts w:ascii="Times New Roman" w:hAnsi="Times New Roman" w:cs="Times New Roman"/>
        </w:rPr>
      </w:pPr>
      <w:r>
        <w:rPr>
          <w:rFonts w:ascii="Times New Roman" w:hAnsi="Times New Roman" w:cs="Times New Roman"/>
          <w:position w:val="-12"/>
        </w:rPr>
        <w:object w:dxaOrig="2183" w:dyaOrig="1143" w14:anchorId="25D99C64">
          <v:shape id="_x0000_s1124" type="#_x0000_t75" style="position:absolute;left:0;text-align:left;margin-left:53.4pt;margin-top:2.2pt;width:13.95pt;height:18pt;z-index:251702784;mso-width-relative:page;mso-height-relative:page">
            <v:imagedata r:id="rId520" o:title=""/>
            <o:lock v:ext="edit" aspectratio="f"/>
          </v:shape>
          <o:OLEObject Type="Embed" ProgID="Equation.DSMT4" ShapeID="_x0000_s1124" DrawAspect="Content" ObjectID="_1637413037" r:id="rId521"/>
        </w:object>
      </w:r>
      <w:r>
        <w:rPr>
          <w:rFonts w:ascii="Times New Roman" w:hAnsi="Times New Roman" w:cs="Times New Roman" w:hint="eastAsia"/>
        </w:rPr>
        <w:t>其中，</w:t>
      </w:r>
      <w:r>
        <w:rPr>
          <w:rFonts w:ascii="Times New Roman" w:hAnsi="Times New Roman" w:cs="Times New Roman" w:hint="eastAsia"/>
        </w:rPr>
        <w:t xml:space="preserve"> </w:t>
      </w:r>
      <w:r>
        <w:rPr>
          <w:rFonts w:ascii="Times New Roman" w:hAnsi="Times New Roman" w:cs="Times New Roman" w:hint="eastAsia"/>
        </w:rPr>
        <w:t>为</w:t>
      </w:r>
      <w:r>
        <w:rPr>
          <w:rFonts w:ascii="Times New Roman" w:hAnsi="Times New Roman" w:cs="Times New Roman" w:hint="eastAsia"/>
        </w:rPr>
        <w:t>Dirac</w:t>
      </w:r>
      <w:r>
        <w:rPr>
          <w:rFonts w:ascii="Times New Roman" w:hAnsi="Times New Roman" w:cs="Times New Roman" w:hint="eastAsia"/>
        </w:rPr>
        <w:t>函数</w:t>
      </w:r>
      <w:r>
        <w:rPr>
          <w:rFonts w:ascii="Times New Roman" w:hAnsi="Times New Roman" w:cs="Times New Roman" w:hint="eastAsia"/>
        </w:rPr>
        <w:t>[</w:t>
      </w:r>
      <w:r>
        <w:commentReference w:id="225"/>
      </w:r>
      <w:r>
        <w:rPr>
          <w:rFonts w:ascii="Times New Roman" w:hAnsi="Times New Roman" w:cs="Times New Roman" w:hint="eastAsia"/>
        </w:rPr>
        <w:t>]</w:t>
      </w:r>
      <w:r>
        <w:rPr>
          <w:rFonts w:ascii="Times New Roman" w:hAnsi="Times New Roman" w:cs="Times New Roman" w:hint="eastAsia"/>
        </w:rPr>
        <w:t>，公式如下：</w:t>
      </w:r>
    </w:p>
    <w:p w14:paraId="14C87A14" w14:textId="77777777" w:rsidR="00E07C41" w:rsidRDefault="00514A19">
      <w:pPr>
        <w:pStyle w:val="a7"/>
        <w:spacing w:after="0" w:line="400" w:lineRule="exact"/>
        <w:ind w:left="3780" w:firstLineChars="1766" w:firstLine="4238"/>
        <w:textAlignment w:val="center"/>
        <w:rPr>
          <w:rFonts w:ascii="Times New Roman" w:hAnsi="Times New Roman" w:cs="Times New Roman"/>
        </w:rPr>
      </w:pPr>
      <w:r>
        <w:rPr>
          <w:rFonts w:ascii="Times New Roman" w:hAnsi="Times New Roman" w:cs="Times New Roman"/>
          <w:position w:val="-24"/>
        </w:rPr>
        <w:object w:dxaOrig="2183" w:dyaOrig="1143" w14:anchorId="6A0004BD">
          <v:shape id="_x0000_s1125" type="#_x0000_t75" style="position:absolute;left:0;text-align:left;margin-left:133.4pt;margin-top:1.5pt;width:134pt;height:31pt;z-index:251703808;mso-width-relative:page;mso-height-relative:page">
            <v:imagedata r:id="rId522" o:title=""/>
            <o:lock v:ext="edit" aspectratio="f"/>
          </v:shape>
          <o:OLEObject Type="Embed" ProgID="Equation.DSMT4" ShapeID="_x0000_s1125" DrawAspect="Content" ObjectID="_1637413038" r:id="rId523"/>
        </w:object>
      </w:r>
      <w:r>
        <w:rPr>
          <w:rFonts w:ascii="Times New Roman" w:hAnsi="Times New Roman" w:cs="Times New Roman" w:hint="eastAsia"/>
        </w:rPr>
        <w:t>(3-9)</w:t>
      </w:r>
    </w:p>
    <w:p w14:paraId="79FFE0E6" w14:textId="77777777" w:rsidR="00E07C41" w:rsidRDefault="00E07C41">
      <w:pPr>
        <w:pStyle w:val="a7"/>
        <w:spacing w:after="0" w:line="400" w:lineRule="exact"/>
        <w:ind w:firstLineChars="200" w:firstLine="480"/>
        <w:textAlignment w:val="center"/>
        <w:rPr>
          <w:rFonts w:ascii="Times New Roman" w:hAnsi="Times New Roman" w:cs="Times New Roman"/>
        </w:rPr>
      </w:pPr>
    </w:p>
    <w:p w14:paraId="6863DEF3" w14:textId="77777777" w:rsidR="00E07C41" w:rsidRDefault="00514A19">
      <w:pPr>
        <w:pStyle w:val="a7"/>
        <w:spacing w:after="0" w:line="400" w:lineRule="exact"/>
        <w:ind w:firstLineChars="200" w:firstLine="480"/>
        <w:textAlignment w:val="center"/>
        <w:rPr>
          <w:rFonts w:ascii="Times New Roman" w:hAnsi="Times New Roman" w:cs="Times New Roman"/>
        </w:rPr>
      </w:pPr>
      <w:r>
        <w:rPr>
          <w:rFonts w:ascii="Times New Roman" w:hAnsi="Times New Roman" w:cs="Times New Roman" w:hint="eastAsia"/>
        </w:rPr>
        <w:t>因为图像是离散化网格类型的数据，为了能够准确对水平集函数进行数值求解，我们采用</w:t>
      </w:r>
      <w:r>
        <w:rPr>
          <w:rFonts w:ascii="Times New Roman" w:hAnsi="Times New Roman" w:cs="Times New Roman" w:hint="eastAsia"/>
        </w:rPr>
        <w:t>2.3.2</w:t>
      </w:r>
      <w:r>
        <w:rPr>
          <w:rFonts w:ascii="Times New Roman" w:hAnsi="Times New Roman" w:cs="Times New Roman" w:hint="eastAsia"/>
        </w:rPr>
        <w:t>小节介绍的有限差分法进行计算，</w:t>
      </w:r>
      <w:r w:rsidRPr="008D0AC4">
        <w:rPr>
          <w:rFonts w:ascii="Times New Roman" w:hAnsi="Times New Roman" w:cs="Times New Roman" w:hint="eastAsia"/>
          <w:color w:val="FF0000"/>
          <w:rPrChange w:id="226" w:author="Windows 用户" w:date="2019-12-09T15:23:00Z">
            <w:rPr>
              <w:rFonts w:ascii="Times New Roman" w:hAnsi="Times New Roman" w:cs="Times New Roman" w:hint="eastAsia"/>
            </w:rPr>
          </w:rPrChange>
        </w:rPr>
        <w:t>算法流程如表</w:t>
      </w:r>
      <w:r w:rsidRPr="008D0AC4">
        <w:rPr>
          <w:rFonts w:ascii="Times New Roman" w:hAnsi="Times New Roman" w:cs="Times New Roman" w:hint="eastAsia"/>
          <w:color w:val="FF0000"/>
          <w:rPrChange w:id="227" w:author="Windows 用户" w:date="2019-12-09T15:23:00Z">
            <w:rPr>
              <w:rFonts w:ascii="Times New Roman" w:hAnsi="Times New Roman" w:cs="Times New Roman" w:hint="eastAsia"/>
            </w:rPr>
          </w:rPrChange>
        </w:rPr>
        <w:t>3-1</w:t>
      </w:r>
      <w:r w:rsidRPr="008D0AC4">
        <w:rPr>
          <w:rFonts w:ascii="Times New Roman" w:hAnsi="Times New Roman" w:cs="Times New Roman" w:hint="eastAsia"/>
          <w:color w:val="FF0000"/>
          <w:rPrChange w:id="228" w:author="Windows 用户" w:date="2019-12-09T15:23:00Z">
            <w:rPr>
              <w:rFonts w:ascii="Times New Roman" w:hAnsi="Times New Roman" w:cs="Times New Roman" w:hint="eastAsia"/>
            </w:rPr>
          </w:rPrChange>
        </w:rPr>
        <w:t>所示</w:t>
      </w:r>
      <w:r>
        <w:rPr>
          <w:rFonts w:ascii="Times New Roman" w:hAnsi="Times New Roman" w:cs="Times New Roman" w:hint="eastAsia"/>
        </w:rPr>
        <w:t>。</w:t>
      </w:r>
    </w:p>
    <w:p w14:paraId="5A6CF2CF" w14:textId="77777777" w:rsidR="00E07C41" w:rsidRDefault="00514A19">
      <w:pPr>
        <w:pStyle w:val="af8"/>
        <w:widowControl/>
        <w:snapToGrid w:val="0"/>
        <w:spacing w:line="400" w:lineRule="exact"/>
        <w:ind w:left="703" w:firstLineChars="0" w:firstLine="0"/>
        <w:jc w:val="center"/>
        <w:rPr>
          <w:rFonts w:ascii="黑体" w:eastAsia="黑体" w:hAnsi="黑体" w:cs="Times New Roman"/>
          <w:sz w:val="21"/>
          <w:szCs w:val="22"/>
        </w:rPr>
      </w:pPr>
      <w:r>
        <w:rPr>
          <w:rFonts w:ascii="黑体" w:eastAsia="黑体" w:hAnsi="黑体" w:cs="Times New Roman" w:hint="eastAsia"/>
          <w:sz w:val="21"/>
          <w:szCs w:val="22"/>
        </w:rPr>
        <w:t xml:space="preserve">表3-1 </w:t>
      </w:r>
      <w:r>
        <w:rPr>
          <w:rFonts w:ascii="黑体" w:eastAsia="黑体" w:hAnsi="黑体" w:cs="Times New Roman"/>
          <w:color w:val="0000FF"/>
          <w:sz w:val="21"/>
          <w:szCs w:val="22"/>
          <w:rPrChange w:id="229" w:author="cowry" w:date="2019-12-05T20:29:00Z">
            <w:rPr>
              <w:rFonts w:ascii="黑体" w:eastAsia="黑体" w:hAnsi="黑体" w:cs="Times New Roman"/>
              <w:sz w:val="21"/>
              <w:szCs w:val="22"/>
            </w:rPr>
          </w:rPrChange>
        </w:rPr>
        <w:t>GMMCV模型算法流程</w:t>
      </w:r>
    </w:p>
    <w:tbl>
      <w:tblPr>
        <w:tblW w:w="8107" w:type="dxa"/>
        <w:jc w:val="center"/>
        <w:tblBorders>
          <w:top w:val="single" w:sz="4" w:space="0" w:color="7F7F7F"/>
          <w:bottom w:val="single" w:sz="4" w:space="0" w:color="7F7F7F"/>
        </w:tblBorders>
        <w:tblLayout w:type="fixed"/>
        <w:tblLook w:val="04A0" w:firstRow="1" w:lastRow="0" w:firstColumn="1" w:lastColumn="0" w:noHBand="0" w:noVBand="1"/>
      </w:tblPr>
      <w:tblGrid>
        <w:gridCol w:w="8107"/>
      </w:tblGrid>
      <w:tr w:rsidR="00E07C41" w14:paraId="787A7FBE" w14:textId="77777777">
        <w:trPr>
          <w:trHeight w:val="395"/>
          <w:jc w:val="center"/>
        </w:trPr>
        <w:tc>
          <w:tcPr>
            <w:tcW w:w="8107" w:type="dxa"/>
            <w:tcBorders>
              <w:top w:val="single" w:sz="2" w:space="0" w:color="auto"/>
              <w:bottom w:val="single" w:sz="2" w:space="0" w:color="auto"/>
            </w:tcBorders>
            <w:shd w:val="clear" w:color="auto" w:fill="auto"/>
            <w:vAlign w:val="center"/>
          </w:tcPr>
          <w:p w14:paraId="20ABC392" w14:textId="77777777" w:rsidR="00E07C41" w:rsidRDefault="00514A19">
            <w:pPr>
              <w:pStyle w:val="Para"/>
              <w:ind w:firstLine="0"/>
              <w:rPr>
                <w:lang w:eastAsia="zh-CN"/>
              </w:rPr>
            </w:pPr>
            <w:r>
              <w:rPr>
                <w:rFonts w:ascii="宋体" w:eastAsia="宋体" w:hAnsi="宋体" w:cs="宋体" w:hint="eastAsia"/>
                <w:lang w:eastAsia="zh-CN"/>
              </w:rPr>
              <w:t>GMMCV模型算法流程</w:t>
            </w:r>
          </w:p>
        </w:tc>
      </w:tr>
      <w:tr w:rsidR="00E07C41" w14:paraId="6D59ED1F" w14:textId="77777777">
        <w:trPr>
          <w:trHeight w:val="90"/>
          <w:jc w:val="center"/>
        </w:trPr>
        <w:tc>
          <w:tcPr>
            <w:tcW w:w="8107" w:type="dxa"/>
            <w:tcBorders>
              <w:top w:val="single" w:sz="2" w:space="0" w:color="auto"/>
              <w:bottom w:val="single" w:sz="2" w:space="0" w:color="auto"/>
            </w:tcBorders>
            <w:shd w:val="clear" w:color="auto" w:fill="auto"/>
          </w:tcPr>
          <w:p w14:paraId="0E8395B6" w14:textId="77777777" w:rsidR="00E07C41" w:rsidRDefault="00514A19">
            <w:pPr>
              <w:pStyle w:val="Para"/>
              <w:ind w:firstLine="0"/>
              <w:rPr>
                <w:rFonts w:eastAsiaTheme="minorEastAsia"/>
                <w:b/>
                <w:lang w:eastAsia="zh-CN"/>
                <w14:ligatures w14:val="standard"/>
              </w:rPr>
            </w:pPr>
            <w:r>
              <w:rPr>
                <w:rFonts w:eastAsiaTheme="minorEastAsia" w:hint="eastAsia"/>
                <w:b/>
                <w:lang w:eastAsia="zh-CN"/>
                <w14:ligatures w14:val="standard"/>
              </w:rPr>
              <w:t>输入：</w:t>
            </w:r>
          </w:p>
          <w:p w14:paraId="691319FE" w14:textId="77777777" w:rsidR="00E07C41" w:rsidRDefault="00514A19">
            <w:pPr>
              <w:pStyle w:val="Para"/>
              <w:ind w:firstLineChars="100" w:firstLine="180"/>
              <w:rPr>
                <w:rFonts w:eastAsiaTheme="minorEastAsia"/>
                <w:lang w:eastAsia="zh-CN"/>
                <w14:ligatures w14:val="standard"/>
              </w:rPr>
            </w:pPr>
            <w:r>
              <w:rPr>
                <w:rFonts w:eastAsiaTheme="minorEastAsia" w:hint="eastAsia"/>
                <w:lang w:eastAsia="zh-CN"/>
                <w14:ligatures w14:val="standard"/>
              </w:rPr>
              <w:t>输入图像</w:t>
            </w:r>
            <w:r>
              <w:rPr>
                <w:rFonts w:eastAsiaTheme="minorEastAsia"/>
                <w:position w:val="-4"/>
                <w:lang w:eastAsia="zh-CN"/>
                <w14:ligatures w14:val="standard"/>
              </w:rPr>
              <w:object w:dxaOrig="200" w:dyaOrig="260" w14:anchorId="13B11C7A">
                <v:shape id="_x0000_i1176" type="#_x0000_t75" style="width:10.2pt;height:12.9pt" o:ole="">
                  <v:imagedata r:id="rId524" o:title=""/>
                  <o:lock v:ext="edit" aspectratio="f"/>
                </v:shape>
                <o:OLEObject Type="Embed" ProgID="Equation.DSMT4" ShapeID="_x0000_i1176" DrawAspect="Content" ObjectID="_1637412882" r:id="rId525"/>
              </w:object>
            </w:r>
          </w:p>
          <w:p w14:paraId="2938DC7E" w14:textId="77777777" w:rsidR="00E07C41" w:rsidRDefault="00514A19">
            <w:pPr>
              <w:pStyle w:val="Para"/>
              <w:ind w:firstLine="0"/>
              <w:rPr>
                <w:rFonts w:eastAsiaTheme="minorEastAsia"/>
                <w:b/>
                <w:lang w:eastAsia="zh-CN"/>
                <w14:ligatures w14:val="standard"/>
              </w:rPr>
            </w:pPr>
            <w:r>
              <w:rPr>
                <w:rFonts w:eastAsiaTheme="minorEastAsia" w:hint="eastAsia"/>
                <w:b/>
                <w:lang w:eastAsia="zh-CN"/>
                <w14:ligatures w14:val="standard"/>
              </w:rPr>
              <w:t>过程：</w:t>
            </w:r>
          </w:p>
          <w:p w14:paraId="056F8FA4" w14:textId="77777777" w:rsidR="00E07C41" w:rsidRDefault="00514A19">
            <w:pPr>
              <w:pStyle w:val="Para"/>
              <w:ind w:firstLineChars="500" w:firstLine="900"/>
              <w:rPr>
                <w:rFonts w:eastAsiaTheme="minorEastAsia"/>
                <w:lang w:eastAsia="zh-CN"/>
                <w14:ligatures w14:val="standard"/>
              </w:rPr>
            </w:pP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hint="eastAsia"/>
                <w:lang w:eastAsia="zh-CN"/>
                <w14:ligatures w14:val="standard"/>
              </w:rPr>
              <w:t>高斯混合模型确定初始轮廓线</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p>
          <w:p w14:paraId="23E62D18" w14:textId="77777777" w:rsidR="00E07C41" w:rsidRDefault="00514A19">
            <w:pPr>
              <w:pStyle w:val="Para"/>
              <w:ind w:firstLine="0"/>
              <w:rPr>
                <w:rFonts w:eastAsiaTheme="minorEastAsia"/>
                <w:lang w:eastAsia="zh-CN"/>
                <w14:ligatures w14:val="standard"/>
              </w:rPr>
            </w:pPr>
            <w:r>
              <w:rPr>
                <w:rFonts w:eastAsiaTheme="minorEastAsia" w:hint="eastAsia"/>
                <w:lang w:eastAsia="zh-CN"/>
                <w14:ligatures w14:val="standard"/>
              </w:rPr>
              <w:t>1</w:t>
            </w:r>
            <w:r>
              <w:rPr>
                <w:rFonts w:eastAsiaTheme="minorEastAsia" w:hint="eastAsia"/>
                <w:lang w:eastAsia="zh-CN"/>
                <w14:ligatures w14:val="standard"/>
              </w:rPr>
              <w:t>：初始化分类数目</w:t>
            </w:r>
            <w:r>
              <w:rPr>
                <w:rFonts w:eastAsiaTheme="minorEastAsia" w:hint="eastAsia"/>
                <w:lang w:eastAsia="zh-CN"/>
                <w14:ligatures w14:val="standard"/>
              </w:rPr>
              <w:t>k</w:t>
            </w:r>
            <w:r>
              <w:rPr>
                <w:rFonts w:eastAsiaTheme="minorEastAsia" w:hint="eastAsia"/>
                <w:lang w:eastAsia="zh-CN"/>
                <w14:ligatures w14:val="standard"/>
              </w:rPr>
              <w:t>以及各个分模型参数</w:t>
            </w:r>
            <w:r>
              <w:rPr>
                <w:rFonts w:eastAsiaTheme="minorEastAsia" w:hint="eastAsia"/>
                <w:position w:val="-10"/>
                <w:lang w:eastAsia="zh-CN"/>
                <w14:ligatures w14:val="standard"/>
              </w:rPr>
              <w:object w:dxaOrig="700" w:dyaOrig="300" w14:anchorId="428AC527">
                <v:shape id="_x0000_i1177" type="#_x0000_t75" style="width:34.95pt;height:15.05pt" o:ole="">
                  <v:imagedata r:id="rId526" o:title=""/>
                  <o:lock v:ext="edit" aspectratio="f"/>
                </v:shape>
                <o:OLEObject Type="Embed" ProgID="Equation.DSMT4" ShapeID="_x0000_i1177" DrawAspect="Content" ObjectID="_1637412883" r:id="rId527"/>
              </w:object>
            </w:r>
          </w:p>
          <w:p w14:paraId="632566DB" w14:textId="77777777" w:rsidR="00E07C41" w:rsidRDefault="00514A19">
            <w:pPr>
              <w:pStyle w:val="Para"/>
              <w:ind w:firstLine="0"/>
              <w:rPr>
                <w:rFonts w:eastAsiaTheme="minorEastAsia"/>
                <w:lang w:eastAsia="zh-CN"/>
                <w14:ligatures w14:val="standard"/>
              </w:rPr>
            </w:pPr>
            <w:r>
              <w:rPr>
                <w:rFonts w:eastAsiaTheme="minorEastAsia" w:hint="eastAsia"/>
                <w:lang w:eastAsia="zh-CN"/>
                <w14:ligatures w14:val="standard"/>
              </w:rPr>
              <w:t>2</w:t>
            </w:r>
            <w:r>
              <w:rPr>
                <w:rFonts w:eastAsiaTheme="minorEastAsia" w:hint="eastAsia"/>
                <w:lang w:eastAsia="zh-CN"/>
                <w14:ligatures w14:val="standard"/>
              </w:rPr>
              <w:t>：</w:t>
            </w:r>
            <w:r>
              <w:rPr>
                <w:rFonts w:eastAsiaTheme="minorEastAsia" w:hint="eastAsia"/>
                <w:lang w:eastAsia="zh-CN"/>
                <w14:ligatures w14:val="standard"/>
              </w:rPr>
              <w:t>EM</w:t>
            </w:r>
            <w:r>
              <w:rPr>
                <w:rFonts w:eastAsiaTheme="minorEastAsia" w:hint="eastAsia"/>
                <w:lang w:eastAsia="zh-CN"/>
                <w14:ligatures w14:val="standard"/>
              </w:rPr>
              <w:t>算法迭代计算，求得各个参数直至收敛</w:t>
            </w:r>
          </w:p>
          <w:p w14:paraId="2CE7CC35" w14:textId="77777777" w:rsidR="00E07C41" w:rsidRDefault="00514A19">
            <w:pPr>
              <w:pStyle w:val="Para"/>
              <w:ind w:firstLine="0"/>
              <w:rPr>
                <w:rFonts w:eastAsiaTheme="minorEastAsia"/>
                <w:lang w:eastAsia="zh-CN"/>
                <w14:ligatures w14:val="standard"/>
              </w:rPr>
            </w:pPr>
            <w:r>
              <w:rPr>
                <w:rFonts w:eastAsiaTheme="minorEastAsia" w:hint="eastAsia"/>
                <w:lang w:eastAsia="zh-CN"/>
                <w14:ligatures w14:val="standard"/>
              </w:rPr>
              <w:t>3</w:t>
            </w:r>
            <w:r>
              <w:rPr>
                <w:rFonts w:eastAsiaTheme="minorEastAsia" w:hint="eastAsia"/>
                <w:lang w:eastAsia="zh-CN"/>
                <w14:ligatures w14:val="standard"/>
              </w:rPr>
              <w:t>：对像素点标记颜色，得到聚类结果</w:t>
            </w:r>
          </w:p>
          <w:p w14:paraId="5391CF44" w14:textId="77777777" w:rsidR="00E07C41" w:rsidRDefault="00E07C41">
            <w:pPr>
              <w:pStyle w:val="Para"/>
              <w:ind w:firstLine="0"/>
              <w:rPr>
                <w:rFonts w:eastAsiaTheme="minorEastAsia"/>
                <w:lang w:eastAsia="zh-CN"/>
                <w14:ligatures w14:val="standard"/>
              </w:rPr>
            </w:pPr>
          </w:p>
          <w:p w14:paraId="1BC93E85" w14:textId="77777777" w:rsidR="00E07C41" w:rsidRDefault="00514A19">
            <w:pPr>
              <w:pStyle w:val="Para"/>
              <w:ind w:firstLineChars="500" w:firstLine="900"/>
              <w:rPr>
                <w:rFonts w:eastAsiaTheme="minorEastAsia"/>
                <w:lang w:eastAsia="zh-CN"/>
                <w14:ligatures w14:val="standard"/>
              </w:rPr>
            </w:pP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hint="eastAsia"/>
                <w:lang w:eastAsia="zh-CN"/>
                <w14:ligatures w14:val="standard"/>
              </w:rPr>
              <w:t>改进</w:t>
            </w:r>
            <w:r>
              <w:rPr>
                <w:rFonts w:eastAsiaTheme="minorEastAsia" w:hint="eastAsia"/>
                <w:lang w:eastAsia="zh-CN"/>
                <w14:ligatures w14:val="standard"/>
              </w:rPr>
              <w:t>CV</w:t>
            </w:r>
            <w:r>
              <w:rPr>
                <w:rFonts w:eastAsiaTheme="minorEastAsia" w:hint="eastAsia"/>
                <w:lang w:eastAsia="zh-CN"/>
                <w14:ligatures w14:val="standard"/>
              </w:rPr>
              <w:t>水平集模型演化轮廓线</w:t>
            </w:r>
            <w:r>
              <w:rPr>
                <w:rFonts w:eastAsiaTheme="minorEastAsia" w:hint="eastAsia"/>
                <w:lang w:eastAsia="zh-CN"/>
                <w14:ligatures w14:val="standard"/>
              </w:rPr>
              <w:t># #</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p>
          <w:p w14:paraId="12702D7D" w14:textId="77777777" w:rsidR="00E07C41" w:rsidRDefault="00514A19">
            <w:pPr>
              <w:pStyle w:val="Para"/>
              <w:ind w:firstLine="0"/>
              <w:rPr>
                <w:rFonts w:eastAsiaTheme="minorEastAsia"/>
                <w:lang w:eastAsia="zh-CN"/>
                <w14:ligatures w14:val="standard"/>
              </w:rPr>
            </w:pPr>
            <w:r>
              <w:rPr>
                <w:rFonts w:eastAsiaTheme="minorEastAsia"/>
                <w:lang w:eastAsia="zh-CN"/>
                <w14:ligatures w14:val="standard"/>
              </w:rPr>
              <w:t>4</w:t>
            </w:r>
            <w:r>
              <w:rPr>
                <w:rFonts w:eastAsiaTheme="minorEastAsia" w:hint="eastAsia"/>
                <w:lang w:eastAsia="zh-CN"/>
                <w14:ligatures w14:val="standard"/>
              </w:rPr>
              <w:t>：设定初始参数值</w:t>
            </w:r>
            <w:r>
              <w:rPr>
                <w:rFonts w:eastAsiaTheme="minorEastAsia" w:hint="eastAsia"/>
                <w:position w:val="-10"/>
                <w:lang w:eastAsia="zh-CN"/>
                <w14:ligatures w14:val="standard"/>
              </w:rPr>
              <w:object w:dxaOrig="440" w:dyaOrig="260" w14:anchorId="50063238">
                <v:shape id="_x0000_i1178" type="#_x0000_t75" style="width:22.05pt;height:12.9pt" o:ole="">
                  <v:imagedata r:id="rId528" o:title=""/>
                  <o:lock v:ext="edit" aspectratio="f"/>
                </v:shape>
                <o:OLEObject Type="Embed" ProgID="Equation.DSMT4" ShapeID="_x0000_i1178" DrawAspect="Content" ObjectID="_1637412884" r:id="rId529"/>
              </w:object>
            </w:r>
          </w:p>
          <w:p w14:paraId="506BC1C3" w14:textId="77777777" w:rsidR="00E07C41" w:rsidRDefault="00514A19">
            <w:pPr>
              <w:pStyle w:val="Para"/>
              <w:ind w:firstLine="0"/>
              <w:rPr>
                <w:rFonts w:eastAsiaTheme="minorEastAsia"/>
                <w:lang w:eastAsia="zh-CN"/>
                <w14:ligatures w14:val="standard"/>
              </w:rPr>
            </w:pPr>
            <w:r>
              <w:rPr>
                <w:rFonts w:eastAsiaTheme="minorEastAsia"/>
                <w:lang w:eastAsia="zh-CN"/>
                <w14:ligatures w14:val="standard"/>
              </w:rPr>
              <w:t>5</w:t>
            </w:r>
            <w:r>
              <w:rPr>
                <w:rFonts w:eastAsiaTheme="minorEastAsia" w:hint="eastAsia"/>
                <w:lang w:eastAsia="zh-CN"/>
                <w14:ligatures w14:val="standard"/>
              </w:rPr>
              <w:t>：根据高斯混合模型进行水平集函数初始化</w:t>
            </w:r>
            <w:r>
              <w:rPr>
                <w:rFonts w:eastAsiaTheme="minorEastAsia" w:hint="eastAsia"/>
                <w:position w:val="-12"/>
                <w:lang w:eastAsia="zh-CN"/>
                <w14:ligatures w14:val="standard"/>
              </w:rPr>
              <w:object w:dxaOrig="279" w:dyaOrig="360" w14:anchorId="1AF43A03">
                <v:shape id="_x0000_i1179" type="#_x0000_t75" style="width:13.95pt;height:18.25pt" o:ole="">
                  <v:imagedata r:id="rId530" o:title=""/>
                  <o:lock v:ext="edit" aspectratio="f"/>
                </v:shape>
                <o:OLEObject Type="Embed" ProgID="Equation.DSMT4" ShapeID="_x0000_i1179" DrawAspect="Content" ObjectID="_1637412885" r:id="rId531"/>
              </w:object>
            </w:r>
            <w:r>
              <w:rPr>
                <w:rFonts w:eastAsiaTheme="minorEastAsia" w:hint="eastAsia"/>
                <w:lang w:eastAsia="zh-CN"/>
                <w14:ligatures w14:val="standard"/>
              </w:rPr>
              <w:t xml:space="preserve"> </w:t>
            </w:r>
            <w:r>
              <w:rPr>
                <w:rFonts w:eastAsiaTheme="minorEastAsia"/>
                <w:lang w:eastAsia="zh-CN"/>
                <w14:ligatures w14:val="standard"/>
              </w:rPr>
              <w:t xml:space="preserve"> </w:t>
            </w:r>
          </w:p>
          <w:p w14:paraId="24907CC7" w14:textId="77777777" w:rsidR="00E07C41" w:rsidRDefault="00514A19">
            <w:pPr>
              <w:pStyle w:val="Para"/>
              <w:ind w:firstLine="0"/>
              <w:rPr>
                <w:rFonts w:eastAsiaTheme="minorEastAsia"/>
                <w:lang w:eastAsia="zh-CN"/>
                <w14:ligatures w14:val="standard"/>
              </w:rPr>
            </w:pPr>
            <w:r>
              <w:rPr>
                <w:rFonts w:eastAsiaTheme="minorEastAsia"/>
                <w:lang w:eastAsia="zh-CN"/>
                <w14:ligatures w14:val="standard"/>
              </w:rPr>
              <w:t>6</w:t>
            </w:r>
            <w:r>
              <w:rPr>
                <w:rFonts w:eastAsiaTheme="minorEastAsia" w:hint="eastAsia"/>
                <w:lang w:eastAsia="zh-CN"/>
                <w14:ligatures w14:val="standard"/>
              </w:rPr>
              <w:t>：依据</w:t>
            </w:r>
            <w:r>
              <w:rPr>
                <w:rFonts w:eastAsiaTheme="minorEastAsia" w:hint="eastAsia"/>
                <w:lang w:eastAsia="zh-CN"/>
                <w14:ligatures w14:val="standard"/>
              </w:rPr>
              <w:t>(3-1)</w:t>
            </w:r>
            <w:r>
              <w:rPr>
                <w:rFonts w:eastAsiaTheme="minorEastAsia" w:hint="eastAsia"/>
                <w:lang w:eastAsia="zh-CN"/>
                <w14:ligatures w14:val="standard"/>
              </w:rPr>
              <w:t>计算</w:t>
            </w:r>
            <w:r>
              <w:rPr>
                <w:rFonts w:ascii="Sabon" w:hAnsi="Sabon"/>
                <w:position w:val="-12"/>
                <w:szCs w:val="20"/>
              </w:rPr>
              <w:object w:dxaOrig="460" w:dyaOrig="371" w14:anchorId="47830DAB">
                <v:shape id="_x0000_i1180" type="#_x0000_t75" style="width:23.1pt;height:18.8pt" o:ole="">
                  <v:imagedata r:id="rId71" o:title=""/>
                  <o:lock v:ext="edit" aspectratio="f"/>
                </v:shape>
                <o:OLEObject Type="Embed" ProgID="Equation.DSMT4" ShapeID="_x0000_i1180" DrawAspect="Content" ObjectID="_1637412886" r:id="rId532"/>
              </w:object>
            </w:r>
            <w:r>
              <w:rPr>
                <w:rFonts w:eastAsiaTheme="minorEastAsia" w:hint="eastAsia"/>
                <w:lang w:eastAsia="zh-CN"/>
                <w14:ligatures w14:val="standard"/>
              </w:rPr>
              <w:t>和</w:t>
            </w:r>
            <w:r>
              <w:rPr>
                <w:rFonts w:ascii="Sabon" w:hAnsi="Sabon"/>
                <w:position w:val="-12"/>
                <w:szCs w:val="20"/>
              </w:rPr>
              <w:object w:dxaOrig="570" w:dyaOrig="340" w14:anchorId="0064F029">
                <v:shape id="_x0000_i1181" type="#_x0000_t75" style="width:28.5pt;height:17.2pt" o:ole="">
                  <v:imagedata r:id="rId73" o:title=""/>
                  <o:lock v:ext="edit" aspectratio="f"/>
                </v:shape>
                <o:OLEObject Type="Embed" ProgID="Equation.DSMT4" ShapeID="_x0000_i1181" DrawAspect="Content" ObjectID="_1637412887" r:id="rId533"/>
              </w:object>
            </w:r>
            <w:r>
              <w:rPr>
                <w:rFonts w:eastAsiaTheme="minorEastAsia" w:hint="eastAsia"/>
                <w:lang w:eastAsia="zh-CN"/>
                <w14:ligatures w14:val="standard"/>
              </w:rPr>
              <w:t>的值</w:t>
            </w:r>
          </w:p>
          <w:p w14:paraId="2096A025" w14:textId="77777777" w:rsidR="00E07C41" w:rsidRDefault="00514A19">
            <w:pPr>
              <w:pStyle w:val="Para"/>
              <w:ind w:firstLine="0"/>
              <w:rPr>
                <w:rFonts w:eastAsiaTheme="minorEastAsia"/>
                <w:lang w:eastAsia="zh-CN"/>
                <w14:ligatures w14:val="standard"/>
              </w:rPr>
            </w:pPr>
            <w:r>
              <w:rPr>
                <w:rFonts w:eastAsiaTheme="minorEastAsia"/>
                <w:lang w:eastAsia="zh-CN"/>
                <w14:ligatures w14:val="standard"/>
              </w:rPr>
              <w:t>7</w:t>
            </w:r>
            <w:r>
              <w:rPr>
                <w:rFonts w:eastAsiaTheme="minorEastAsia" w:hint="eastAsia"/>
                <w:lang w:eastAsia="zh-CN"/>
                <w14:ligatures w14:val="standard"/>
              </w:rPr>
              <w:t>：依据水平集演化的偏微分方程，更新水平集函数</w:t>
            </w:r>
            <w:r>
              <w:rPr>
                <w:rFonts w:eastAsiaTheme="minorEastAsia"/>
                <w:position w:val="-10"/>
                <w:lang w:eastAsia="zh-CN"/>
                <w14:ligatures w14:val="standard"/>
              </w:rPr>
              <w:object w:dxaOrig="220" w:dyaOrig="260" w14:anchorId="5F8DC47A">
                <v:shape id="_x0000_i1182" type="#_x0000_t75" style="width:10.75pt;height:12.9pt" o:ole="">
                  <v:imagedata r:id="rId534" o:title=""/>
                  <o:lock v:ext="edit" aspectratio="f"/>
                </v:shape>
                <o:OLEObject Type="Embed" ProgID="Equation.DSMT4" ShapeID="_x0000_i1182" DrawAspect="Content" ObjectID="_1637412888" r:id="rId535"/>
              </w:object>
            </w:r>
          </w:p>
          <w:p w14:paraId="00E42F66" w14:textId="77777777" w:rsidR="00E07C41" w:rsidRDefault="00514A19">
            <w:pPr>
              <w:pStyle w:val="Para"/>
              <w:ind w:firstLine="0"/>
              <w:rPr>
                <w:rFonts w:eastAsiaTheme="minorEastAsia"/>
                <w:lang w:eastAsia="zh-CN"/>
                <w14:ligatures w14:val="standard"/>
              </w:rPr>
            </w:pPr>
            <w:r>
              <w:rPr>
                <w:rFonts w:eastAsiaTheme="minorEastAsia"/>
                <w:lang w:eastAsia="zh-CN"/>
                <w14:ligatures w14:val="standard"/>
              </w:rPr>
              <w:t>8</w:t>
            </w:r>
            <w:r>
              <w:rPr>
                <w:rFonts w:eastAsiaTheme="minorEastAsia" w:hint="eastAsia"/>
                <w:lang w:eastAsia="zh-CN"/>
                <w14:ligatures w14:val="standard"/>
              </w:rPr>
              <w:t>：判断是否满足收敛条件</w:t>
            </w:r>
            <w:r>
              <w:rPr>
                <w:rFonts w:eastAsiaTheme="minorEastAsia" w:hint="eastAsia"/>
                <w:position w:val="-12"/>
                <w:lang w:eastAsia="zh-CN"/>
                <w14:ligatures w14:val="standard"/>
              </w:rPr>
              <w:object w:dxaOrig="1380" w:dyaOrig="360" w14:anchorId="425C11B3">
                <v:shape id="_x0000_i1183" type="#_x0000_t75" style="width:68.8pt;height:18.25pt" o:ole="">
                  <v:imagedata r:id="rId536" o:title=""/>
                  <o:lock v:ext="edit" aspectratio="f"/>
                </v:shape>
                <o:OLEObject Type="Embed" ProgID="Equation.DSMT4" ShapeID="_x0000_i1183" DrawAspect="Content" ObjectID="_1637412889" r:id="rId537"/>
              </w:object>
            </w:r>
            <w:r>
              <w:rPr>
                <w:rFonts w:eastAsiaTheme="minorEastAsia" w:hint="eastAsia"/>
                <w:lang w:eastAsia="zh-CN"/>
                <w14:ligatures w14:val="standard"/>
              </w:rPr>
              <w:t>，</w:t>
            </w:r>
            <w:r>
              <w:rPr>
                <w:rFonts w:eastAsiaTheme="minorEastAsia" w:hint="eastAsia"/>
                <w:position w:val="-4"/>
                <w:lang w:eastAsia="zh-CN"/>
                <w14:ligatures w14:val="standard"/>
              </w:rPr>
              <w:object w:dxaOrig="220" w:dyaOrig="260" w14:anchorId="0DEF29B8">
                <v:shape id="_x0000_i1184" type="#_x0000_t75" style="width:10.75pt;height:12.9pt" o:ole="">
                  <v:imagedata r:id="rId538" o:title=""/>
                  <o:lock v:ext="edit" aspectratio="f"/>
                </v:shape>
                <o:OLEObject Type="Embed" ProgID="Equation.DSMT4" ShapeID="_x0000_i1184" DrawAspect="Content" ObjectID="_1637412890" r:id="rId539"/>
              </w:object>
            </w:r>
            <w:r>
              <w:rPr>
                <w:rFonts w:eastAsiaTheme="minorEastAsia" w:hint="eastAsia"/>
                <w:lang w:eastAsia="zh-CN"/>
                <w14:ligatures w14:val="standard"/>
              </w:rPr>
              <w:t>取</w:t>
            </w:r>
            <w:r>
              <w:rPr>
                <w:rFonts w:eastAsiaTheme="minorEastAsia" w:hint="eastAsia"/>
                <w:lang w:eastAsia="zh-CN"/>
                <w14:ligatures w14:val="standard"/>
              </w:rPr>
              <w:t>0.01</w:t>
            </w:r>
            <w:r>
              <w:rPr>
                <w:rFonts w:eastAsiaTheme="minorEastAsia" w:hint="eastAsia"/>
                <w:lang w:eastAsia="zh-CN"/>
                <w14:ligatures w14:val="standard"/>
              </w:rPr>
              <w:t>，否则返回步骤</w:t>
            </w:r>
            <w:r>
              <w:rPr>
                <w:rFonts w:eastAsiaTheme="minorEastAsia" w:hint="eastAsia"/>
                <w:lang w:eastAsia="zh-CN"/>
                <w14:ligatures w14:val="standard"/>
              </w:rPr>
              <w:t>6</w:t>
            </w:r>
          </w:p>
          <w:p w14:paraId="0CA934C6" w14:textId="77777777" w:rsidR="00E07C41" w:rsidRDefault="00E07C41">
            <w:pPr>
              <w:pStyle w:val="Para"/>
              <w:ind w:firstLine="0"/>
              <w:rPr>
                <w:rFonts w:eastAsiaTheme="minorEastAsia"/>
                <w:lang w:eastAsia="zh-CN"/>
                <w14:ligatures w14:val="standard"/>
              </w:rPr>
            </w:pPr>
          </w:p>
          <w:p w14:paraId="525A4D72" w14:textId="77777777" w:rsidR="00E07C41" w:rsidRDefault="00514A19">
            <w:pPr>
              <w:pStyle w:val="Para"/>
              <w:ind w:firstLine="0"/>
              <w:rPr>
                <w:rFonts w:eastAsiaTheme="minorEastAsia"/>
                <w:lang w:eastAsia="zh-CN"/>
                <w14:ligatures w14:val="standard"/>
              </w:rPr>
            </w:pPr>
            <w:r>
              <w:rPr>
                <w:rFonts w:eastAsiaTheme="minorEastAsia" w:hint="eastAsia"/>
                <w:b/>
                <w:lang w:eastAsia="zh-CN"/>
                <w14:ligatures w14:val="standard"/>
              </w:rPr>
              <w:t>输出：</w:t>
            </w:r>
            <m:oMath>
              <m:r>
                <m:rPr>
                  <m:sty m:val="p"/>
                </m:rPr>
                <w:rPr>
                  <w:rFonts w:ascii="Cambria Math" w:eastAsiaTheme="minorEastAsia" w:hAnsi="Cambria Math" w:hint="eastAsia"/>
                  <w:lang w:eastAsia="zh-CN"/>
                  <w14:ligatures w14:val="standard"/>
                </w:rPr>
                <m:t>分</m:t>
              </m:r>
            </m:oMath>
            <w:r>
              <w:rPr>
                <w:rFonts w:ascii="Cambria Math" w:eastAsiaTheme="minorEastAsia" w:hAnsi="Cambria Math" w:hint="eastAsia"/>
                <w:lang w:eastAsia="zh-CN"/>
                <w14:ligatures w14:val="standard"/>
              </w:rPr>
              <w:t>割后图像</w:t>
            </w:r>
          </w:p>
        </w:tc>
      </w:tr>
    </w:tbl>
    <w:p w14:paraId="2DEAAEE1" w14:textId="77777777" w:rsidR="00E07C41" w:rsidRDefault="00E07C41">
      <w:pPr>
        <w:pStyle w:val="a7"/>
        <w:spacing w:after="0" w:line="400" w:lineRule="exact"/>
        <w:textAlignment w:val="center"/>
        <w:rPr>
          <w:rFonts w:ascii="Times New Roman" w:hAnsi="Times New Roman" w:cs="Times New Roman"/>
        </w:rPr>
      </w:pPr>
    </w:p>
    <w:p w14:paraId="1F43C7E1" w14:textId="77777777" w:rsidR="00E07C41" w:rsidRDefault="00E07C41">
      <w:pPr>
        <w:pStyle w:val="a7"/>
        <w:spacing w:after="0" w:line="400" w:lineRule="exact"/>
        <w:textAlignment w:val="center"/>
        <w:rPr>
          <w:rFonts w:ascii="Times New Roman" w:hAnsi="Times New Roman" w:cs="Times New Roman"/>
        </w:rPr>
      </w:pPr>
    </w:p>
    <w:p w14:paraId="0657C9ED" w14:textId="77777777" w:rsidR="00E07C41" w:rsidRDefault="00514A19">
      <w:pPr>
        <w:pStyle w:val="2"/>
        <w:spacing w:before="120" w:after="120"/>
        <w:rPr>
          <w:rFonts w:ascii="Times New Roman" w:hAnsi="Times New Roman" w:cs="Times New Roman"/>
        </w:rPr>
      </w:pPr>
      <w:bookmarkStart w:id="230" w:name="_Toc508876295"/>
      <w:bookmarkStart w:id="231" w:name="_Toc9526694"/>
      <w:r>
        <w:rPr>
          <w:rFonts w:ascii="Times New Roman" w:hAnsi="Times New Roman" w:cs="Times New Roman"/>
        </w:rPr>
        <w:lastRenderedPageBreak/>
        <w:t>3.3</w:t>
      </w:r>
      <w:r>
        <w:rPr>
          <w:rFonts w:ascii="Times New Roman" w:hAnsi="Times New Roman" w:cs="Times New Roman"/>
        </w:rPr>
        <w:t>实验</w:t>
      </w:r>
      <w:bookmarkEnd w:id="230"/>
      <w:bookmarkEnd w:id="231"/>
    </w:p>
    <w:p w14:paraId="70EA2BA3" w14:textId="77777777" w:rsidR="00E07C41" w:rsidRDefault="00514A19">
      <w:pPr>
        <w:pStyle w:val="3"/>
        <w:spacing w:before="120" w:after="120"/>
      </w:pPr>
      <w:bookmarkStart w:id="232" w:name="_Toc508876296"/>
      <w:bookmarkStart w:id="233" w:name="_Toc9526695"/>
      <w:r>
        <w:t>3.</w:t>
      </w:r>
      <w:bookmarkEnd w:id="232"/>
      <w:r>
        <w:t>3.1</w:t>
      </w:r>
      <w:r>
        <w:t>实验环境和实验数据</w:t>
      </w:r>
      <w:bookmarkEnd w:id="233"/>
    </w:p>
    <w:p w14:paraId="6299024D" w14:textId="77777777" w:rsidR="00E07C41" w:rsidRDefault="00514A19">
      <w:pPr>
        <w:spacing w:line="400" w:lineRule="exact"/>
        <w:ind w:firstLineChars="200" w:firstLine="480"/>
        <w:rPr>
          <w:rFonts w:ascii="Times New Roman" w:hAnsi="Times New Roman" w:cs="Times New Roman"/>
        </w:rPr>
      </w:pPr>
      <w:bookmarkStart w:id="234" w:name="_Toc508876297"/>
      <w:r>
        <w:rPr>
          <w:rFonts w:ascii="Times New Roman" w:hAnsi="Times New Roman" w:cs="Times New Roman"/>
        </w:rPr>
        <w:t>实验硬件环境为</w:t>
      </w:r>
      <w:r>
        <w:rPr>
          <w:rFonts w:ascii="Times New Roman" w:hAnsi="Times New Roman" w:cs="Times New Roman"/>
        </w:rPr>
        <w:t xml:space="preserve">:Intel(R) </w:t>
      </w:r>
      <w:r>
        <w:rPr>
          <w:rFonts w:ascii="Times New Roman" w:hAnsi="Times New Roman" w:cs="Times New Roman" w:hint="eastAsia"/>
        </w:rPr>
        <w:t>Core</w:t>
      </w:r>
      <w:r>
        <w:rPr>
          <w:rFonts w:ascii="Times New Roman" w:hAnsi="Times New Roman" w:cs="Times New Roman"/>
        </w:rPr>
        <w:t>(</w:t>
      </w:r>
      <w:r>
        <w:rPr>
          <w:rFonts w:ascii="Times New Roman" w:hAnsi="Times New Roman" w:cs="Times New Roman" w:hint="eastAsia"/>
        </w:rPr>
        <w:t>TM</w:t>
      </w:r>
      <w:r>
        <w:rPr>
          <w:rFonts w:ascii="Times New Roman" w:hAnsi="Times New Roman" w:cs="Times New Roman"/>
        </w:rPr>
        <w:t xml:space="preserve">) CPU </w:t>
      </w:r>
      <w:r>
        <w:rPr>
          <w:rFonts w:ascii="Times New Roman" w:hAnsi="Times New Roman" w:cs="Times New Roman" w:hint="eastAsia"/>
        </w:rPr>
        <w:t>I5</w:t>
      </w:r>
      <w:r>
        <w:rPr>
          <w:rFonts w:ascii="Times New Roman" w:hAnsi="Times New Roman" w:cs="Times New Roman"/>
        </w:rPr>
        <w:t>-</w:t>
      </w:r>
      <w:r>
        <w:rPr>
          <w:rFonts w:ascii="Times New Roman" w:hAnsi="Times New Roman" w:cs="Times New Roman" w:hint="eastAsia"/>
        </w:rPr>
        <w:t>3370</w:t>
      </w:r>
      <w:r>
        <w:rPr>
          <w:rFonts w:ascii="Times New Roman" w:hAnsi="Times New Roman" w:cs="Times New Roman"/>
        </w:rPr>
        <w:t xml:space="preserve"> @</w:t>
      </w:r>
      <w:r>
        <w:rPr>
          <w:rFonts w:ascii="Times New Roman" w:hAnsi="Times New Roman" w:cs="Times New Roman" w:hint="eastAsia"/>
        </w:rPr>
        <w:t>1</w:t>
      </w:r>
      <w:r>
        <w:rPr>
          <w:rFonts w:ascii="Times New Roman" w:hAnsi="Times New Roman" w:cs="Times New Roman"/>
        </w:rPr>
        <w:t>.</w:t>
      </w:r>
      <w:r>
        <w:rPr>
          <w:rFonts w:ascii="Times New Roman" w:hAnsi="Times New Roman" w:cs="Times New Roman" w:hint="eastAsia"/>
        </w:rPr>
        <w:t>8</w:t>
      </w:r>
      <w:r>
        <w:rPr>
          <w:rFonts w:ascii="Times New Roman" w:hAnsi="Times New Roman" w:cs="Times New Roman"/>
        </w:rPr>
        <w:t>0GHz(</w:t>
      </w:r>
      <w:r>
        <w:rPr>
          <w:rFonts w:ascii="Times New Roman" w:hAnsi="Times New Roman" w:cs="Times New Roman" w:hint="eastAsia"/>
        </w:rPr>
        <w:t>2</w:t>
      </w:r>
      <w:r>
        <w:rPr>
          <w:rFonts w:ascii="Times New Roman" w:hAnsi="Times New Roman" w:cs="Times New Roman"/>
        </w:rPr>
        <w:t>核</w:t>
      </w:r>
      <w:r>
        <w:rPr>
          <w:rFonts w:ascii="Times New Roman" w:hAnsi="Times New Roman" w:cs="Times New Roman"/>
        </w:rPr>
        <w:t>) CPU</w:t>
      </w:r>
      <w:r>
        <w:rPr>
          <w:rFonts w:ascii="Times New Roman" w:hAnsi="Times New Roman" w:cs="Times New Roman"/>
        </w:rPr>
        <w:t>、</w:t>
      </w:r>
      <w:r>
        <w:rPr>
          <w:rFonts w:ascii="Times New Roman" w:hAnsi="Times New Roman" w:cs="Times New Roman" w:hint="eastAsia"/>
        </w:rPr>
        <w:t>12</w:t>
      </w:r>
      <w:r>
        <w:rPr>
          <w:rFonts w:ascii="Times New Roman" w:hAnsi="Times New Roman" w:cs="Times New Roman"/>
        </w:rPr>
        <w:t>GB RAM;</w:t>
      </w:r>
      <w:r>
        <w:rPr>
          <w:rFonts w:ascii="Times New Roman" w:hAnsi="Times New Roman" w:cs="Times New Roman"/>
        </w:rPr>
        <w:t>软件环境为：</w:t>
      </w:r>
      <w:r>
        <w:rPr>
          <w:rFonts w:ascii="Times New Roman" w:hAnsi="Times New Roman" w:cs="Times New Roman" w:hint="eastAsia"/>
        </w:rPr>
        <w:t>Windows 7</w:t>
      </w:r>
      <w:r>
        <w:rPr>
          <w:rFonts w:ascii="Times New Roman" w:hAnsi="Times New Roman" w:cs="Times New Roman" w:hint="eastAsia"/>
        </w:rPr>
        <w:t>旗舰版</w:t>
      </w:r>
      <w:r>
        <w:rPr>
          <w:rFonts w:ascii="Times New Roman" w:hAnsi="Times New Roman" w:cs="Times New Roman"/>
        </w:rPr>
        <w:t>操作系统、</w:t>
      </w:r>
      <w:r>
        <w:rPr>
          <w:rFonts w:ascii="Times New Roman" w:hAnsi="Times New Roman" w:cs="Times New Roman" w:hint="eastAsia"/>
        </w:rPr>
        <w:t>Matlab 2014a</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hint="eastAsia"/>
        </w:rPr>
        <w:t>Opencv</w:t>
      </w:r>
      <w:r>
        <w:rPr>
          <w:rFonts w:ascii="Times New Roman" w:hAnsi="Times New Roman" w:cs="Times New Roman"/>
        </w:rPr>
        <w:t xml:space="preserve"> </w:t>
      </w:r>
      <w:r>
        <w:rPr>
          <w:rFonts w:ascii="Times New Roman" w:hAnsi="Times New Roman" w:cs="Times New Roman" w:hint="eastAsia"/>
        </w:rPr>
        <w:t>3</w:t>
      </w:r>
      <w:r>
        <w:rPr>
          <w:rFonts w:ascii="Times New Roman" w:hAnsi="Times New Roman" w:cs="Times New Roman"/>
        </w:rPr>
        <w:t>.</w:t>
      </w:r>
      <w:r>
        <w:rPr>
          <w:rFonts w:ascii="Times New Roman" w:hAnsi="Times New Roman" w:cs="Times New Roman" w:hint="eastAsia"/>
        </w:rPr>
        <w:t>1</w:t>
      </w:r>
      <w:r>
        <w:rPr>
          <w:rFonts w:ascii="Times New Roman" w:hAnsi="Times New Roman" w:cs="Times New Roman"/>
        </w:rPr>
        <w:t>.0</w:t>
      </w:r>
      <w:r>
        <w:rPr>
          <w:rFonts w:ascii="Times New Roman" w:hAnsi="Times New Roman" w:cs="Times New Roman" w:hint="eastAsia"/>
        </w:rPr>
        <w:t>。实验参数若无特殊说明选取如下：</w:t>
      </w:r>
      <w:r>
        <w:rPr>
          <w:rFonts w:ascii="Times New Roman" w:hAnsi="Times New Roman" w:cs="Times New Roman" w:hint="eastAsia"/>
        </w:rPr>
        <w:t>Heaviside</w:t>
      </w:r>
      <w:r>
        <w:rPr>
          <w:rFonts w:ascii="Times New Roman" w:hAnsi="Times New Roman" w:cs="Times New Roman" w:hint="eastAsia"/>
        </w:rPr>
        <w:t>函数和</w:t>
      </w:r>
      <w:r>
        <w:rPr>
          <w:rFonts w:ascii="Times New Roman" w:hAnsi="Times New Roman" w:cs="Times New Roman" w:hint="eastAsia"/>
        </w:rPr>
        <w:t>Dirac</w:t>
      </w:r>
      <w:r>
        <w:rPr>
          <w:rFonts w:ascii="Times New Roman" w:hAnsi="Times New Roman" w:cs="Times New Roman" w:hint="eastAsia"/>
        </w:rPr>
        <w:t>函数中</w:t>
      </w:r>
      <w:r>
        <w:rPr>
          <w:rFonts w:ascii="Times New Roman" w:hAnsi="Times New Roman" w:cs="Times New Roman" w:hint="eastAsia"/>
          <w:position w:val="-6"/>
        </w:rPr>
        <w:object w:dxaOrig="200" w:dyaOrig="220" w14:anchorId="77FA9F90">
          <v:shape id="_x0000_i1185" type="#_x0000_t75" style="width:10.2pt;height:10.75pt" o:ole="">
            <v:imagedata r:id="rId540" o:title=""/>
            <o:lock v:ext="edit" aspectratio="f"/>
          </v:shape>
          <o:OLEObject Type="Embed" ProgID="Equation.DSMT4" ShapeID="_x0000_i1185" DrawAspect="Content" ObjectID="_1637412891" r:id="rId541"/>
        </w:object>
      </w:r>
      <w:r>
        <w:rPr>
          <w:rFonts w:ascii="Times New Roman" w:hAnsi="Times New Roman" w:cs="Times New Roman" w:hint="eastAsia"/>
        </w:rPr>
        <w:t>为</w:t>
      </w:r>
      <w:r>
        <w:rPr>
          <w:rFonts w:ascii="Times New Roman" w:hAnsi="Times New Roman" w:cs="Times New Roman" w:hint="eastAsia"/>
        </w:rPr>
        <w:t>1.0</w:t>
      </w:r>
      <w:r>
        <w:rPr>
          <w:rFonts w:ascii="Times New Roman" w:hAnsi="Times New Roman" w:cs="Times New Roman" w:hint="eastAsia"/>
        </w:rPr>
        <w:t>，时间步长取</w:t>
      </w:r>
      <w:r>
        <w:rPr>
          <w:rFonts w:ascii="Times New Roman" w:hAnsi="Times New Roman" w:cs="Times New Roman" w:hint="eastAsia"/>
        </w:rPr>
        <w:t>0.01</w:t>
      </w:r>
      <w:r>
        <w:rPr>
          <w:rFonts w:ascii="Times New Roman" w:hAnsi="Times New Roman" w:cs="Times New Roman" w:hint="eastAsia"/>
        </w:rPr>
        <w:t>，</w:t>
      </w:r>
      <w:r>
        <w:rPr>
          <w:rFonts w:ascii="Times New Roman" w:hAnsi="Times New Roman" w:cs="Times New Roman" w:hint="eastAsia"/>
          <w:position w:val="-6"/>
        </w:rPr>
        <w:object w:dxaOrig="180" w:dyaOrig="220" w14:anchorId="048A9610">
          <v:shape id="_x0000_i1186" type="#_x0000_t75" style="width:9.15pt;height:10.75pt" o:ole="">
            <v:imagedata r:id="rId542" o:title=""/>
            <o:lock v:ext="edit" aspectratio="f"/>
          </v:shape>
          <o:OLEObject Type="Embed" ProgID="Equation.DSMT4" ShapeID="_x0000_i1186" DrawAspect="Content" ObjectID="_1637412892" r:id="rId543"/>
        </w:object>
      </w:r>
      <w:r>
        <w:rPr>
          <w:rFonts w:ascii="Times New Roman" w:hAnsi="Times New Roman" w:cs="Times New Roman" w:hint="eastAsia"/>
        </w:rPr>
        <w:t>取</w:t>
      </w:r>
      <w:r>
        <w:rPr>
          <w:rFonts w:ascii="Times New Roman" w:hAnsi="Times New Roman" w:cs="Times New Roman" w:hint="eastAsia"/>
        </w:rPr>
        <w:t>0.002*255*255</w:t>
      </w:r>
      <w:r>
        <w:rPr>
          <w:rFonts w:ascii="Times New Roman" w:hAnsi="Times New Roman" w:cs="Times New Roman" w:hint="eastAsia"/>
        </w:rPr>
        <w:t>，</w:t>
      </w:r>
      <w:r>
        <w:rPr>
          <w:rFonts w:ascii="Times New Roman" w:hAnsi="Times New Roman" w:cs="Times New Roman" w:hint="eastAsia"/>
          <w:position w:val="-10"/>
        </w:rPr>
        <w:object w:dxaOrig="240" w:dyaOrig="260" w14:anchorId="4B3D01EC">
          <v:shape id="_x0000_i1187" type="#_x0000_t75" style="width:11.8pt;height:12.9pt" o:ole="">
            <v:imagedata r:id="rId544" o:title=""/>
            <o:lock v:ext="edit" aspectratio="f"/>
          </v:shape>
          <o:OLEObject Type="Embed" ProgID="Equation.DSMT4" ShapeID="_x0000_i1187" DrawAspect="Content" ObjectID="_1637412893" r:id="rId545"/>
        </w:object>
      </w:r>
      <w:r>
        <w:rPr>
          <w:rFonts w:ascii="Times New Roman" w:hAnsi="Times New Roman" w:cs="Times New Roman" w:hint="eastAsia"/>
        </w:rPr>
        <w:t>取</w:t>
      </w:r>
      <w:r>
        <w:rPr>
          <w:rFonts w:ascii="Times New Roman" w:hAnsi="Times New Roman" w:cs="Times New Roman" w:hint="eastAsia"/>
        </w:rPr>
        <w:t>1.0</w:t>
      </w:r>
      <w:r>
        <w:rPr>
          <w:rFonts w:ascii="Times New Roman" w:hAnsi="Times New Roman" w:cs="Times New Roman" w:hint="eastAsia"/>
        </w:rPr>
        <w:t>。</w:t>
      </w:r>
    </w:p>
    <w:p w14:paraId="023C7D01" w14:textId="77777777" w:rsidR="00E07C41" w:rsidRDefault="00514A19">
      <w:pPr>
        <w:spacing w:line="400" w:lineRule="exact"/>
        <w:ind w:firstLine="420"/>
        <w:rPr>
          <w:rFonts w:ascii="Times New Roman" w:hAnsi="Times New Roman" w:cs="Times New Roman"/>
        </w:rPr>
      </w:pPr>
      <w:r>
        <w:rPr>
          <w:rFonts w:ascii="Times New Roman" w:hAnsi="Times New Roman" w:cs="Times New Roman"/>
        </w:rPr>
        <w:t>实验数据：</w:t>
      </w:r>
      <w:r>
        <w:rPr>
          <w:rFonts w:ascii="Times New Roman" w:hAnsi="Times New Roman" w:cs="Times New Roman" w:hint="eastAsia"/>
        </w:rPr>
        <w:t>采用</w:t>
      </w:r>
      <w:r>
        <w:rPr>
          <w:rFonts w:ascii="Times New Roman" w:hAnsi="Times New Roman" w:cs="Times New Roman" w:hint="eastAsia"/>
        </w:rPr>
        <w:t>Berkely Computer Vision Group</w:t>
      </w:r>
      <w:r>
        <w:rPr>
          <w:rFonts w:ascii="Times New Roman" w:hAnsi="Times New Roman" w:cs="Times New Roman" w:hint="eastAsia"/>
        </w:rPr>
        <w:t>提供的数据集</w:t>
      </w:r>
      <w:r>
        <w:rPr>
          <w:rFonts w:ascii="Times New Roman" w:hAnsi="Times New Roman" w:cs="Times New Roman" w:hint="eastAsia"/>
        </w:rPr>
        <w:t>BSDS500[</w:t>
      </w:r>
      <w:r>
        <w:commentReference w:id="235"/>
      </w:r>
      <w:r>
        <w:rPr>
          <w:rFonts w:ascii="Times New Roman" w:hAnsi="Times New Roman" w:cs="Times New Roman" w:hint="eastAsia"/>
        </w:rPr>
        <w:t>]</w:t>
      </w:r>
      <w:r>
        <w:rPr>
          <w:rFonts w:ascii="Times New Roman" w:hAnsi="Times New Roman" w:cs="Times New Roman" w:hint="eastAsia"/>
        </w:rPr>
        <w:t>，该数据集主要用于图像分割或者轮廓检测方面的研究，包含</w:t>
      </w:r>
      <w:r>
        <w:rPr>
          <w:rFonts w:ascii="Times New Roman" w:hAnsi="Times New Roman" w:cs="Times New Roman" w:hint="eastAsia"/>
        </w:rPr>
        <w:t>200</w:t>
      </w:r>
      <w:r>
        <w:rPr>
          <w:rFonts w:ascii="Times New Roman" w:hAnsi="Times New Roman" w:cs="Times New Roman" w:hint="eastAsia"/>
        </w:rPr>
        <w:t>张训练图片，</w:t>
      </w:r>
      <w:r>
        <w:rPr>
          <w:rFonts w:ascii="Times New Roman" w:hAnsi="Times New Roman" w:cs="Times New Roman" w:hint="eastAsia"/>
        </w:rPr>
        <w:t>200</w:t>
      </w:r>
      <w:r>
        <w:rPr>
          <w:rFonts w:ascii="Times New Roman" w:hAnsi="Times New Roman" w:cs="Times New Roman" w:hint="eastAsia"/>
        </w:rPr>
        <w:t>张测试图片，</w:t>
      </w:r>
      <w:r>
        <w:rPr>
          <w:rFonts w:ascii="Times New Roman" w:hAnsi="Times New Roman" w:cs="Times New Roman" w:hint="eastAsia"/>
        </w:rPr>
        <w:t>100</w:t>
      </w:r>
      <w:r>
        <w:rPr>
          <w:rFonts w:ascii="Times New Roman" w:hAnsi="Times New Roman" w:cs="Times New Roman" w:hint="eastAsia"/>
        </w:rPr>
        <w:t>张验证图片，数据集目标区域的结果由人工进行标注，包括轮廓信息和分割信息，数据集中的图像类型属于自然场景图像。</w:t>
      </w:r>
    </w:p>
    <w:p w14:paraId="05DA6C81" w14:textId="77777777" w:rsidR="00E07C41" w:rsidRDefault="00514A19">
      <w:pPr>
        <w:pStyle w:val="3"/>
        <w:spacing w:before="120" w:after="120"/>
      </w:pPr>
      <w:bookmarkStart w:id="236" w:name="_Toc9526696"/>
      <w:r>
        <w:t>3.</w:t>
      </w:r>
      <w:bookmarkEnd w:id="234"/>
      <w:r>
        <w:t>3.2</w:t>
      </w:r>
      <w:r>
        <w:t>评价标准</w:t>
      </w:r>
      <w:bookmarkEnd w:id="236"/>
    </w:p>
    <w:p w14:paraId="27814E02" w14:textId="77777777" w:rsidR="00E07C41" w:rsidRDefault="00514A19">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object w:dxaOrig="2183" w:dyaOrig="1143" w14:anchorId="269A5E99">
          <v:shape id="_x0000_s1039" type="#_x0000_t75" style="position:absolute;left:0;text-align:left;margin-left:167.7pt;margin-top:59.7pt;width:84pt;height:33.75pt;z-index:251704832;mso-width-relative:page;mso-height-relative:page">
            <v:imagedata r:id="rId546" o:title=""/>
          </v:shape>
          <o:OLEObject Type="Embed" ProgID="Equation.DSMT4" ShapeID="_x0000_s1039" DrawAspect="Content" ObjectID="_1637413039" r:id="rId547"/>
        </w:object>
      </w:r>
      <w:r>
        <w:rPr>
          <w:rFonts w:ascii="Times New Roman" w:hAnsi="Times New Roman" w:cs="Times New Roman" w:hint="eastAsia"/>
          <w:color w:val="2F2F2F"/>
          <w:shd w:val="clear" w:color="auto" w:fill="FFFFFF"/>
        </w:rPr>
        <w:t>为了能够展示本文算法的有效性，我们可以通过肉眼观察看到本文模型的分割效果以及其它对比实验的分割效果，另外我们将采取采取以下四种量化指标对实验结果进行评测：</w:t>
      </w:r>
    </w:p>
    <w:p w14:paraId="69A138AA" w14:textId="77777777" w:rsidR="00E07C41" w:rsidRDefault="00514A19">
      <w:pPr>
        <w:autoSpaceDE w:val="0"/>
        <w:autoSpaceDN w:val="0"/>
        <w:adjustRightInd w:val="0"/>
        <w:spacing w:line="400" w:lineRule="exact"/>
        <w:ind w:firstLineChars="3286" w:firstLine="7886"/>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(3-10)</w:t>
      </w:r>
    </w:p>
    <w:p w14:paraId="6907C49F" w14:textId="77777777" w:rsidR="00E07C41" w:rsidRDefault="00E07C41">
      <w:pPr>
        <w:autoSpaceDE w:val="0"/>
        <w:autoSpaceDN w:val="0"/>
        <w:adjustRightInd w:val="0"/>
        <w:spacing w:line="400" w:lineRule="exact"/>
        <w:ind w:firstLine="318"/>
        <w:rPr>
          <w:rFonts w:ascii="Times New Roman" w:hAnsi="Times New Roman" w:cs="Times New Roman"/>
          <w:color w:val="2F2F2F"/>
          <w:shd w:val="clear" w:color="auto" w:fill="FFFFFF"/>
        </w:rPr>
      </w:pPr>
    </w:p>
    <w:p w14:paraId="6A0EF30F" w14:textId="77777777" w:rsidR="00E07C41" w:rsidRDefault="00514A19">
      <w:pPr>
        <w:autoSpaceDE w:val="0"/>
        <w:autoSpaceDN w:val="0"/>
        <w:adjustRightInd w:val="0"/>
        <w:spacing w:line="400" w:lineRule="exact"/>
        <w:ind w:firstLineChars="3273" w:firstLine="7855"/>
        <w:rPr>
          <w:rFonts w:ascii="Times New Roman" w:hAnsi="Times New Roman" w:cs="Times New Roman"/>
          <w:color w:val="2F2F2F"/>
          <w:shd w:val="clear" w:color="auto" w:fill="FFFFFF"/>
        </w:rPr>
      </w:pPr>
      <w:r>
        <w:rPr>
          <w:position w:val="-30"/>
        </w:rPr>
        <w:object w:dxaOrig="2183" w:dyaOrig="1143" w14:anchorId="5A8F647C">
          <v:shape id="_x0000_s1040" type="#_x0000_t75" style="position:absolute;left:0;text-align:left;margin-left:160.5pt;margin-top:15.9pt;width:108pt;height:33.75pt;z-index:251705856;mso-width-relative:page;mso-height-relative:page">
            <v:imagedata r:id="rId548" o:title=""/>
          </v:shape>
          <o:OLEObject Type="Embed" ProgID="Equation.DSMT4" ShapeID="_x0000_s1040" DrawAspect="Content" ObjectID="_1637413040" r:id="rId549"/>
        </w:object>
      </w:r>
    </w:p>
    <w:p w14:paraId="11791447" w14:textId="77777777" w:rsidR="00E07C41" w:rsidRDefault="00514A19">
      <w:pPr>
        <w:autoSpaceDE w:val="0"/>
        <w:autoSpaceDN w:val="0"/>
        <w:adjustRightInd w:val="0"/>
        <w:spacing w:line="400" w:lineRule="exact"/>
        <w:ind w:left="420" w:firstLineChars="3112" w:firstLine="7469"/>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(3-11)</w:t>
      </w:r>
    </w:p>
    <w:p w14:paraId="6D0B981F" w14:textId="77777777" w:rsidR="00E07C41" w:rsidRDefault="00E07C41">
      <w:pPr>
        <w:autoSpaceDE w:val="0"/>
        <w:autoSpaceDN w:val="0"/>
        <w:adjustRightInd w:val="0"/>
        <w:spacing w:line="400" w:lineRule="exact"/>
        <w:ind w:firstLine="318"/>
        <w:rPr>
          <w:rFonts w:ascii="Times New Roman" w:hAnsi="Times New Roman" w:cs="Times New Roman"/>
          <w:color w:val="2F2F2F"/>
          <w:shd w:val="clear" w:color="auto" w:fill="FFFFFF"/>
        </w:rPr>
      </w:pPr>
    </w:p>
    <w:p w14:paraId="70D7BD2B" w14:textId="77777777" w:rsidR="00E07C41" w:rsidRDefault="00514A19">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object w:dxaOrig="2183" w:dyaOrig="1143" w14:anchorId="1F8107A5">
          <v:shape id="_x0000_s1083" type="#_x0000_t75" style="position:absolute;left:0;text-align:left;margin-left:179.8pt;margin-top:12.75pt;width:75.1pt;height:33.75pt;z-index:251706880;mso-width-relative:page;mso-height-relative:page">
            <v:imagedata r:id="rId550" o:title=""/>
          </v:shape>
          <o:OLEObject Type="Embed" ProgID="Equation.DSMT4" ShapeID="_x0000_s1083" DrawAspect="Content" ObjectID="_1637413041" r:id="rId551"/>
        </w:object>
      </w:r>
    </w:p>
    <w:p w14:paraId="465CADAA" w14:textId="77777777" w:rsidR="00E07C41" w:rsidRDefault="00514A19">
      <w:pPr>
        <w:autoSpaceDE w:val="0"/>
        <w:autoSpaceDN w:val="0"/>
        <w:adjustRightInd w:val="0"/>
        <w:spacing w:line="400" w:lineRule="exact"/>
        <w:ind w:left="2940" w:firstLineChars="2067" w:firstLine="4961"/>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(3-12)</w:t>
      </w:r>
    </w:p>
    <w:p w14:paraId="6C7F3237" w14:textId="77777777" w:rsidR="00E07C41" w:rsidRDefault="00E07C41">
      <w:pPr>
        <w:autoSpaceDE w:val="0"/>
        <w:autoSpaceDN w:val="0"/>
        <w:adjustRightInd w:val="0"/>
        <w:spacing w:line="400" w:lineRule="exact"/>
        <w:ind w:firstLine="318"/>
        <w:rPr>
          <w:rFonts w:ascii="Times New Roman" w:hAnsi="Times New Roman" w:cs="Times New Roman"/>
          <w:color w:val="2F2F2F"/>
          <w:shd w:val="clear" w:color="auto" w:fill="FFFFFF"/>
        </w:rPr>
      </w:pPr>
    </w:p>
    <w:p w14:paraId="66B6518D" w14:textId="77777777" w:rsidR="00E07C41" w:rsidRDefault="00514A19">
      <w:pPr>
        <w:autoSpaceDE w:val="0"/>
        <w:autoSpaceDN w:val="0"/>
        <w:adjustRightInd w:val="0"/>
        <w:spacing w:line="400" w:lineRule="exact"/>
        <w:ind w:firstLine="318"/>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上述公式中，</w:t>
      </w:r>
      <w:r>
        <w:rPr>
          <w:position w:val="-12"/>
        </w:rPr>
        <w:object w:dxaOrig="300" w:dyaOrig="360" w14:anchorId="45ACD64A">
          <v:shape id="_x0000_i1188" type="#_x0000_t75" style="width:15.05pt;height:18.25pt" o:ole="">
            <v:imagedata r:id="rId552" o:title=""/>
          </v:shape>
          <o:OLEObject Type="Embed" ProgID="Equation.DSMT4" ShapeID="_x0000_i1188" DrawAspect="Content" ObjectID="_1637412894" r:id="rId553"/>
        </w:object>
      </w:r>
      <w:r>
        <w:rPr>
          <w:rFonts w:ascii="Times New Roman" w:hAnsi="Times New Roman" w:cs="Times New Roman" w:hint="eastAsia"/>
          <w:color w:val="2F2F2F"/>
          <w:shd w:val="clear" w:color="auto" w:fill="FFFFFF"/>
        </w:rPr>
        <w:t>表示图像的真实区域值，</w:t>
      </w:r>
      <w:r>
        <w:rPr>
          <w:position w:val="-12"/>
        </w:rPr>
        <w:object w:dxaOrig="300" w:dyaOrig="360" w14:anchorId="35BCBA84">
          <v:shape id="_x0000_i1189" type="#_x0000_t75" style="width:15.05pt;height:18.25pt" o:ole="">
            <v:imagedata r:id="rId554" o:title=""/>
          </v:shape>
          <o:OLEObject Type="Embed" ProgID="Equation.DSMT4" ShapeID="_x0000_i1189" DrawAspect="Content" ObjectID="_1637412895" r:id="rId555"/>
        </w:object>
      </w:r>
      <w:r>
        <w:rPr>
          <w:rFonts w:ascii="Times New Roman" w:hAnsi="Times New Roman" w:cs="Times New Roman" w:hint="eastAsia"/>
          <w:color w:val="2F2F2F"/>
          <w:shd w:val="clear" w:color="auto" w:fill="FFFFFF"/>
        </w:rPr>
        <w:t>表示图像的实验结果，</w:t>
      </w:r>
      <w:r>
        <w:rPr>
          <w:rFonts w:ascii="Times New Roman" w:hAnsi="Times New Roman" w:cs="Times New Roman" w:hint="eastAsia"/>
          <w:color w:val="2F2F2F"/>
          <w:position w:val="-4"/>
          <w:shd w:val="clear" w:color="auto" w:fill="FFFFFF"/>
        </w:rPr>
        <w:object w:dxaOrig="499" w:dyaOrig="260" w14:anchorId="19084D96">
          <v:shape id="_x0000_i1190" type="#_x0000_t75" style="width:24.7pt;height:12.9pt" o:ole="">
            <v:imagedata r:id="rId556" o:title=""/>
            <o:lock v:ext="edit" aspectratio="f"/>
          </v:shape>
          <o:OLEObject Type="Embed" ProgID="Equation.DSMT4" ShapeID="_x0000_i1190" DrawAspect="Content" ObjectID="_1637412896" r:id="rId557"/>
        </w:object>
      </w:r>
      <w:r>
        <w:rPr>
          <w:rFonts w:ascii="Times New Roman" w:hAnsi="Times New Roman" w:cs="Times New Roman" w:hint="eastAsia"/>
          <w:color w:val="2F2F2F"/>
          <w:shd w:val="clear" w:color="auto" w:fill="FFFFFF"/>
        </w:rPr>
        <w:t>数值越大说明模型分割的效果越好，</w:t>
      </w:r>
      <w:r>
        <w:rPr>
          <w:rFonts w:ascii="Times New Roman" w:hAnsi="Times New Roman" w:cs="Times New Roman" w:hint="eastAsia"/>
          <w:color w:val="2F2F2F"/>
          <w:position w:val="-4"/>
          <w:shd w:val="clear" w:color="auto" w:fill="FFFFFF"/>
        </w:rPr>
        <w:object w:dxaOrig="520" w:dyaOrig="260" w14:anchorId="78E81AB5">
          <v:shape id="_x0000_i1191" type="#_x0000_t75" style="width:25.8pt;height:12.9pt" o:ole="">
            <v:imagedata r:id="rId558" o:title=""/>
            <o:lock v:ext="edit" aspectratio="f"/>
          </v:shape>
          <o:OLEObject Type="Embed" ProgID="Equation.DSMT4" ShapeID="_x0000_i1191" DrawAspect="Content" ObjectID="_1637412897" r:id="rId559"/>
        </w:object>
      </w:r>
      <w:r>
        <w:rPr>
          <w:rFonts w:ascii="Times New Roman" w:hAnsi="Times New Roman" w:cs="Times New Roman" w:hint="eastAsia"/>
          <w:color w:val="2F2F2F"/>
          <w:shd w:val="clear" w:color="auto" w:fill="FFFFFF"/>
        </w:rPr>
        <w:t>数值越小说明模型分割的效果越好，</w:t>
      </w:r>
      <w:r>
        <w:rPr>
          <w:rFonts w:ascii="Times New Roman" w:hAnsi="Times New Roman" w:cs="Times New Roman" w:hint="eastAsia"/>
          <w:color w:val="2F2F2F"/>
          <w:position w:val="-6"/>
          <w:shd w:val="clear" w:color="auto" w:fill="FFFFFF"/>
        </w:rPr>
        <w:object w:dxaOrig="300" w:dyaOrig="279" w14:anchorId="500A7149">
          <v:shape id="_x0000_i1192" type="#_x0000_t75" style="width:15.05pt;height:13.95pt" o:ole="">
            <v:imagedata r:id="rId560" o:title=""/>
            <o:lock v:ext="edit" aspectratio="f"/>
          </v:shape>
          <o:OLEObject Type="Embed" ProgID="Equation.DSMT4" ShapeID="_x0000_i1192" DrawAspect="Content" ObjectID="_1637412898" r:id="rId561"/>
        </w:object>
      </w:r>
      <w:r>
        <w:rPr>
          <w:rFonts w:ascii="Times New Roman" w:hAnsi="Times New Roman" w:cs="Times New Roman" w:hint="eastAsia"/>
          <w:color w:val="2F2F2F"/>
          <w:shd w:val="clear" w:color="auto" w:fill="FFFFFF"/>
        </w:rPr>
        <w:t>则表示分割出的区域与真实区域的相似度。除此之外，本文还采用</w:t>
      </w:r>
      <w:r>
        <w:rPr>
          <w:rFonts w:ascii="Times New Roman" w:hAnsi="Times New Roman" w:cs="Times New Roman" w:hint="eastAsia"/>
          <w:color w:val="2F2F2F"/>
          <w:shd w:val="clear" w:color="auto" w:fill="FFFFFF"/>
        </w:rPr>
        <w:t>RMSE(Root Mean Square Error)</w:t>
      </w:r>
      <w:r>
        <w:rPr>
          <w:rFonts w:ascii="Times New Roman" w:hAnsi="Times New Roman" w:cs="Times New Roman" w:hint="eastAsia"/>
          <w:color w:val="2F2F2F"/>
          <w:shd w:val="clear" w:color="auto" w:fill="FFFFFF"/>
        </w:rPr>
        <w:t>来验证实验结果，公式如下所示，模型结果像素点的坐标用</w:t>
      </w:r>
      <w:r>
        <w:rPr>
          <w:position w:val="-12"/>
        </w:rPr>
        <w:object w:dxaOrig="1920" w:dyaOrig="360" w14:anchorId="281564E7">
          <v:shape id="_x0000_i1193" type="#_x0000_t75" style="width:96.2pt;height:18.25pt" o:ole="">
            <v:imagedata r:id="rId562" o:title=""/>
          </v:shape>
          <o:OLEObject Type="Embed" ProgID="Equation.DSMT4" ShapeID="_x0000_i1193" DrawAspect="Content" ObjectID="_1637412899" r:id="rId563"/>
        </w:object>
      </w:r>
      <w:r>
        <w:rPr>
          <w:rFonts w:ascii="Times New Roman" w:hAnsi="Times New Roman" w:cs="Times New Roman" w:hint="eastAsia"/>
          <w:color w:val="2F2F2F"/>
          <w:shd w:val="clear" w:color="auto" w:fill="FFFFFF"/>
        </w:rPr>
        <w:t>表示，真实区域坐标用表示</w:t>
      </w:r>
      <w:r>
        <w:rPr>
          <w:position w:val="-12"/>
        </w:rPr>
        <w:object w:dxaOrig="2040" w:dyaOrig="360" w14:anchorId="5CB6958D">
          <v:shape id="_x0000_i1194" type="#_x0000_t75" style="width:102.1pt;height:18.25pt" o:ole="">
            <v:imagedata r:id="rId564" o:title=""/>
          </v:shape>
          <o:OLEObject Type="Embed" ProgID="Equation.DSMT4" ShapeID="_x0000_i1194" DrawAspect="Content" ObjectID="_1637412900" r:id="rId565"/>
        </w:object>
      </w: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RMSE</w:t>
      </w:r>
      <w:r>
        <w:rPr>
          <w:rFonts w:ascii="Times New Roman" w:hAnsi="Times New Roman" w:cs="Times New Roman" w:hint="eastAsia"/>
          <w:color w:val="2F2F2F"/>
          <w:shd w:val="clear" w:color="auto" w:fill="FFFFFF"/>
        </w:rPr>
        <w:t>数值越小，表明实验结果与真是结果偏差越小。</w:t>
      </w:r>
    </w:p>
    <w:p w14:paraId="45F98CFB" w14:textId="77777777" w:rsidR="00E07C41" w:rsidRDefault="00514A19">
      <w:pPr>
        <w:autoSpaceDE w:val="0"/>
        <w:autoSpaceDN w:val="0"/>
        <w:adjustRightInd w:val="0"/>
        <w:spacing w:line="400" w:lineRule="exact"/>
        <w:ind w:firstLine="7824"/>
        <w:rPr>
          <w:rFonts w:ascii="Times New Roman" w:hAnsi="Times New Roman" w:cs="Times New Roman"/>
          <w:color w:val="2F2F2F"/>
          <w:shd w:val="clear" w:color="auto" w:fill="FFFFFF"/>
        </w:rPr>
      </w:pPr>
      <w:r>
        <w:rPr>
          <w:position w:val="-26"/>
        </w:rPr>
        <w:object w:dxaOrig="2183" w:dyaOrig="1143" w14:anchorId="11A25E6A">
          <v:shape id="_x0000_s1128" type="#_x0000_t75" style="position:absolute;left:0;text-align:left;margin-left:111.7pt;margin-top:2.6pt;width:177pt;height:52.5pt;z-index:251708928;mso-width-relative:page;mso-height-relative:page">
            <v:imagedata r:id="rId566" o:title=""/>
          </v:shape>
          <o:OLEObject Type="Embed" ProgID="Equation.DSMT4" ShapeID="_x0000_s1128" DrawAspect="Content" ObjectID="_1637413042" r:id="rId567"/>
        </w:object>
      </w:r>
    </w:p>
    <w:p w14:paraId="5666F356" w14:textId="77777777" w:rsidR="00E07C41" w:rsidRDefault="00514A19">
      <w:pPr>
        <w:autoSpaceDE w:val="0"/>
        <w:autoSpaceDN w:val="0"/>
        <w:adjustRightInd w:val="0"/>
        <w:spacing w:line="400" w:lineRule="exact"/>
        <w:ind w:firstLine="7824"/>
      </w:pPr>
      <w:r>
        <w:rPr>
          <w:rFonts w:ascii="Times New Roman" w:hAnsi="Times New Roman" w:cs="Times New Roman" w:hint="eastAsia"/>
          <w:color w:val="2F2F2F"/>
          <w:shd w:val="clear" w:color="auto" w:fill="FFFFFF"/>
        </w:rPr>
        <w:t>(3-13)</w:t>
      </w:r>
      <w:r>
        <w:rPr>
          <w:rFonts w:ascii="Times New Roman" w:hAnsi="Times New Roman" w:cs="Times New Roman"/>
        </w:rPr>
        <w:t xml:space="preserve">                                </w:t>
      </w:r>
      <w:bookmarkStart w:id="237" w:name="_Toc508876298"/>
      <w:bookmarkStart w:id="238" w:name="_Toc9526697"/>
    </w:p>
    <w:p w14:paraId="46921B4F" w14:textId="77777777" w:rsidR="00E07C41" w:rsidRDefault="00E07C41"/>
    <w:p w14:paraId="6E2E8335" w14:textId="77777777" w:rsidR="00E07C41" w:rsidRDefault="00514A19">
      <w:pPr>
        <w:pStyle w:val="3"/>
        <w:spacing w:before="120" w:after="120"/>
      </w:pPr>
      <w:r>
        <w:lastRenderedPageBreak/>
        <w:t>3.</w:t>
      </w:r>
      <w:bookmarkEnd w:id="237"/>
      <w:r>
        <w:t>3.3</w:t>
      </w:r>
      <w:r w:rsidRPr="00514774">
        <w:rPr>
          <w:color w:val="FF0000"/>
          <w:rPrChange w:id="239" w:author="Windows 用户" w:date="2019-12-09T15:31:00Z">
            <w:rPr/>
          </w:rPrChange>
        </w:rPr>
        <w:t>实验</w:t>
      </w:r>
      <w:r w:rsidRPr="00514774">
        <w:rPr>
          <w:rFonts w:hint="eastAsia"/>
          <w:color w:val="FF0000"/>
          <w:rPrChange w:id="240" w:author="Windows 用户" w:date="2019-12-09T15:31:00Z">
            <w:rPr>
              <w:rFonts w:hint="eastAsia"/>
            </w:rPr>
          </w:rPrChange>
        </w:rPr>
        <w:t>内容</w:t>
      </w:r>
      <w:bookmarkEnd w:id="238"/>
    </w:p>
    <w:p w14:paraId="096C7C79" w14:textId="77777777" w:rsidR="00E07C41" w:rsidRPr="00E07C41" w:rsidRDefault="00514A19">
      <w:pPr>
        <w:spacing w:line="400" w:lineRule="exact"/>
        <w:ind w:firstLine="420"/>
        <w:rPr>
          <w:rFonts w:ascii="Times New Roman" w:hAnsi="Times New Roman" w:cs="Times New Roman"/>
          <w:color w:val="0000FF"/>
          <w:rPrChange w:id="241" w:author="cowry" w:date="2019-12-05T20:30:00Z">
            <w:rPr>
              <w:rFonts w:ascii="Times New Roman" w:hAnsi="Times New Roman" w:cs="Times New Roman"/>
            </w:rPr>
          </w:rPrChange>
        </w:rPr>
      </w:pPr>
      <w:r>
        <w:rPr>
          <w:rFonts w:ascii="Times New Roman" w:hAnsi="Times New Roman" w:cs="Times New Roman" w:hint="eastAsia"/>
          <w:color w:val="0000FF"/>
          <w:rPrChange w:id="242" w:author="cowry" w:date="2019-12-05T20:30:00Z">
            <w:rPr>
              <w:rFonts w:ascii="Times New Roman" w:hAnsi="Times New Roman" w:cs="Times New Roman" w:hint="eastAsia"/>
            </w:rPr>
          </w:rPrChange>
        </w:rPr>
        <w:t>为了验证本文</w:t>
      </w:r>
      <w:r>
        <w:rPr>
          <w:rFonts w:ascii="Times New Roman" w:hAnsi="Times New Roman" w:cs="Times New Roman" w:hint="eastAsia"/>
          <w:color w:val="0000FF"/>
          <w:rPrChange w:id="243" w:author="cowry" w:date="2019-12-05T20:30:00Z">
            <w:rPr>
              <w:rFonts w:ascii="Times New Roman" w:hAnsi="Times New Roman" w:cs="Times New Roman" w:hint="eastAsia"/>
            </w:rPr>
          </w:rPrChange>
        </w:rPr>
        <w:t>GMMCV</w:t>
      </w:r>
      <w:r>
        <w:rPr>
          <w:rFonts w:ascii="Times New Roman" w:hAnsi="Times New Roman" w:cs="Times New Roman" w:hint="eastAsia"/>
          <w:color w:val="0000FF"/>
          <w:rPrChange w:id="244" w:author="cowry" w:date="2019-12-05T20:30:00Z">
            <w:rPr>
              <w:rFonts w:ascii="Times New Roman" w:hAnsi="Times New Roman" w:cs="Times New Roman" w:hint="eastAsia"/>
            </w:rPr>
          </w:rPrChange>
        </w:rPr>
        <w:t>模型的有效性，我们在实验一中对比了引入了图像局部信息的</w:t>
      </w:r>
      <w:r>
        <w:rPr>
          <w:rFonts w:ascii="Times New Roman" w:hAnsi="Times New Roman" w:cs="Times New Roman" w:hint="eastAsia"/>
          <w:color w:val="0000FF"/>
          <w:rPrChange w:id="245" w:author="cowry" w:date="2019-12-05T20:30:00Z">
            <w:rPr>
              <w:rFonts w:ascii="Times New Roman" w:hAnsi="Times New Roman" w:cs="Times New Roman" w:hint="eastAsia"/>
            </w:rPr>
          </w:rPrChange>
        </w:rPr>
        <w:t>LBF</w:t>
      </w:r>
      <w:r>
        <w:rPr>
          <w:rFonts w:ascii="Times New Roman" w:hAnsi="Times New Roman" w:cs="Times New Roman" w:hint="eastAsia"/>
          <w:color w:val="0000FF"/>
          <w:rPrChange w:id="246" w:author="cowry" w:date="2019-12-05T20:30:00Z">
            <w:rPr>
              <w:rFonts w:ascii="Times New Roman" w:hAnsi="Times New Roman" w:cs="Times New Roman" w:hint="eastAsia"/>
            </w:rPr>
          </w:rPrChange>
        </w:rPr>
        <w:t>模型和</w:t>
      </w:r>
      <w:r>
        <w:rPr>
          <w:rFonts w:ascii="Times New Roman" w:hAnsi="Times New Roman" w:cs="Times New Roman" w:hint="eastAsia"/>
          <w:color w:val="0000FF"/>
          <w:rPrChange w:id="247" w:author="cowry" w:date="2019-12-05T20:30:00Z">
            <w:rPr>
              <w:rFonts w:ascii="Times New Roman" w:hAnsi="Times New Roman" w:cs="Times New Roman" w:hint="eastAsia"/>
            </w:rPr>
          </w:rPrChange>
        </w:rPr>
        <w:t>RSF</w:t>
      </w:r>
      <w:r>
        <w:rPr>
          <w:rFonts w:ascii="Times New Roman" w:hAnsi="Times New Roman" w:cs="Times New Roman" w:hint="eastAsia"/>
          <w:color w:val="0000FF"/>
          <w:rPrChange w:id="248" w:author="cowry" w:date="2019-12-05T20:30:00Z">
            <w:rPr>
              <w:rFonts w:ascii="Times New Roman" w:hAnsi="Times New Roman" w:cs="Times New Roman" w:hint="eastAsia"/>
            </w:rPr>
          </w:rPrChange>
        </w:rPr>
        <w:t>模型、降低计算复杂度的</w:t>
      </w:r>
      <w:r>
        <w:rPr>
          <w:rFonts w:ascii="Times New Roman" w:hAnsi="Times New Roman" w:cs="Times New Roman" w:hint="eastAsia"/>
          <w:color w:val="0000FF"/>
          <w:rPrChange w:id="249" w:author="cowry" w:date="2019-12-05T20:30:00Z">
            <w:rPr>
              <w:rFonts w:ascii="Times New Roman" w:hAnsi="Times New Roman" w:cs="Times New Roman" w:hint="eastAsia"/>
            </w:rPr>
          </w:rPrChange>
        </w:rPr>
        <w:t>LIF</w:t>
      </w:r>
      <w:r>
        <w:rPr>
          <w:rFonts w:ascii="Times New Roman" w:hAnsi="Times New Roman" w:cs="Times New Roman" w:hint="eastAsia"/>
          <w:color w:val="0000FF"/>
          <w:rPrChange w:id="250" w:author="cowry" w:date="2019-12-05T20:30:00Z">
            <w:rPr>
              <w:rFonts w:ascii="Times New Roman" w:hAnsi="Times New Roman" w:cs="Times New Roman" w:hint="eastAsia"/>
            </w:rPr>
          </w:rPrChange>
        </w:rPr>
        <w:t>模型、针对灰度不均匀问题的</w:t>
      </w:r>
      <w:r>
        <w:rPr>
          <w:rFonts w:ascii="Times New Roman" w:hAnsi="Times New Roman" w:cs="Times New Roman" w:hint="eastAsia"/>
          <w:color w:val="0000FF"/>
          <w:rPrChange w:id="251" w:author="cowry" w:date="2019-12-05T20:30:00Z">
            <w:rPr>
              <w:rFonts w:ascii="Times New Roman" w:hAnsi="Times New Roman" w:cs="Times New Roman" w:hint="eastAsia"/>
            </w:rPr>
          </w:rPrChange>
        </w:rPr>
        <w:t>TPFP</w:t>
      </w:r>
      <w:r>
        <w:rPr>
          <w:rFonts w:ascii="Times New Roman" w:hAnsi="Times New Roman" w:cs="Times New Roman" w:hint="eastAsia"/>
          <w:color w:val="0000FF"/>
          <w:rPrChange w:id="252" w:author="cowry" w:date="2019-12-05T20:30:00Z">
            <w:rPr>
              <w:rFonts w:ascii="Times New Roman" w:hAnsi="Times New Roman" w:cs="Times New Roman" w:hint="eastAsia"/>
            </w:rPr>
          </w:rPrChange>
        </w:rPr>
        <w:t>模型</w:t>
      </w:r>
      <w:r>
        <w:rPr>
          <w:rFonts w:ascii="Times New Roman" w:hAnsi="Times New Roman" w:cs="Times New Roman" w:hint="eastAsia"/>
          <w:color w:val="0000FF"/>
          <w:rPrChange w:id="253" w:author="cowry" w:date="2019-12-05T20:30:00Z">
            <w:rPr>
              <w:rFonts w:ascii="Times New Roman" w:hAnsi="Times New Roman" w:cs="Times New Roman" w:hint="eastAsia"/>
            </w:rPr>
          </w:rPrChange>
        </w:rPr>
        <w:t>[</w:t>
      </w:r>
      <w:r>
        <w:rPr>
          <w:color w:val="0000FF"/>
          <w:rPrChange w:id="254" w:author="cowry" w:date="2019-12-05T20:30:00Z">
            <w:rPr/>
          </w:rPrChange>
        </w:rPr>
        <w:commentReference w:id="255"/>
      </w:r>
      <w:r>
        <w:rPr>
          <w:rFonts w:ascii="Times New Roman" w:hAnsi="Times New Roman" w:cs="Times New Roman" w:hint="eastAsia"/>
          <w:color w:val="0000FF"/>
          <w:rPrChange w:id="256" w:author="cowry" w:date="2019-12-05T20:30:00Z">
            <w:rPr>
              <w:rFonts w:ascii="Times New Roman" w:hAnsi="Times New Roman" w:cs="Times New Roman" w:hint="eastAsia"/>
            </w:rPr>
          </w:rPrChange>
        </w:rPr>
        <w:t>]</w:t>
      </w:r>
      <w:r>
        <w:rPr>
          <w:rFonts w:ascii="Times New Roman" w:hAnsi="Times New Roman" w:cs="Times New Roman" w:hint="eastAsia"/>
          <w:color w:val="0000FF"/>
          <w:rPrChange w:id="257" w:author="cowry" w:date="2019-12-05T20:30:00Z">
            <w:rPr>
              <w:rFonts w:ascii="Times New Roman" w:hAnsi="Times New Roman" w:cs="Times New Roman" w:hint="eastAsia"/>
            </w:rPr>
          </w:rPrChange>
        </w:rPr>
        <w:t>。因为</w:t>
      </w:r>
      <w:r>
        <w:rPr>
          <w:rFonts w:ascii="Times New Roman" w:hAnsi="Times New Roman" w:cs="Times New Roman" w:hint="eastAsia"/>
          <w:color w:val="0000FF"/>
          <w:rPrChange w:id="258" w:author="cowry" w:date="2019-12-05T20:30:00Z">
            <w:rPr>
              <w:rFonts w:ascii="Times New Roman" w:hAnsi="Times New Roman" w:cs="Times New Roman" w:hint="eastAsia"/>
            </w:rPr>
          </w:rPrChange>
        </w:rPr>
        <w:t>GMMCV</w:t>
      </w:r>
      <w:r>
        <w:rPr>
          <w:rFonts w:ascii="Times New Roman" w:hAnsi="Times New Roman" w:cs="Times New Roman" w:hint="eastAsia"/>
          <w:color w:val="0000FF"/>
          <w:rPrChange w:id="259" w:author="cowry" w:date="2019-12-05T20:30:00Z">
            <w:rPr>
              <w:rFonts w:ascii="Times New Roman" w:hAnsi="Times New Roman" w:cs="Times New Roman" w:hint="eastAsia"/>
            </w:rPr>
          </w:rPrChange>
        </w:rPr>
        <w:t>模型引入了目标区域和背景区域灰度均值，对经典的</w:t>
      </w:r>
      <w:r>
        <w:rPr>
          <w:rFonts w:ascii="Times New Roman" w:hAnsi="Times New Roman" w:cs="Times New Roman" w:hint="eastAsia"/>
          <w:color w:val="0000FF"/>
          <w:rPrChange w:id="260" w:author="cowry" w:date="2019-12-05T20:30:00Z">
            <w:rPr>
              <w:rFonts w:ascii="Times New Roman" w:hAnsi="Times New Roman" w:cs="Times New Roman" w:hint="eastAsia"/>
            </w:rPr>
          </w:rPrChange>
        </w:rPr>
        <w:t>CV</w:t>
      </w:r>
      <w:r>
        <w:rPr>
          <w:rFonts w:ascii="Times New Roman" w:hAnsi="Times New Roman" w:cs="Times New Roman" w:hint="eastAsia"/>
          <w:color w:val="0000FF"/>
          <w:rPrChange w:id="261" w:author="cowry" w:date="2019-12-05T20:30:00Z">
            <w:rPr>
              <w:rFonts w:ascii="Times New Roman" w:hAnsi="Times New Roman" w:cs="Times New Roman" w:hint="eastAsia"/>
            </w:rPr>
          </w:rPrChange>
        </w:rPr>
        <w:t>水平集模型能量项进行了改进，为了证明本文模型改进的有效性，在实验二与传统</w:t>
      </w:r>
      <w:r>
        <w:rPr>
          <w:rFonts w:ascii="Times New Roman" w:hAnsi="Times New Roman" w:cs="Times New Roman" w:hint="eastAsia"/>
          <w:color w:val="0000FF"/>
          <w:rPrChange w:id="262" w:author="cowry" w:date="2019-12-05T20:30:00Z">
            <w:rPr>
              <w:rFonts w:ascii="Times New Roman" w:hAnsi="Times New Roman" w:cs="Times New Roman" w:hint="eastAsia"/>
            </w:rPr>
          </w:rPrChange>
        </w:rPr>
        <w:t>CV</w:t>
      </w:r>
      <w:r>
        <w:rPr>
          <w:rFonts w:ascii="Times New Roman" w:hAnsi="Times New Roman" w:cs="Times New Roman" w:hint="eastAsia"/>
          <w:color w:val="0000FF"/>
          <w:rPrChange w:id="263" w:author="cowry" w:date="2019-12-05T20:30:00Z">
            <w:rPr>
              <w:rFonts w:ascii="Times New Roman" w:hAnsi="Times New Roman" w:cs="Times New Roman" w:hint="eastAsia"/>
            </w:rPr>
          </w:rPrChange>
        </w:rPr>
        <w:t>模型进行了实验对比。</w:t>
      </w:r>
    </w:p>
    <w:p w14:paraId="0915C31B" w14:textId="77777777" w:rsidR="00E07C41" w:rsidRDefault="00514A19">
      <w:pPr>
        <w:autoSpaceDE w:val="0"/>
        <w:autoSpaceDN w:val="0"/>
        <w:adjustRightInd w:val="0"/>
        <w:spacing w:line="400" w:lineRule="exact"/>
        <w:ind w:firstLine="420"/>
        <w:rPr>
          <w:rFonts w:ascii="Times New Roman" w:hAnsi="Times New Roman" w:cs="Times New Roman"/>
        </w:rPr>
      </w:pPr>
      <w:r>
        <w:rPr>
          <w:rFonts w:ascii="Times New Roman" w:hAnsi="Times New Roman" w:cs="Times New Roman" w:hint="eastAsia"/>
        </w:rPr>
        <w:t>实验一：在公开数据集</w:t>
      </w:r>
      <w:r>
        <w:rPr>
          <w:rFonts w:ascii="Times New Roman" w:hAnsi="Times New Roman" w:cs="Times New Roman" w:hint="eastAsia"/>
        </w:rPr>
        <w:t>BSDS500</w:t>
      </w:r>
      <w:r>
        <w:rPr>
          <w:rFonts w:ascii="Times New Roman" w:hAnsi="Times New Roman" w:cs="Times New Roman" w:hint="eastAsia"/>
        </w:rPr>
        <w:t>上进行</w:t>
      </w:r>
      <w:r w:rsidRPr="00514774">
        <w:rPr>
          <w:rFonts w:ascii="Times New Roman" w:hAnsi="Times New Roman" w:cs="Times New Roman" w:hint="eastAsia"/>
          <w:color w:val="FF0000"/>
          <w:rPrChange w:id="264" w:author="Windows 用户" w:date="2019-12-09T15:32:00Z">
            <w:rPr>
              <w:rFonts w:ascii="Times New Roman" w:hAnsi="Times New Roman" w:cs="Times New Roman" w:hint="eastAsia"/>
            </w:rPr>
          </w:rPrChange>
        </w:rPr>
        <w:t>测试</w:t>
      </w:r>
      <w:r>
        <w:rPr>
          <w:rFonts w:ascii="Times New Roman" w:hAnsi="Times New Roman" w:cs="Times New Roman" w:hint="eastAsia"/>
        </w:rPr>
        <w:t>，将本文模型与上述其它模型进行对比，实验结果通过</w:t>
      </w:r>
      <w:r>
        <w:rPr>
          <w:rFonts w:ascii="Times New Roman" w:hAnsi="Times New Roman" w:cs="Times New Roman" w:hint="eastAsia"/>
        </w:rPr>
        <w:t>3.3.2</w:t>
      </w:r>
      <w:r>
        <w:rPr>
          <w:rFonts w:ascii="Times New Roman" w:hAnsi="Times New Roman" w:cs="Times New Roman" w:hint="eastAsia"/>
        </w:rPr>
        <w:t>小节介绍的评价标准进行展示。实验中，</w:t>
      </w:r>
      <w:r>
        <w:rPr>
          <w:rFonts w:ascii="Times New Roman" w:hAnsi="Times New Roman" w:cs="Times New Roman" w:hint="eastAsia"/>
        </w:rPr>
        <w:t>RSF</w:t>
      </w:r>
      <w:r>
        <w:rPr>
          <w:rFonts w:ascii="Times New Roman" w:hAnsi="Times New Roman" w:cs="Times New Roman" w:hint="eastAsia"/>
        </w:rPr>
        <w:t>模型参数设置：</w:t>
      </w:r>
      <w:r>
        <w:rPr>
          <w:rFonts w:ascii="Times New Roman" w:hAnsi="Times New Roman" w:cs="Times New Roman" w:hint="eastAsia"/>
          <w:position w:val="-6"/>
        </w:rPr>
        <w:object w:dxaOrig="380" w:dyaOrig="220" w14:anchorId="26BC2677">
          <v:shape id="_x0000_i1195" type="#_x0000_t75" style="width:18.8pt;height:10.75pt" o:ole="">
            <v:imagedata r:id="rId568" o:title=""/>
            <o:lock v:ext="edit" aspectratio="f"/>
          </v:shape>
          <o:OLEObject Type="Embed" ProgID="Equation.DSMT4" ShapeID="_x0000_i1195" DrawAspect="Content" ObjectID="_1637412901" r:id="rId569"/>
        </w:object>
      </w:r>
      <w:r>
        <w:rPr>
          <w:rFonts w:ascii="Times New Roman" w:hAnsi="Times New Roman" w:cs="Times New Roman" w:hint="eastAsia"/>
        </w:rPr>
        <w:t>0.02*255*255</w:t>
      </w:r>
      <w:r>
        <w:rPr>
          <w:rFonts w:ascii="Times New Roman" w:hAnsi="Times New Roman" w:cs="Times New Roman" w:hint="eastAsia"/>
        </w:rPr>
        <w:t>，</w:t>
      </w:r>
      <w:r>
        <w:rPr>
          <w:rFonts w:ascii="Times New Roman" w:hAnsi="Times New Roman" w:cs="Times New Roman" w:hint="eastAsia"/>
          <w:position w:val="-6"/>
        </w:rPr>
        <w:object w:dxaOrig="420" w:dyaOrig="220" w14:anchorId="6AA917DD">
          <v:shape id="_x0000_i1196" type="#_x0000_t75" style="width:20.95pt;height:10.75pt" o:ole="">
            <v:imagedata r:id="rId570" o:title=""/>
            <o:lock v:ext="edit" aspectratio="f"/>
          </v:shape>
          <o:OLEObject Type="Embed" ProgID="Equation.DSMT4" ShapeID="_x0000_i1196" DrawAspect="Content" ObjectID="_1637412902" r:id="rId571"/>
        </w:object>
      </w:r>
      <w:r>
        <w:rPr>
          <w:rFonts w:ascii="Times New Roman" w:hAnsi="Times New Roman" w:cs="Times New Roman" w:hint="eastAsia"/>
        </w:rPr>
        <w:t>8</w:t>
      </w:r>
      <w:r>
        <w:rPr>
          <w:rFonts w:ascii="Times New Roman" w:hAnsi="Times New Roman" w:cs="Times New Roman" w:hint="eastAsia"/>
        </w:rPr>
        <w:t>，</w:t>
      </w:r>
      <w:r>
        <w:rPr>
          <w:rFonts w:ascii="Times New Roman" w:hAnsi="Times New Roman" w:cs="Times New Roman" w:hint="eastAsia"/>
        </w:rPr>
        <w:t>LIF</w:t>
      </w:r>
      <w:r>
        <w:rPr>
          <w:rFonts w:ascii="Times New Roman" w:hAnsi="Times New Roman" w:cs="Times New Roman" w:hint="eastAsia"/>
        </w:rPr>
        <w:t>模型参数设置：</w:t>
      </w:r>
      <w:r>
        <w:rPr>
          <w:rFonts w:ascii="Times New Roman" w:hAnsi="Times New Roman" w:cs="Times New Roman" w:hint="eastAsia"/>
          <w:position w:val="-6"/>
        </w:rPr>
        <w:object w:dxaOrig="380" w:dyaOrig="220" w14:anchorId="4B896B11">
          <v:shape id="_x0000_i1197" type="#_x0000_t75" style="width:18.8pt;height:10.75pt" o:ole="">
            <v:imagedata r:id="rId568" o:title=""/>
            <o:lock v:ext="edit" aspectratio="f"/>
          </v:shape>
          <o:OLEObject Type="Embed" ProgID="Equation.DSMT4" ShapeID="_x0000_i1197" DrawAspect="Content" ObjectID="_1637412903" r:id="rId572"/>
        </w:object>
      </w:r>
      <w:r>
        <w:rPr>
          <w:rFonts w:ascii="Times New Roman" w:hAnsi="Times New Roman" w:cs="Times New Roman" w:hint="eastAsia"/>
        </w:rPr>
        <w:t>0.007*255*255</w:t>
      </w:r>
      <w:r>
        <w:rPr>
          <w:rFonts w:ascii="Times New Roman" w:hAnsi="Times New Roman" w:cs="Times New Roman" w:hint="eastAsia"/>
        </w:rPr>
        <w:t>。</w:t>
      </w:r>
    </w:p>
    <w:p w14:paraId="5182328E" w14:textId="77777777" w:rsidR="00E07C41" w:rsidRDefault="00514A19">
      <w:pPr>
        <w:autoSpaceDE w:val="0"/>
        <w:autoSpaceDN w:val="0"/>
        <w:adjustRightInd w:val="0"/>
        <w:spacing w:line="400" w:lineRule="exact"/>
        <w:ind w:firstLine="420"/>
        <w:rPr>
          <w:rFonts w:ascii="Times New Roman" w:hAnsi="Times New Roman" w:cs="Times New Roman"/>
        </w:rPr>
      </w:pPr>
      <w:r>
        <w:rPr>
          <w:rFonts w:ascii="Times New Roman" w:hAnsi="Times New Roman" w:cs="Times New Roman" w:hint="eastAsia"/>
        </w:rPr>
        <w:t>实验二：对比了传统的</w:t>
      </w:r>
      <w:r>
        <w:rPr>
          <w:rFonts w:ascii="Times New Roman" w:hAnsi="Times New Roman" w:cs="Times New Roman" w:hint="eastAsia"/>
        </w:rPr>
        <w:t>CV</w:t>
      </w:r>
      <w:r>
        <w:rPr>
          <w:rFonts w:ascii="Times New Roman" w:hAnsi="Times New Roman" w:cs="Times New Roman" w:hint="eastAsia"/>
        </w:rPr>
        <w:t>水平集模型，实验结果通过</w:t>
      </w:r>
      <w:r>
        <w:rPr>
          <w:rFonts w:ascii="Times New Roman" w:hAnsi="Times New Roman" w:cs="Times New Roman" w:hint="eastAsia"/>
        </w:rPr>
        <w:t>3.3.2</w:t>
      </w:r>
      <w:r>
        <w:rPr>
          <w:rFonts w:ascii="Times New Roman" w:hAnsi="Times New Roman" w:cs="Times New Roman" w:hint="eastAsia"/>
        </w:rPr>
        <w:t>小节介绍的评价标准进行展示。</w:t>
      </w:r>
    </w:p>
    <w:p w14:paraId="0ADA4CED" w14:textId="77777777" w:rsidR="00E07C41" w:rsidRDefault="00514A19">
      <w:pPr>
        <w:pStyle w:val="3"/>
        <w:spacing w:before="120" w:after="120"/>
      </w:pPr>
      <w:bookmarkStart w:id="265" w:name="_Toc9526698"/>
      <w:r>
        <w:t>3.3</w:t>
      </w:r>
      <w:r>
        <w:rPr>
          <w:rFonts w:hint="eastAsia"/>
        </w:rPr>
        <w:t>.</w:t>
      </w:r>
      <w:r>
        <w:t>4</w:t>
      </w:r>
      <w:bookmarkEnd w:id="265"/>
      <w:r>
        <w:rPr>
          <w:rFonts w:hint="eastAsia"/>
        </w:rPr>
        <w:t>实验结果</w:t>
      </w:r>
    </w:p>
    <w:p w14:paraId="73C5E3AE" w14:textId="77777777" w:rsidR="00E07C41" w:rsidRDefault="00E07C41">
      <w:pPr>
        <w:spacing w:line="400" w:lineRule="exact"/>
        <w:ind w:firstLine="420"/>
        <w:rPr>
          <w:rFonts w:ascii="Times New Roman" w:hAnsi="Times New Roman" w:cs="Times New Roman"/>
        </w:rPr>
      </w:pPr>
    </w:p>
    <w:p w14:paraId="09BC8446" w14:textId="77777777" w:rsidR="00E07C41" w:rsidRDefault="00E07C41">
      <w:pPr>
        <w:spacing w:line="400" w:lineRule="exact"/>
        <w:ind w:firstLine="420"/>
        <w:rPr>
          <w:rFonts w:ascii="Times New Roman" w:hAnsi="Times New Roman" w:cs="Times New Roman"/>
        </w:rPr>
      </w:pPr>
    </w:p>
    <w:p w14:paraId="202B20DD" w14:textId="77777777" w:rsidR="00E07C41" w:rsidRDefault="00E07C41">
      <w:pPr>
        <w:spacing w:line="400" w:lineRule="exact"/>
        <w:ind w:firstLine="420"/>
        <w:rPr>
          <w:rFonts w:ascii="Times New Roman" w:hAnsi="Times New Roman" w:cs="Times New Roman"/>
        </w:rPr>
      </w:pPr>
    </w:p>
    <w:p w14:paraId="319870F0" w14:textId="77777777" w:rsidR="00E07C41" w:rsidRDefault="00E07C41">
      <w:pPr>
        <w:spacing w:line="400" w:lineRule="exact"/>
        <w:ind w:firstLine="420"/>
        <w:rPr>
          <w:rFonts w:ascii="Times New Roman" w:hAnsi="Times New Roman" w:cs="Times New Roman"/>
        </w:rPr>
      </w:pPr>
    </w:p>
    <w:p w14:paraId="403178EF" w14:textId="77777777" w:rsidR="00E07C41" w:rsidRDefault="00514A19">
      <w:pPr>
        <w:spacing w:line="400" w:lineRule="exact"/>
        <w:ind w:firstLine="420"/>
        <w:rPr>
          <w:rFonts w:ascii="Times New Roman" w:hAnsi="Times New Roman" w:cs="Times New Roman"/>
        </w:rPr>
      </w:pPr>
      <w:r>
        <w:rPr>
          <w:noProof/>
        </w:rPr>
        <w:drawing>
          <wp:anchor distT="0" distB="0" distL="0" distR="0" simplePos="0" relativeHeight="251600384" behindDoc="0" locked="0" layoutInCell="1" allowOverlap="1">
            <wp:simplePos x="0" y="0"/>
            <wp:positionH relativeFrom="column">
              <wp:posOffset>266700</wp:posOffset>
            </wp:positionH>
            <wp:positionV relativeFrom="paragraph">
              <wp:posOffset>-958850</wp:posOffset>
            </wp:positionV>
            <wp:extent cx="4545965" cy="1144905"/>
            <wp:effectExtent l="0" t="0" r="6985" b="17145"/>
            <wp:wrapNone/>
            <wp:docPr id="13" name="图片 13" descr="E:\computer_science\digital_image_process\LaTeXTemplates\figures\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computer_science\digital_image_process\LaTeXTemplates\figures\2_1.png"/>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a:xfrm>
                      <a:off x="0" y="0"/>
                      <a:ext cx="4599987" cy="1158500"/>
                    </a:xfrm>
                    <a:prstGeom prst="rect">
                      <a:avLst/>
                    </a:prstGeom>
                    <a:noFill/>
                    <a:ln>
                      <a:noFill/>
                    </a:ln>
                  </pic:spPr>
                </pic:pic>
              </a:graphicData>
            </a:graphic>
          </wp:anchor>
        </w:drawing>
      </w:r>
    </w:p>
    <w:p w14:paraId="44F9492F" w14:textId="77777777" w:rsidR="00E07C41" w:rsidRDefault="00E07C41">
      <w:pPr>
        <w:spacing w:line="400" w:lineRule="exact"/>
        <w:ind w:firstLine="420"/>
        <w:rPr>
          <w:rFonts w:ascii="Times New Roman" w:hAnsi="Times New Roman" w:cs="Times New Roman"/>
        </w:rPr>
      </w:pPr>
    </w:p>
    <w:p w14:paraId="2A795A2E" w14:textId="77777777" w:rsidR="00E07C41" w:rsidRDefault="00E07C41">
      <w:pPr>
        <w:spacing w:line="400" w:lineRule="exact"/>
        <w:ind w:firstLine="420"/>
        <w:rPr>
          <w:rFonts w:ascii="Times New Roman" w:hAnsi="Times New Roman" w:cs="Times New Roman"/>
        </w:rPr>
      </w:pPr>
    </w:p>
    <w:p w14:paraId="0C8562D7" w14:textId="77777777" w:rsidR="00E07C41" w:rsidRDefault="00E07C41">
      <w:pPr>
        <w:spacing w:line="400" w:lineRule="exact"/>
        <w:ind w:firstLine="420"/>
        <w:rPr>
          <w:rFonts w:ascii="Times New Roman" w:hAnsi="Times New Roman" w:cs="Times New Roman"/>
        </w:rPr>
      </w:pPr>
    </w:p>
    <w:p w14:paraId="742D9A8F" w14:textId="77777777" w:rsidR="00E07C41" w:rsidRDefault="00E07C41">
      <w:pPr>
        <w:spacing w:line="400" w:lineRule="exact"/>
        <w:ind w:firstLine="420"/>
        <w:rPr>
          <w:rFonts w:ascii="Times New Roman" w:hAnsi="Times New Roman" w:cs="Times New Roman"/>
        </w:rPr>
      </w:pPr>
    </w:p>
    <w:p w14:paraId="148F5298" w14:textId="77777777" w:rsidR="00E07C41" w:rsidRDefault="00514A19">
      <w:pPr>
        <w:spacing w:line="400" w:lineRule="exact"/>
        <w:ind w:firstLine="420"/>
        <w:rPr>
          <w:rFonts w:ascii="Times New Roman" w:hAnsi="Times New Roman" w:cs="Times New Roman"/>
        </w:rPr>
      </w:pPr>
      <w:r>
        <w:rPr>
          <w:noProof/>
        </w:rPr>
        <w:drawing>
          <wp:anchor distT="0" distB="0" distL="0" distR="0" simplePos="0" relativeHeight="251601408" behindDoc="0" locked="0" layoutInCell="1" allowOverlap="1">
            <wp:simplePos x="0" y="0"/>
            <wp:positionH relativeFrom="column">
              <wp:posOffset>266700</wp:posOffset>
            </wp:positionH>
            <wp:positionV relativeFrom="paragraph">
              <wp:posOffset>-939800</wp:posOffset>
            </wp:positionV>
            <wp:extent cx="4537075" cy="1140460"/>
            <wp:effectExtent l="0" t="0" r="15875" b="2540"/>
            <wp:wrapNone/>
            <wp:docPr id="15" name="图片 15" descr="E:\computer_science\digital_image_process\LaTeXTemplates\figures\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computer_science\digital_image_process\LaTeXTemplates\figures\2_2.png"/>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a:xfrm>
                      <a:off x="0" y="0"/>
                      <a:ext cx="4610725" cy="1159414"/>
                    </a:xfrm>
                    <a:prstGeom prst="rect">
                      <a:avLst/>
                    </a:prstGeom>
                    <a:noFill/>
                    <a:ln>
                      <a:noFill/>
                    </a:ln>
                  </pic:spPr>
                </pic:pic>
              </a:graphicData>
            </a:graphic>
          </wp:anchor>
        </w:drawing>
      </w:r>
    </w:p>
    <w:p w14:paraId="59604165" w14:textId="77777777" w:rsidR="00E07C41" w:rsidRDefault="00E07C41">
      <w:pPr>
        <w:spacing w:line="400" w:lineRule="exact"/>
        <w:ind w:firstLine="420"/>
        <w:rPr>
          <w:rFonts w:ascii="Times New Roman" w:hAnsi="Times New Roman" w:cs="Times New Roman"/>
        </w:rPr>
      </w:pPr>
    </w:p>
    <w:p w14:paraId="5CB9B806" w14:textId="77777777" w:rsidR="00E07C41" w:rsidRDefault="00E07C41">
      <w:pPr>
        <w:spacing w:line="400" w:lineRule="exact"/>
        <w:ind w:firstLine="420"/>
        <w:rPr>
          <w:rFonts w:ascii="Times New Roman" w:hAnsi="Times New Roman" w:cs="Times New Roman"/>
        </w:rPr>
      </w:pPr>
    </w:p>
    <w:p w14:paraId="5BD5B371" w14:textId="77777777" w:rsidR="00E07C41" w:rsidRDefault="00E07C41">
      <w:pPr>
        <w:spacing w:line="400" w:lineRule="exact"/>
        <w:ind w:firstLine="420"/>
        <w:rPr>
          <w:rFonts w:ascii="Times New Roman" w:hAnsi="Times New Roman" w:cs="Times New Roman"/>
        </w:rPr>
      </w:pPr>
    </w:p>
    <w:p w14:paraId="3051DA28" w14:textId="77777777" w:rsidR="00E07C41" w:rsidRDefault="00E07C41">
      <w:pPr>
        <w:spacing w:line="400" w:lineRule="exact"/>
        <w:ind w:firstLine="420"/>
        <w:rPr>
          <w:rFonts w:ascii="Times New Roman" w:hAnsi="Times New Roman" w:cs="Times New Roman"/>
        </w:rPr>
      </w:pPr>
    </w:p>
    <w:p w14:paraId="4F2AFDC8" w14:textId="77777777" w:rsidR="00E07C41" w:rsidRDefault="00514A19">
      <w:pPr>
        <w:spacing w:line="400" w:lineRule="exact"/>
        <w:ind w:firstLine="420"/>
        <w:rPr>
          <w:rFonts w:ascii="Times New Roman" w:hAnsi="Times New Roman" w:cs="Times New Roman"/>
        </w:rPr>
      </w:pPr>
      <w:r>
        <w:rPr>
          <w:noProof/>
        </w:rPr>
        <w:drawing>
          <wp:anchor distT="0" distB="0" distL="0" distR="0" simplePos="0" relativeHeight="251602432" behindDoc="0" locked="0" layoutInCell="1" allowOverlap="1">
            <wp:simplePos x="0" y="0"/>
            <wp:positionH relativeFrom="column">
              <wp:posOffset>266700</wp:posOffset>
            </wp:positionH>
            <wp:positionV relativeFrom="paragraph">
              <wp:posOffset>-939800</wp:posOffset>
            </wp:positionV>
            <wp:extent cx="4511040" cy="1141095"/>
            <wp:effectExtent l="0" t="0" r="3810" b="1905"/>
            <wp:wrapNone/>
            <wp:docPr id="17" name="图片 17" descr="E:\computer_science\digital_image_process\LaTeXTemplates\figure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computer_science\digital_image_process\LaTeXTemplates\figures\2_3.png"/>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a:xfrm>
                      <a:off x="0" y="0"/>
                      <a:ext cx="4566885" cy="1155434"/>
                    </a:xfrm>
                    <a:prstGeom prst="rect">
                      <a:avLst/>
                    </a:prstGeom>
                    <a:noFill/>
                    <a:ln>
                      <a:noFill/>
                    </a:ln>
                  </pic:spPr>
                </pic:pic>
              </a:graphicData>
            </a:graphic>
          </wp:anchor>
        </w:drawing>
      </w:r>
    </w:p>
    <w:p w14:paraId="3F56C5E9" w14:textId="77777777" w:rsidR="00E07C41" w:rsidRDefault="00E07C41">
      <w:pPr>
        <w:spacing w:line="400" w:lineRule="exact"/>
        <w:ind w:firstLine="420"/>
        <w:rPr>
          <w:rFonts w:ascii="Times New Roman" w:hAnsi="Times New Roman" w:cs="Times New Roman"/>
        </w:rPr>
      </w:pPr>
    </w:p>
    <w:p w14:paraId="7EF356D4" w14:textId="77777777" w:rsidR="00E07C41" w:rsidRDefault="00E07C41">
      <w:pPr>
        <w:spacing w:line="400" w:lineRule="exact"/>
        <w:ind w:firstLine="420"/>
        <w:rPr>
          <w:rFonts w:ascii="Times New Roman" w:hAnsi="Times New Roman" w:cs="Times New Roman"/>
        </w:rPr>
      </w:pPr>
    </w:p>
    <w:p w14:paraId="58570564" w14:textId="77777777" w:rsidR="00E07C41" w:rsidRDefault="00E07C41">
      <w:pPr>
        <w:spacing w:line="400" w:lineRule="exact"/>
        <w:ind w:firstLine="420"/>
        <w:rPr>
          <w:rFonts w:ascii="Times New Roman" w:hAnsi="Times New Roman" w:cs="Times New Roman"/>
        </w:rPr>
      </w:pPr>
    </w:p>
    <w:p w14:paraId="1D76A944" w14:textId="77777777" w:rsidR="00E07C41" w:rsidRDefault="00E07C41">
      <w:pPr>
        <w:spacing w:line="400" w:lineRule="exact"/>
        <w:ind w:firstLine="420"/>
        <w:rPr>
          <w:rFonts w:ascii="Times New Roman" w:hAnsi="Times New Roman" w:cs="Times New Roman"/>
        </w:rPr>
      </w:pPr>
    </w:p>
    <w:p w14:paraId="6C486AAB" w14:textId="77777777" w:rsidR="00E07C41" w:rsidRDefault="00514A19">
      <w:pPr>
        <w:spacing w:line="400" w:lineRule="exact"/>
        <w:ind w:firstLine="420"/>
        <w:rPr>
          <w:rFonts w:ascii="Times New Roman" w:hAnsi="Times New Roman" w:cs="Times New Roman"/>
        </w:rPr>
      </w:pPr>
      <w:r>
        <w:rPr>
          <w:noProof/>
        </w:rPr>
        <w:drawing>
          <wp:anchor distT="0" distB="0" distL="0" distR="0" simplePos="0" relativeHeight="251603456" behindDoc="0" locked="0" layoutInCell="1" allowOverlap="1">
            <wp:simplePos x="0" y="0"/>
            <wp:positionH relativeFrom="column">
              <wp:posOffset>266700</wp:posOffset>
            </wp:positionH>
            <wp:positionV relativeFrom="paragraph">
              <wp:posOffset>-977900</wp:posOffset>
            </wp:positionV>
            <wp:extent cx="4537075" cy="1169670"/>
            <wp:effectExtent l="0" t="0" r="15875" b="11430"/>
            <wp:wrapNone/>
            <wp:docPr id="18" name="图片 18" descr="E:\computer_science\digital_image_process\LaTeXTemplates\figures\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computer_science\digital_image_process\LaTeXTemplates\figures\2_4.png"/>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a:xfrm>
                      <a:off x="0" y="0"/>
                      <a:ext cx="4594112" cy="1184907"/>
                    </a:xfrm>
                    <a:prstGeom prst="rect">
                      <a:avLst/>
                    </a:prstGeom>
                    <a:noFill/>
                    <a:ln>
                      <a:noFill/>
                    </a:ln>
                  </pic:spPr>
                </pic:pic>
              </a:graphicData>
            </a:graphic>
          </wp:anchor>
        </w:drawing>
      </w:r>
    </w:p>
    <w:p w14:paraId="31312193" w14:textId="77777777" w:rsidR="00E07C41" w:rsidRDefault="00E07C41">
      <w:pPr>
        <w:spacing w:line="400" w:lineRule="exact"/>
        <w:ind w:firstLine="420"/>
        <w:rPr>
          <w:rFonts w:ascii="Times New Roman" w:hAnsi="Times New Roman" w:cs="Times New Roman"/>
        </w:rPr>
      </w:pPr>
    </w:p>
    <w:p w14:paraId="44E1DD31" w14:textId="77777777" w:rsidR="00E07C41" w:rsidRDefault="00E07C41">
      <w:pPr>
        <w:spacing w:line="400" w:lineRule="exact"/>
        <w:ind w:firstLine="420"/>
        <w:rPr>
          <w:rFonts w:ascii="Times New Roman" w:hAnsi="Times New Roman" w:cs="Times New Roman"/>
        </w:rPr>
      </w:pPr>
    </w:p>
    <w:p w14:paraId="27EF8402" w14:textId="77777777" w:rsidR="00E07C41" w:rsidRDefault="00E07C41">
      <w:pPr>
        <w:spacing w:line="400" w:lineRule="exact"/>
        <w:ind w:firstLine="420"/>
        <w:rPr>
          <w:rFonts w:ascii="Times New Roman" w:hAnsi="Times New Roman" w:cs="Times New Roman"/>
        </w:rPr>
      </w:pPr>
    </w:p>
    <w:p w14:paraId="2AA80716" w14:textId="77777777" w:rsidR="00E07C41" w:rsidRDefault="00514A19">
      <w:pPr>
        <w:spacing w:line="400" w:lineRule="exact"/>
        <w:ind w:firstLine="420"/>
        <w:rPr>
          <w:rFonts w:ascii="Times New Roman" w:hAnsi="Times New Roman" w:cs="Times New Roman"/>
        </w:rPr>
      </w:pPr>
      <w:r>
        <w:rPr>
          <w:noProof/>
        </w:rPr>
        <w:drawing>
          <wp:anchor distT="0" distB="0" distL="0" distR="0" simplePos="0" relativeHeight="251604480" behindDoc="0" locked="0" layoutInCell="1" allowOverlap="1">
            <wp:simplePos x="0" y="0"/>
            <wp:positionH relativeFrom="column">
              <wp:posOffset>514350</wp:posOffset>
            </wp:positionH>
            <wp:positionV relativeFrom="paragraph">
              <wp:posOffset>-36195</wp:posOffset>
            </wp:positionV>
            <wp:extent cx="4606290" cy="1159510"/>
            <wp:effectExtent l="0" t="0" r="3810" b="2540"/>
            <wp:wrapNone/>
            <wp:docPr id="19" name="图片 19" descr="E:\computer_science\digital_image_process\LaTeXTemplates\figur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computer_science\digital_image_process\LaTeXTemplates\figures\2_5.png"/>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a:xfrm>
                      <a:off x="0" y="0"/>
                      <a:ext cx="4631784" cy="1166508"/>
                    </a:xfrm>
                    <a:prstGeom prst="rect">
                      <a:avLst/>
                    </a:prstGeom>
                    <a:noFill/>
                    <a:ln>
                      <a:noFill/>
                    </a:ln>
                  </pic:spPr>
                </pic:pic>
              </a:graphicData>
            </a:graphic>
          </wp:anchor>
        </w:drawing>
      </w:r>
    </w:p>
    <w:p w14:paraId="0B249FFA" w14:textId="77777777" w:rsidR="00E07C41" w:rsidRDefault="00E07C41">
      <w:pPr>
        <w:spacing w:line="400" w:lineRule="exact"/>
        <w:ind w:firstLine="420"/>
        <w:rPr>
          <w:rFonts w:ascii="Times New Roman" w:hAnsi="Times New Roman" w:cs="Times New Roman"/>
        </w:rPr>
      </w:pPr>
    </w:p>
    <w:p w14:paraId="1719EA27" w14:textId="77777777" w:rsidR="00E07C41" w:rsidRDefault="00E07C41">
      <w:pPr>
        <w:spacing w:line="400" w:lineRule="exact"/>
        <w:ind w:firstLine="420"/>
        <w:rPr>
          <w:rFonts w:ascii="Times New Roman" w:hAnsi="Times New Roman" w:cs="Times New Roman"/>
        </w:rPr>
      </w:pPr>
    </w:p>
    <w:p w14:paraId="583893B6" w14:textId="77777777" w:rsidR="00E07C41" w:rsidRDefault="00E07C41">
      <w:pPr>
        <w:spacing w:line="400" w:lineRule="exact"/>
        <w:ind w:firstLine="420"/>
        <w:rPr>
          <w:rFonts w:ascii="Times New Roman" w:hAnsi="Times New Roman" w:cs="Times New Roman"/>
        </w:rPr>
      </w:pPr>
    </w:p>
    <w:p w14:paraId="0D879A24" w14:textId="77777777" w:rsidR="00E07C41" w:rsidRDefault="00514A19">
      <w:pPr>
        <w:spacing w:line="400" w:lineRule="exact"/>
        <w:ind w:firstLine="420"/>
        <w:rPr>
          <w:rFonts w:ascii="Times New Roman" w:hAnsi="Times New Roman" w:cs="Times New Roman"/>
        </w:rPr>
      </w:pPr>
      <w:r>
        <w:rPr>
          <w:noProof/>
        </w:rPr>
        <w:drawing>
          <wp:anchor distT="0" distB="0" distL="0" distR="0" simplePos="0" relativeHeight="251605504" behindDoc="0" locked="0" layoutInCell="1" allowOverlap="1">
            <wp:simplePos x="0" y="0"/>
            <wp:positionH relativeFrom="column">
              <wp:posOffset>556260</wp:posOffset>
            </wp:positionH>
            <wp:positionV relativeFrom="paragraph">
              <wp:posOffset>160655</wp:posOffset>
            </wp:positionV>
            <wp:extent cx="4546600" cy="1165225"/>
            <wp:effectExtent l="0" t="0" r="6350" b="15875"/>
            <wp:wrapNone/>
            <wp:docPr id="25" name="图片 25" descr="E:\computer_science\digital_image_process\LaTeXTemplates\figures\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computer_science\digital_image_process\LaTeXTemplates\figures\2_6.png"/>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a:xfrm>
                      <a:off x="0" y="0"/>
                      <a:ext cx="4619574" cy="1184335"/>
                    </a:xfrm>
                    <a:prstGeom prst="rect">
                      <a:avLst/>
                    </a:prstGeom>
                    <a:noFill/>
                    <a:ln>
                      <a:noFill/>
                    </a:ln>
                  </pic:spPr>
                </pic:pic>
              </a:graphicData>
            </a:graphic>
          </wp:anchor>
        </w:drawing>
      </w:r>
    </w:p>
    <w:p w14:paraId="26311592" w14:textId="77777777" w:rsidR="00E07C41" w:rsidRDefault="00E07C41">
      <w:pPr>
        <w:spacing w:line="400" w:lineRule="exact"/>
        <w:ind w:firstLine="420"/>
        <w:rPr>
          <w:rFonts w:ascii="Times New Roman" w:hAnsi="Times New Roman" w:cs="Times New Roman"/>
        </w:rPr>
      </w:pPr>
    </w:p>
    <w:p w14:paraId="4415483F" w14:textId="77777777" w:rsidR="00E07C41" w:rsidRDefault="00E07C41">
      <w:pPr>
        <w:spacing w:line="400" w:lineRule="exact"/>
        <w:ind w:firstLine="420"/>
        <w:rPr>
          <w:rFonts w:ascii="Times New Roman" w:hAnsi="Times New Roman" w:cs="Times New Roman"/>
        </w:rPr>
      </w:pPr>
    </w:p>
    <w:p w14:paraId="7F817A4A" w14:textId="77777777" w:rsidR="00E07C41" w:rsidRDefault="00E07C41">
      <w:pPr>
        <w:spacing w:line="400" w:lineRule="exact"/>
        <w:rPr>
          <w:rFonts w:ascii="Times New Roman" w:hAnsi="Times New Roman" w:cs="Times New Roman"/>
        </w:rPr>
      </w:pPr>
    </w:p>
    <w:p w14:paraId="253D6E2F" w14:textId="77777777" w:rsidR="00E07C41" w:rsidRDefault="00E07C41">
      <w:pPr>
        <w:spacing w:line="400" w:lineRule="exact"/>
        <w:ind w:firstLine="420"/>
        <w:jc w:val="center"/>
        <w:rPr>
          <w:rFonts w:ascii="黑体" w:eastAsia="黑体" w:hAnsi="黑体" w:cs="Times New Roman"/>
          <w:bCs/>
          <w:iCs/>
          <w:color w:val="000000"/>
          <w:sz w:val="21"/>
          <w:szCs w:val="21"/>
        </w:rPr>
      </w:pPr>
    </w:p>
    <w:p w14:paraId="40B8B9F2" w14:textId="77777777" w:rsidR="00E07C41" w:rsidRDefault="00E07C41">
      <w:pPr>
        <w:spacing w:line="400" w:lineRule="exact"/>
        <w:ind w:firstLine="420"/>
        <w:jc w:val="center"/>
        <w:rPr>
          <w:rFonts w:ascii="黑体" w:eastAsia="黑体" w:hAnsi="黑体" w:cs="Times New Roman"/>
          <w:bCs/>
          <w:iCs/>
          <w:color w:val="000000"/>
          <w:sz w:val="21"/>
          <w:szCs w:val="21"/>
        </w:rPr>
      </w:pPr>
    </w:p>
    <w:p w14:paraId="09C24D96" w14:textId="77777777" w:rsidR="00E07C41" w:rsidRDefault="00514A19">
      <w:pPr>
        <w:spacing w:line="400" w:lineRule="exact"/>
        <w:ind w:firstLine="420"/>
        <w:jc w:val="center"/>
        <w:rPr>
          <w:rFonts w:ascii="黑体" w:eastAsia="黑体" w:hAnsi="黑体" w:cs="Times New Roman"/>
          <w:bCs/>
          <w:iCs/>
          <w:color w:val="000000"/>
          <w:sz w:val="21"/>
          <w:szCs w:val="21"/>
        </w:rPr>
      </w:pPr>
      <w:r>
        <w:rPr>
          <w:rFonts w:ascii="黑体" w:eastAsia="黑体" w:hAnsi="黑体" w:cs="Times New Roman" w:hint="eastAsia"/>
          <w:bCs/>
          <w:iCs/>
          <w:color w:val="000000"/>
          <w:sz w:val="21"/>
          <w:szCs w:val="21"/>
        </w:rPr>
        <w:t>图3.4 各种算法的对比结果：</w:t>
      </w:r>
      <w:r>
        <w:rPr>
          <w:rFonts w:ascii="黑体" w:eastAsia="黑体" w:hAnsi="黑体" w:cs="Times New Roman"/>
          <w:bCs/>
          <w:iCs/>
          <w:color w:val="000000"/>
          <w:sz w:val="21"/>
          <w:szCs w:val="21"/>
        </w:rPr>
        <w:t>(a)</w:t>
      </w:r>
      <w:r>
        <w:rPr>
          <w:rFonts w:ascii="黑体" w:eastAsia="黑体" w:hAnsi="黑体" w:cs="Times New Roman" w:hint="eastAsia"/>
          <w:bCs/>
          <w:iCs/>
          <w:color w:val="000000"/>
          <w:sz w:val="21"/>
          <w:szCs w:val="21"/>
        </w:rPr>
        <w:t>未处理图像</w:t>
      </w:r>
      <w:r>
        <w:rPr>
          <w:rFonts w:ascii="黑体" w:eastAsia="黑体" w:hAnsi="黑体" w:cs="Times New Roman"/>
          <w:bCs/>
          <w:iCs/>
          <w:color w:val="000000"/>
          <w:sz w:val="21"/>
          <w:szCs w:val="21"/>
        </w:rPr>
        <w:t>,(b)</w:t>
      </w:r>
      <w:r>
        <w:rPr>
          <w:rFonts w:ascii="黑体" w:eastAsia="黑体" w:hAnsi="黑体" w:cs="Times New Roman" w:hint="eastAsia"/>
          <w:bCs/>
          <w:iCs/>
          <w:color w:val="000000"/>
          <w:sz w:val="21"/>
          <w:szCs w:val="21"/>
        </w:rPr>
        <w:t>本文模型结果</w:t>
      </w:r>
      <w:r>
        <w:rPr>
          <w:rFonts w:ascii="黑体" w:eastAsia="黑体" w:hAnsi="黑体" w:cs="Times New Roman"/>
          <w:bCs/>
          <w:iCs/>
          <w:color w:val="000000"/>
          <w:sz w:val="21"/>
          <w:szCs w:val="21"/>
        </w:rPr>
        <w:t xml:space="preserve">,(c)LIF </w:t>
      </w:r>
      <w:r>
        <w:rPr>
          <w:rFonts w:ascii="黑体" w:eastAsia="黑体" w:hAnsi="黑体" w:cs="Times New Roman" w:hint="eastAsia"/>
          <w:bCs/>
          <w:iCs/>
          <w:color w:val="000000"/>
          <w:sz w:val="21"/>
          <w:szCs w:val="21"/>
        </w:rPr>
        <w:t>模型结果</w:t>
      </w:r>
      <w:r>
        <w:rPr>
          <w:rFonts w:ascii="黑体" w:eastAsia="黑体" w:hAnsi="黑体" w:cs="Times New Roman"/>
          <w:bCs/>
          <w:iCs/>
          <w:color w:val="000000"/>
          <w:sz w:val="21"/>
          <w:szCs w:val="21"/>
        </w:rPr>
        <w:t xml:space="preserve">, (d)LBF </w:t>
      </w:r>
      <w:r>
        <w:rPr>
          <w:rFonts w:ascii="黑体" w:eastAsia="黑体" w:hAnsi="黑体" w:cs="Times New Roman" w:hint="eastAsia"/>
          <w:bCs/>
          <w:iCs/>
          <w:color w:val="000000"/>
          <w:sz w:val="21"/>
          <w:szCs w:val="21"/>
        </w:rPr>
        <w:t>模型结果</w:t>
      </w:r>
      <w:r>
        <w:rPr>
          <w:rFonts w:ascii="黑体" w:eastAsia="黑体" w:hAnsi="黑体" w:cs="Times New Roman"/>
          <w:bCs/>
          <w:iCs/>
          <w:color w:val="000000"/>
          <w:sz w:val="21"/>
          <w:szCs w:val="21"/>
        </w:rPr>
        <w:t>,(e)RSF</w:t>
      </w:r>
      <w:r>
        <w:rPr>
          <w:rFonts w:ascii="黑体" w:eastAsia="黑体" w:hAnsi="黑体" w:cs="Times New Roman" w:hint="eastAsia"/>
          <w:bCs/>
          <w:iCs/>
          <w:color w:val="000000"/>
          <w:sz w:val="21"/>
          <w:szCs w:val="21"/>
        </w:rPr>
        <w:t>模型结果</w:t>
      </w:r>
      <w:r>
        <w:rPr>
          <w:rFonts w:ascii="黑体" w:eastAsia="黑体" w:hAnsi="黑体" w:cs="Times New Roman"/>
          <w:bCs/>
          <w:iCs/>
          <w:color w:val="000000"/>
          <w:sz w:val="21"/>
          <w:szCs w:val="21"/>
        </w:rPr>
        <w:t>,(f)</w:t>
      </w:r>
      <w:r>
        <w:rPr>
          <w:rFonts w:ascii="黑体" w:eastAsia="黑体" w:hAnsi="黑体" w:cs="Times New Roman" w:hint="eastAsia"/>
          <w:bCs/>
          <w:iCs/>
          <w:color w:val="000000"/>
          <w:sz w:val="21"/>
          <w:szCs w:val="21"/>
        </w:rPr>
        <w:t>TPFP模型结果</w:t>
      </w:r>
    </w:p>
    <w:p w14:paraId="7E2730B5" w14:textId="77777777" w:rsidR="00E07C41" w:rsidRDefault="00E07C41">
      <w:pPr>
        <w:spacing w:line="400" w:lineRule="exact"/>
        <w:ind w:firstLine="420"/>
        <w:rPr>
          <w:rFonts w:ascii="Times New Roman" w:hAnsi="Times New Roman" w:cs="Times New Roman"/>
        </w:rPr>
      </w:pPr>
    </w:p>
    <w:p w14:paraId="408478F4" w14:textId="77777777" w:rsidR="00E07C41" w:rsidRDefault="00514A19">
      <w:pPr>
        <w:spacing w:line="400" w:lineRule="exact"/>
        <w:rPr>
          <w:rFonts w:ascii="Times New Roman" w:hAnsi="Times New Roman" w:cs="Times New Roman"/>
        </w:rPr>
      </w:pPr>
      <w:r>
        <w:rPr>
          <w:rFonts w:ascii="Times New Roman" w:hAnsi="Times New Roman" w:cs="Times New Roman" w:hint="eastAsia"/>
        </w:rPr>
        <w:t>从图</w:t>
      </w:r>
      <w:r>
        <w:rPr>
          <w:rFonts w:ascii="Times New Roman" w:hAnsi="Times New Roman" w:cs="Times New Roman" w:hint="eastAsia"/>
        </w:rPr>
        <w:t>3.4</w:t>
      </w:r>
      <w:r>
        <w:rPr>
          <w:rFonts w:ascii="Times New Roman" w:hAnsi="Times New Roman" w:cs="Times New Roman" w:hint="eastAsia"/>
        </w:rPr>
        <w:t>中，可以看出本文的模型能够更加精准的找到目标区域，</w:t>
      </w:r>
      <w:r>
        <w:rPr>
          <w:rFonts w:ascii="Times New Roman" w:hAnsi="Times New Roman" w:cs="Times New Roman" w:hint="eastAsia"/>
        </w:rPr>
        <w:t>(a)</w:t>
      </w:r>
      <w:r>
        <w:rPr>
          <w:rFonts w:ascii="Times New Roman" w:hAnsi="Times New Roman" w:cs="Times New Roman" w:hint="eastAsia"/>
        </w:rPr>
        <w:t>，</w:t>
      </w:r>
      <w:r>
        <w:rPr>
          <w:rFonts w:ascii="Times New Roman" w:hAnsi="Times New Roman" w:cs="Times New Roman" w:hint="eastAsia"/>
        </w:rPr>
        <w:t>(b)</w:t>
      </w:r>
      <w:r>
        <w:rPr>
          <w:rFonts w:ascii="Times New Roman" w:hAnsi="Times New Roman" w:cs="Times New Roman" w:hint="eastAsia"/>
        </w:rPr>
        <w:t>图中背景区域的纹理会影响曲线的演化，可以看出其它模型均受到干扰，本文模型在高斯混合模型聚类的前提下，有效避免了背景区域无关因素的干扰。</w:t>
      </w:r>
      <w:r>
        <w:rPr>
          <w:rFonts w:ascii="Times New Roman" w:hAnsi="Times New Roman" w:cs="Times New Roman" w:hint="eastAsia"/>
        </w:rPr>
        <w:t>(c)</w:t>
      </w:r>
      <w:r>
        <w:rPr>
          <w:rFonts w:ascii="Times New Roman" w:hAnsi="Times New Roman" w:cs="Times New Roman" w:hint="eastAsia"/>
        </w:rPr>
        <w:t>图灰度较为均匀、场景简单，图像目标区域和背景区域对比均匀，所有模型都有较好的分割效果。根据下表可以看出，本文模型具有更好的实验效果，</w:t>
      </w:r>
      <w:r>
        <w:rPr>
          <w:rFonts w:ascii="Times New Roman" w:hAnsi="Times New Roman" w:cs="Times New Roman" w:hint="eastAsia"/>
        </w:rPr>
        <w:t>TPR</w:t>
      </w:r>
      <w:r>
        <w:rPr>
          <w:rFonts w:ascii="Times New Roman" w:hAnsi="Times New Roman" w:cs="Times New Roman" w:hint="eastAsia"/>
        </w:rPr>
        <w:t>和</w:t>
      </w:r>
      <w:r>
        <w:rPr>
          <w:rFonts w:ascii="Times New Roman" w:hAnsi="Times New Roman" w:cs="Times New Roman" w:hint="eastAsia"/>
        </w:rPr>
        <w:t>FPR</w:t>
      </w:r>
      <w:r>
        <w:rPr>
          <w:rFonts w:ascii="Times New Roman" w:hAnsi="Times New Roman" w:cs="Times New Roman" w:hint="eastAsia"/>
        </w:rPr>
        <w:t>实验结果表明了本文模型确定目标轮廓线相较于其它模型而言更加精准，本文模型</w:t>
      </w:r>
      <w:r>
        <w:rPr>
          <w:rFonts w:ascii="Times New Roman" w:hAnsi="Times New Roman" w:cs="Times New Roman" w:hint="eastAsia"/>
        </w:rPr>
        <w:t>RMSE</w:t>
      </w:r>
      <w:r>
        <w:rPr>
          <w:rFonts w:ascii="Times New Roman" w:hAnsi="Times New Roman" w:cs="Times New Roman" w:hint="eastAsia"/>
        </w:rPr>
        <w:t>值较小表明分割的结果与真实值偏差较小，</w:t>
      </w:r>
      <w:r>
        <w:rPr>
          <w:rFonts w:ascii="Times New Roman" w:hAnsi="Times New Roman" w:cs="Times New Roman" w:hint="eastAsia"/>
        </w:rPr>
        <w:t>SI</w:t>
      </w:r>
      <w:r>
        <w:rPr>
          <w:rFonts w:ascii="Times New Roman" w:hAnsi="Times New Roman" w:cs="Times New Roman" w:hint="eastAsia"/>
        </w:rPr>
        <w:t>结果较大说明分割结果与真实值相近。</w:t>
      </w:r>
    </w:p>
    <w:p w14:paraId="35210361" w14:textId="77777777" w:rsidR="00E07C41" w:rsidRPr="00E07C41" w:rsidRDefault="00514A19">
      <w:pPr>
        <w:pStyle w:val="af8"/>
        <w:widowControl/>
        <w:snapToGrid w:val="0"/>
        <w:spacing w:line="400" w:lineRule="exact"/>
        <w:ind w:left="703" w:firstLineChars="0" w:firstLine="0"/>
        <w:jc w:val="center"/>
        <w:rPr>
          <w:rFonts w:ascii="黑体" w:eastAsia="黑体" w:hAnsi="黑体" w:cs="Times New Roman"/>
          <w:color w:val="0000FF"/>
          <w:sz w:val="21"/>
          <w:szCs w:val="22"/>
          <w:rPrChange w:id="266" w:author="cowry" w:date="2019-12-05T20:30:00Z">
            <w:rPr>
              <w:rFonts w:ascii="黑体" w:eastAsia="黑体" w:hAnsi="黑体" w:cs="Times New Roman"/>
              <w:sz w:val="21"/>
              <w:szCs w:val="22"/>
            </w:rPr>
          </w:rPrChange>
        </w:rPr>
      </w:pPr>
      <w:r>
        <w:rPr>
          <w:rFonts w:ascii="黑体" w:eastAsia="黑体" w:hAnsi="黑体" w:cs="Times New Roman" w:hint="eastAsia"/>
          <w:sz w:val="21"/>
          <w:szCs w:val="22"/>
        </w:rPr>
        <w:t xml:space="preserve">表3-2 </w:t>
      </w:r>
      <w:r>
        <w:rPr>
          <w:rFonts w:ascii="黑体" w:eastAsia="黑体" w:hAnsi="黑体" w:cs="Times New Roman" w:hint="eastAsia"/>
          <w:color w:val="0000FF"/>
          <w:sz w:val="21"/>
          <w:szCs w:val="22"/>
          <w:rPrChange w:id="267" w:author="cowry" w:date="2019-12-05T20:30:00Z">
            <w:rPr>
              <w:rFonts w:ascii="黑体" w:eastAsia="黑体" w:hAnsi="黑体" w:cs="Times New Roman" w:hint="eastAsia"/>
              <w:sz w:val="21"/>
              <w:szCs w:val="22"/>
            </w:rPr>
          </w:rPrChange>
        </w:rPr>
        <w:t>根据评价标准所得实验结果对比</w:t>
      </w:r>
    </w:p>
    <w:tbl>
      <w:tblPr>
        <w:tblStyle w:val="af0"/>
        <w:tblW w:w="8375" w:type="dxa"/>
        <w:jc w:val="center"/>
        <w:tblBorders>
          <w:top w:val="single" w:sz="4" w:space="0" w:color="auto"/>
          <w:left w:val="none" w:sz="0" w:space="0" w:color="auto"/>
          <w:bottom w:val="single" w:sz="4" w:space="0" w:color="auto"/>
          <w:right w:val="none" w:sz="0" w:space="0" w:color="auto"/>
          <w:insideH w:val="single" w:sz="4" w:space="0" w:color="auto"/>
          <w:insideV w:val="none" w:sz="0" w:space="0" w:color="auto"/>
        </w:tblBorders>
        <w:tblLayout w:type="fixed"/>
        <w:tblLook w:val="04A0" w:firstRow="1" w:lastRow="0" w:firstColumn="1" w:lastColumn="0" w:noHBand="0" w:noVBand="1"/>
      </w:tblPr>
      <w:tblGrid>
        <w:gridCol w:w="1812"/>
        <w:gridCol w:w="1812"/>
        <w:gridCol w:w="1812"/>
        <w:gridCol w:w="1812"/>
        <w:gridCol w:w="1127"/>
      </w:tblGrid>
      <w:tr w:rsidR="00E07C41" w14:paraId="40F0381C" w14:textId="77777777">
        <w:trPr>
          <w:jc w:val="center"/>
        </w:trPr>
        <w:tc>
          <w:tcPr>
            <w:tcW w:w="1812" w:type="dxa"/>
            <w:tcBorders>
              <w:bottom w:val="single" w:sz="4" w:space="0" w:color="auto"/>
            </w:tcBorders>
          </w:tcPr>
          <w:p w14:paraId="4E8B78CE" w14:textId="77777777" w:rsidR="00E07C41" w:rsidRDefault="00514A19">
            <w:pPr>
              <w:pStyle w:val="BodyChar"/>
              <w:tabs>
                <w:tab w:val="clear" w:pos="567"/>
                <w:tab w:val="left" w:pos="355"/>
              </w:tabs>
              <w:rPr>
                <w:lang w:eastAsia="zh-CN"/>
              </w:rPr>
            </w:pPr>
            <w:r>
              <w:rPr>
                <w:rFonts w:hint="eastAsia"/>
                <w:lang w:eastAsia="zh-CN"/>
              </w:rPr>
              <w:t>M</w:t>
            </w:r>
            <w:r>
              <w:rPr>
                <w:lang w:eastAsia="zh-CN"/>
              </w:rPr>
              <w:t>ethod</w:t>
            </w:r>
          </w:p>
        </w:tc>
        <w:tc>
          <w:tcPr>
            <w:tcW w:w="1812" w:type="dxa"/>
            <w:tcBorders>
              <w:bottom w:val="single" w:sz="4" w:space="0" w:color="auto"/>
            </w:tcBorders>
          </w:tcPr>
          <w:p w14:paraId="57A64523" w14:textId="77777777" w:rsidR="00E07C41" w:rsidRDefault="00514A19">
            <w:pPr>
              <w:pStyle w:val="BodyChar"/>
              <w:tabs>
                <w:tab w:val="clear" w:pos="567"/>
                <w:tab w:val="left" w:pos="355"/>
              </w:tabs>
              <w:rPr>
                <w:lang w:eastAsia="zh-CN"/>
              </w:rPr>
            </w:pPr>
            <w:r>
              <w:rPr>
                <w:rFonts w:hint="eastAsia"/>
                <w:lang w:eastAsia="zh-CN"/>
              </w:rPr>
              <w:t>R</w:t>
            </w:r>
            <w:r>
              <w:rPr>
                <w:lang w:eastAsia="zh-CN"/>
              </w:rPr>
              <w:t>MSE</w:t>
            </w:r>
          </w:p>
        </w:tc>
        <w:tc>
          <w:tcPr>
            <w:tcW w:w="1812" w:type="dxa"/>
            <w:tcBorders>
              <w:bottom w:val="single" w:sz="4" w:space="0" w:color="auto"/>
            </w:tcBorders>
          </w:tcPr>
          <w:p w14:paraId="20B72270" w14:textId="77777777" w:rsidR="00E07C41" w:rsidRDefault="00514A19">
            <w:pPr>
              <w:pStyle w:val="BodyChar"/>
              <w:tabs>
                <w:tab w:val="clear" w:pos="567"/>
                <w:tab w:val="left" w:pos="355"/>
              </w:tabs>
              <w:rPr>
                <w:lang w:eastAsia="zh-CN"/>
              </w:rPr>
            </w:pPr>
            <w:r>
              <w:rPr>
                <w:rFonts w:hint="eastAsia"/>
                <w:lang w:eastAsia="zh-CN"/>
              </w:rPr>
              <w:t>S</w:t>
            </w:r>
            <w:r>
              <w:rPr>
                <w:lang w:eastAsia="zh-CN"/>
              </w:rPr>
              <w:t>I/%</w:t>
            </w:r>
          </w:p>
        </w:tc>
        <w:tc>
          <w:tcPr>
            <w:tcW w:w="1812" w:type="dxa"/>
            <w:tcBorders>
              <w:bottom w:val="single" w:sz="4" w:space="0" w:color="auto"/>
            </w:tcBorders>
          </w:tcPr>
          <w:p w14:paraId="2CB0EA8C" w14:textId="77777777" w:rsidR="00E07C41" w:rsidRDefault="00514A19">
            <w:pPr>
              <w:pStyle w:val="BodyChar"/>
              <w:tabs>
                <w:tab w:val="clear" w:pos="567"/>
                <w:tab w:val="left" w:pos="355"/>
              </w:tabs>
              <w:rPr>
                <w:lang w:eastAsia="zh-CN"/>
              </w:rPr>
            </w:pPr>
            <w:r>
              <w:rPr>
                <w:rFonts w:hint="eastAsia"/>
                <w:lang w:eastAsia="zh-CN"/>
              </w:rPr>
              <w:t>T</w:t>
            </w:r>
            <w:r>
              <w:rPr>
                <w:lang w:eastAsia="zh-CN"/>
              </w:rPr>
              <w:t>PR/%</w:t>
            </w:r>
          </w:p>
        </w:tc>
        <w:tc>
          <w:tcPr>
            <w:tcW w:w="1127" w:type="dxa"/>
            <w:tcBorders>
              <w:bottom w:val="single" w:sz="4" w:space="0" w:color="auto"/>
            </w:tcBorders>
          </w:tcPr>
          <w:p w14:paraId="1A22B7C1" w14:textId="77777777" w:rsidR="00E07C41" w:rsidRDefault="00514A19">
            <w:pPr>
              <w:pStyle w:val="BodyChar"/>
              <w:tabs>
                <w:tab w:val="clear" w:pos="567"/>
                <w:tab w:val="left" w:pos="355"/>
              </w:tabs>
              <w:rPr>
                <w:lang w:eastAsia="zh-CN"/>
              </w:rPr>
            </w:pPr>
            <w:r>
              <w:rPr>
                <w:rFonts w:hint="eastAsia"/>
                <w:lang w:eastAsia="zh-CN"/>
              </w:rPr>
              <w:t>F</w:t>
            </w:r>
            <w:r>
              <w:rPr>
                <w:lang w:eastAsia="zh-CN"/>
              </w:rPr>
              <w:t>PR/%</w:t>
            </w:r>
          </w:p>
        </w:tc>
      </w:tr>
      <w:tr w:rsidR="00E07C41" w14:paraId="2B430DD9" w14:textId="77777777">
        <w:trPr>
          <w:jc w:val="center"/>
        </w:trPr>
        <w:tc>
          <w:tcPr>
            <w:tcW w:w="1812" w:type="dxa"/>
            <w:tcBorders>
              <w:bottom w:val="nil"/>
            </w:tcBorders>
          </w:tcPr>
          <w:p w14:paraId="5AA57192" w14:textId="77777777" w:rsidR="00E07C41" w:rsidRDefault="00514A19">
            <w:pPr>
              <w:pStyle w:val="BodyChar"/>
              <w:tabs>
                <w:tab w:val="clear" w:pos="567"/>
                <w:tab w:val="left" w:pos="355"/>
              </w:tabs>
              <w:rPr>
                <w:lang w:eastAsia="zh-CN"/>
              </w:rPr>
            </w:pPr>
            <w:r>
              <w:rPr>
                <w:rFonts w:hint="eastAsia"/>
                <w:lang w:eastAsia="zh-CN"/>
              </w:rPr>
              <w:t>O</w:t>
            </w:r>
            <w:r>
              <w:rPr>
                <w:lang w:eastAsia="zh-CN"/>
              </w:rPr>
              <w:t>ur method</w:t>
            </w:r>
          </w:p>
        </w:tc>
        <w:tc>
          <w:tcPr>
            <w:tcW w:w="1812" w:type="dxa"/>
            <w:tcBorders>
              <w:bottom w:val="nil"/>
            </w:tcBorders>
          </w:tcPr>
          <w:p w14:paraId="1802E15B" w14:textId="77777777" w:rsidR="00E07C41" w:rsidRDefault="00514A19">
            <w:pPr>
              <w:pStyle w:val="BodyChar"/>
              <w:tabs>
                <w:tab w:val="clear" w:pos="567"/>
                <w:tab w:val="left" w:pos="355"/>
              </w:tabs>
              <w:rPr>
                <w:lang w:val="en-US" w:eastAsia="zh-CN"/>
              </w:rPr>
            </w:pPr>
            <w:r>
              <w:rPr>
                <w:rFonts w:hint="eastAsia"/>
                <w:lang w:val="en-US" w:eastAsia="zh-CN"/>
              </w:rPr>
              <w:t>8</w:t>
            </w:r>
            <w:r>
              <w:rPr>
                <w:rFonts w:hint="eastAsia"/>
                <w:lang w:eastAsia="zh-CN"/>
              </w:rPr>
              <w:t>.</w:t>
            </w:r>
            <w:r>
              <w:rPr>
                <w:rFonts w:hint="eastAsia"/>
                <w:lang w:val="en-US" w:eastAsia="zh-CN"/>
              </w:rPr>
              <w:t>09</w:t>
            </w:r>
          </w:p>
        </w:tc>
        <w:tc>
          <w:tcPr>
            <w:tcW w:w="1812" w:type="dxa"/>
            <w:tcBorders>
              <w:bottom w:val="nil"/>
            </w:tcBorders>
          </w:tcPr>
          <w:p w14:paraId="418C2871" w14:textId="77777777" w:rsidR="00E07C41" w:rsidRDefault="00514A19">
            <w:pPr>
              <w:pStyle w:val="BodyChar"/>
              <w:tabs>
                <w:tab w:val="clear" w:pos="567"/>
                <w:tab w:val="left" w:pos="355"/>
              </w:tabs>
              <w:rPr>
                <w:lang w:eastAsia="zh-CN"/>
              </w:rPr>
            </w:pPr>
            <w:r>
              <w:rPr>
                <w:rFonts w:hint="eastAsia"/>
                <w:lang w:eastAsia="zh-CN"/>
              </w:rPr>
              <w:t>9</w:t>
            </w:r>
            <w:r>
              <w:rPr>
                <w:rFonts w:hint="eastAsia"/>
                <w:lang w:val="en-US" w:eastAsia="zh-CN"/>
              </w:rPr>
              <w:t>2</w:t>
            </w:r>
            <w:r>
              <w:rPr>
                <w:lang w:eastAsia="zh-CN"/>
              </w:rPr>
              <w:t>.78</w:t>
            </w:r>
          </w:p>
        </w:tc>
        <w:tc>
          <w:tcPr>
            <w:tcW w:w="1812" w:type="dxa"/>
            <w:tcBorders>
              <w:bottom w:val="nil"/>
            </w:tcBorders>
          </w:tcPr>
          <w:p w14:paraId="38F83C5C" w14:textId="77777777" w:rsidR="00E07C41" w:rsidRDefault="00514A19">
            <w:pPr>
              <w:pStyle w:val="BodyChar"/>
              <w:tabs>
                <w:tab w:val="clear" w:pos="567"/>
                <w:tab w:val="left" w:pos="355"/>
              </w:tabs>
              <w:rPr>
                <w:lang w:eastAsia="zh-CN"/>
              </w:rPr>
            </w:pPr>
            <w:r>
              <w:rPr>
                <w:rFonts w:hint="eastAsia"/>
                <w:lang w:eastAsia="zh-CN"/>
              </w:rPr>
              <w:t>9</w:t>
            </w:r>
            <w:r>
              <w:rPr>
                <w:rFonts w:hint="eastAsia"/>
                <w:lang w:val="en-US" w:eastAsia="zh-CN"/>
              </w:rPr>
              <w:t>3</w:t>
            </w:r>
            <w:r>
              <w:rPr>
                <w:lang w:eastAsia="zh-CN"/>
              </w:rPr>
              <w:t>.11</w:t>
            </w:r>
          </w:p>
        </w:tc>
        <w:tc>
          <w:tcPr>
            <w:tcW w:w="1127" w:type="dxa"/>
            <w:tcBorders>
              <w:bottom w:val="nil"/>
            </w:tcBorders>
          </w:tcPr>
          <w:p w14:paraId="26306FF0" w14:textId="77777777" w:rsidR="00E07C41" w:rsidRDefault="00514A19">
            <w:pPr>
              <w:pStyle w:val="BodyChar"/>
              <w:tabs>
                <w:tab w:val="clear" w:pos="567"/>
                <w:tab w:val="left" w:pos="355"/>
              </w:tabs>
              <w:rPr>
                <w:lang w:val="en-US" w:eastAsia="zh-CN"/>
              </w:rPr>
            </w:pPr>
            <w:r>
              <w:rPr>
                <w:rFonts w:hint="eastAsia"/>
                <w:lang w:val="en-US" w:eastAsia="zh-CN"/>
              </w:rPr>
              <w:t>6.89</w:t>
            </w:r>
          </w:p>
        </w:tc>
      </w:tr>
      <w:tr w:rsidR="00E07C41" w14:paraId="6E4C0F5B" w14:textId="77777777">
        <w:trPr>
          <w:jc w:val="center"/>
        </w:trPr>
        <w:tc>
          <w:tcPr>
            <w:tcW w:w="1812" w:type="dxa"/>
            <w:tcBorders>
              <w:top w:val="nil"/>
              <w:bottom w:val="nil"/>
            </w:tcBorders>
          </w:tcPr>
          <w:p w14:paraId="4677187F" w14:textId="77777777" w:rsidR="00E07C41" w:rsidRDefault="00514A19">
            <w:pPr>
              <w:pStyle w:val="BodyChar"/>
              <w:tabs>
                <w:tab w:val="clear" w:pos="567"/>
                <w:tab w:val="left" w:pos="355"/>
              </w:tabs>
              <w:rPr>
                <w:lang w:eastAsia="zh-CN"/>
              </w:rPr>
            </w:pPr>
            <w:r>
              <w:rPr>
                <w:rFonts w:hint="eastAsia"/>
                <w:lang w:eastAsia="zh-CN"/>
              </w:rPr>
              <w:t>L</w:t>
            </w:r>
            <w:r>
              <w:rPr>
                <w:lang w:eastAsia="zh-CN"/>
              </w:rPr>
              <w:t>IF</w:t>
            </w:r>
          </w:p>
        </w:tc>
        <w:tc>
          <w:tcPr>
            <w:tcW w:w="1812" w:type="dxa"/>
            <w:tcBorders>
              <w:top w:val="nil"/>
              <w:bottom w:val="nil"/>
            </w:tcBorders>
          </w:tcPr>
          <w:p w14:paraId="61F391BB" w14:textId="77777777" w:rsidR="00E07C41" w:rsidRDefault="00514A19">
            <w:pPr>
              <w:pStyle w:val="BodyChar"/>
              <w:tabs>
                <w:tab w:val="clear" w:pos="567"/>
                <w:tab w:val="left" w:pos="355"/>
              </w:tabs>
              <w:rPr>
                <w:lang w:eastAsia="zh-CN"/>
              </w:rPr>
            </w:pPr>
            <w:r>
              <w:rPr>
                <w:rFonts w:hint="eastAsia"/>
                <w:lang w:eastAsia="zh-CN"/>
              </w:rPr>
              <w:t>8</w:t>
            </w:r>
            <w:r>
              <w:rPr>
                <w:lang w:eastAsia="zh-CN"/>
              </w:rPr>
              <w:t>.73</w:t>
            </w:r>
          </w:p>
        </w:tc>
        <w:tc>
          <w:tcPr>
            <w:tcW w:w="1812" w:type="dxa"/>
            <w:tcBorders>
              <w:top w:val="nil"/>
              <w:bottom w:val="nil"/>
            </w:tcBorders>
          </w:tcPr>
          <w:p w14:paraId="582AABB8" w14:textId="77777777" w:rsidR="00E07C41" w:rsidRDefault="00514A19">
            <w:pPr>
              <w:pStyle w:val="BodyChar"/>
              <w:tabs>
                <w:tab w:val="clear" w:pos="567"/>
                <w:tab w:val="left" w:pos="355"/>
              </w:tabs>
              <w:rPr>
                <w:lang w:eastAsia="zh-CN"/>
              </w:rPr>
            </w:pPr>
            <w:r>
              <w:rPr>
                <w:rFonts w:hint="eastAsia"/>
                <w:lang w:eastAsia="zh-CN"/>
              </w:rPr>
              <w:t>9</w:t>
            </w:r>
            <w:r>
              <w:rPr>
                <w:rFonts w:hint="eastAsia"/>
                <w:lang w:val="en-US" w:eastAsia="zh-CN"/>
              </w:rPr>
              <w:t>1</w:t>
            </w:r>
            <w:r>
              <w:rPr>
                <w:lang w:eastAsia="zh-CN"/>
              </w:rPr>
              <w:t>.09</w:t>
            </w:r>
          </w:p>
        </w:tc>
        <w:tc>
          <w:tcPr>
            <w:tcW w:w="1812" w:type="dxa"/>
            <w:tcBorders>
              <w:top w:val="nil"/>
              <w:bottom w:val="nil"/>
            </w:tcBorders>
          </w:tcPr>
          <w:p w14:paraId="780A8430" w14:textId="77777777" w:rsidR="00E07C41" w:rsidRDefault="00514A19">
            <w:pPr>
              <w:pStyle w:val="BodyChar"/>
              <w:tabs>
                <w:tab w:val="clear" w:pos="567"/>
                <w:tab w:val="left" w:pos="355"/>
              </w:tabs>
              <w:rPr>
                <w:lang w:eastAsia="zh-CN"/>
              </w:rPr>
            </w:pPr>
            <w:r>
              <w:rPr>
                <w:rFonts w:hint="eastAsia"/>
                <w:lang w:eastAsia="zh-CN"/>
              </w:rPr>
              <w:t>8</w:t>
            </w:r>
            <w:r>
              <w:rPr>
                <w:lang w:eastAsia="zh-CN"/>
              </w:rPr>
              <w:t>9.26</w:t>
            </w:r>
          </w:p>
        </w:tc>
        <w:tc>
          <w:tcPr>
            <w:tcW w:w="1127" w:type="dxa"/>
            <w:tcBorders>
              <w:top w:val="nil"/>
              <w:bottom w:val="nil"/>
            </w:tcBorders>
          </w:tcPr>
          <w:p w14:paraId="467E172E" w14:textId="77777777" w:rsidR="00E07C41" w:rsidRDefault="00514A19">
            <w:pPr>
              <w:pStyle w:val="BodyChar"/>
              <w:tabs>
                <w:tab w:val="clear" w:pos="567"/>
                <w:tab w:val="left" w:pos="355"/>
              </w:tabs>
              <w:rPr>
                <w:lang w:val="en-US" w:eastAsia="zh-CN"/>
              </w:rPr>
            </w:pPr>
            <w:r>
              <w:rPr>
                <w:rFonts w:hint="eastAsia"/>
                <w:lang w:val="en-US" w:eastAsia="zh-CN"/>
              </w:rPr>
              <w:t>10.74</w:t>
            </w:r>
          </w:p>
        </w:tc>
      </w:tr>
      <w:tr w:rsidR="00E07C41" w14:paraId="15CD00F4" w14:textId="77777777">
        <w:trPr>
          <w:jc w:val="center"/>
        </w:trPr>
        <w:tc>
          <w:tcPr>
            <w:tcW w:w="1812" w:type="dxa"/>
            <w:tcBorders>
              <w:top w:val="nil"/>
              <w:bottom w:val="nil"/>
            </w:tcBorders>
          </w:tcPr>
          <w:p w14:paraId="76F6197B" w14:textId="77777777" w:rsidR="00E07C41" w:rsidRDefault="00514A19">
            <w:pPr>
              <w:pStyle w:val="BodyChar"/>
              <w:tabs>
                <w:tab w:val="clear" w:pos="567"/>
                <w:tab w:val="left" w:pos="355"/>
              </w:tabs>
              <w:rPr>
                <w:lang w:eastAsia="zh-CN"/>
              </w:rPr>
            </w:pPr>
            <w:r>
              <w:rPr>
                <w:rFonts w:hint="eastAsia"/>
                <w:lang w:eastAsia="zh-CN"/>
              </w:rPr>
              <w:t>L</w:t>
            </w:r>
            <w:r>
              <w:rPr>
                <w:lang w:eastAsia="zh-CN"/>
              </w:rPr>
              <w:t>FB</w:t>
            </w:r>
          </w:p>
        </w:tc>
        <w:tc>
          <w:tcPr>
            <w:tcW w:w="1812" w:type="dxa"/>
            <w:tcBorders>
              <w:top w:val="nil"/>
              <w:bottom w:val="nil"/>
            </w:tcBorders>
          </w:tcPr>
          <w:p w14:paraId="5A3C7499" w14:textId="77777777" w:rsidR="00E07C41" w:rsidRDefault="00514A19">
            <w:pPr>
              <w:pStyle w:val="BodyChar"/>
              <w:tabs>
                <w:tab w:val="clear" w:pos="567"/>
                <w:tab w:val="left" w:pos="355"/>
              </w:tabs>
              <w:rPr>
                <w:lang w:eastAsia="zh-CN"/>
              </w:rPr>
            </w:pPr>
            <w:r>
              <w:rPr>
                <w:rFonts w:hint="eastAsia"/>
                <w:lang w:eastAsia="zh-CN"/>
              </w:rPr>
              <w:t>1</w:t>
            </w:r>
            <w:r>
              <w:rPr>
                <w:lang w:eastAsia="zh-CN"/>
              </w:rPr>
              <w:t>7.27</w:t>
            </w:r>
          </w:p>
        </w:tc>
        <w:tc>
          <w:tcPr>
            <w:tcW w:w="1812" w:type="dxa"/>
            <w:tcBorders>
              <w:top w:val="nil"/>
              <w:bottom w:val="nil"/>
            </w:tcBorders>
          </w:tcPr>
          <w:p w14:paraId="5C520798" w14:textId="77777777" w:rsidR="00E07C41" w:rsidRDefault="00514A19">
            <w:pPr>
              <w:pStyle w:val="BodyChar"/>
              <w:tabs>
                <w:tab w:val="clear" w:pos="567"/>
                <w:tab w:val="left" w:pos="355"/>
              </w:tabs>
              <w:rPr>
                <w:lang w:val="en-US" w:eastAsia="zh-CN"/>
              </w:rPr>
            </w:pPr>
            <w:r>
              <w:rPr>
                <w:rFonts w:hint="eastAsia"/>
                <w:lang w:val="en-US" w:eastAsia="zh-CN"/>
              </w:rPr>
              <w:t>84.28</w:t>
            </w:r>
          </w:p>
        </w:tc>
        <w:tc>
          <w:tcPr>
            <w:tcW w:w="1812" w:type="dxa"/>
            <w:tcBorders>
              <w:top w:val="nil"/>
              <w:bottom w:val="nil"/>
            </w:tcBorders>
          </w:tcPr>
          <w:p w14:paraId="51FA2F47" w14:textId="77777777" w:rsidR="00E07C41" w:rsidRDefault="00514A19">
            <w:pPr>
              <w:pStyle w:val="BodyChar"/>
              <w:tabs>
                <w:tab w:val="clear" w:pos="567"/>
                <w:tab w:val="left" w:pos="355"/>
              </w:tabs>
              <w:rPr>
                <w:lang w:eastAsia="zh-CN"/>
              </w:rPr>
            </w:pPr>
            <w:r>
              <w:rPr>
                <w:rFonts w:hint="eastAsia"/>
                <w:lang w:eastAsia="zh-CN"/>
              </w:rPr>
              <w:t>8</w:t>
            </w:r>
            <w:r>
              <w:rPr>
                <w:lang w:eastAsia="zh-CN"/>
              </w:rPr>
              <w:t>8.89</w:t>
            </w:r>
          </w:p>
        </w:tc>
        <w:tc>
          <w:tcPr>
            <w:tcW w:w="1127" w:type="dxa"/>
            <w:tcBorders>
              <w:top w:val="nil"/>
              <w:bottom w:val="nil"/>
            </w:tcBorders>
          </w:tcPr>
          <w:p w14:paraId="05F4A790" w14:textId="77777777" w:rsidR="00E07C41" w:rsidRDefault="00514A19">
            <w:pPr>
              <w:pStyle w:val="BodyChar"/>
              <w:tabs>
                <w:tab w:val="clear" w:pos="567"/>
                <w:tab w:val="left" w:pos="355"/>
              </w:tabs>
              <w:rPr>
                <w:lang w:val="en-US" w:eastAsia="zh-CN"/>
              </w:rPr>
            </w:pPr>
            <w:r>
              <w:rPr>
                <w:rFonts w:hint="eastAsia"/>
                <w:lang w:val="en-US" w:eastAsia="zh-CN"/>
              </w:rPr>
              <w:t>11.11</w:t>
            </w:r>
          </w:p>
        </w:tc>
      </w:tr>
      <w:tr w:rsidR="00E07C41" w14:paraId="51F75BA5" w14:textId="77777777">
        <w:trPr>
          <w:jc w:val="center"/>
        </w:trPr>
        <w:tc>
          <w:tcPr>
            <w:tcW w:w="1812" w:type="dxa"/>
            <w:tcBorders>
              <w:top w:val="nil"/>
              <w:bottom w:val="nil"/>
            </w:tcBorders>
          </w:tcPr>
          <w:p w14:paraId="74AA489C" w14:textId="77777777" w:rsidR="00E07C41" w:rsidRDefault="00514A19">
            <w:pPr>
              <w:pStyle w:val="BodyChar"/>
              <w:tabs>
                <w:tab w:val="clear" w:pos="567"/>
                <w:tab w:val="left" w:pos="355"/>
              </w:tabs>
              <w:rPr>
                <w:lang w:eastAsia="zh-CN"/>
              </w:rPr>
            </w:pPr>
            <w:r>
              <w:rPr>
                <w:rFonts w:hint="eastAsia"/>
                <w:lang w:eastAsia="zh-CN"/>
              </w:rPr>
              <w:t>R</w:t>
            </w:r>
            <w:r>
              <w:rPr>
                <w:lang w:eastAsia="zh-CN"/>
              </w:rPr>
              <w:t>SF</w:t>
            </w:r>
          </w:p>
        </w:tc>
        <w:tc>
          <w:tcPr>
            <w:tcW w:w="1812" w:type="dxa"/>
            <w:tcBorders>
              <w:top w:val="nil"/>
              <w:bottom w:val="nil"/>
            </w:tcBorders>
          </w:tcPr>
          <w:p w14:paraId="43B07CD0" w14:textId="77777777" w:rsidR="00E07C41" w:rsidRDefault="00514A19">
            <w:pPr>
              <w:pStyle w:val="BodyChar"/>
              <w:tabs>
                <w:tab w:val="clear" w:pos="567"/>
                <w:tab w:val="left" w:pos="355"/>
              </w:tabs>
              <w:rPr>
                <w:lang w:eastAsia="zh-CN"/>
              </w:rPr>
            </w:pPr>
            <w:r>
              <w:rPr>
                <w:rFonts w:hint="eastAsia"/>
                <w:lang w:eastAsia="zh-CN"/>
              </w:rPr>
              <w:t>9</w:t>
            </w:r>
            <w:r>
              <w:rPr>
                <w:lang w:eastAsia="zh-CN"/>
              </w:rPr>
              <w:t>.91</w:t>
            </w:r>
          </w:p>
        </w:tc>
        <w:tc>
          <w:tcPr>
            <w:tcW w:w="1812" w:type="dxa"/>
            <w:tcBorders>
              <w:top w:val="nil"/>
              <w:bottom w:val="nil"/>
            </w:tcBorders>
          </w:tcPr>
          <w:p w14:paraId="64B10004" w14:textId="77777777" w:rsidR="00E07C41" w:rsidRDefault="00514A19">
            <w:pPr>
              <w:pStyle w:val="BodyChar"/>
              <w:tabs>
                <w:tab w:val="clear" w:pos="567"/>
                <w:tab w:val="left" w:pos="355"/>
              </w:tabs>
              <w:rPr>
                <w:lang w:val="en-US" w:eastAsia="zh-CN"/>
              </w:rPr>
            </w:pPr>
            <w:r>
              <w:rPr>
                <w:rFonts w:hint="eastAsia"/>
                <w:lang w:val="en-US" w:eastAsia="zh-CN"/>
              </w:rPr>
              <w:t>90.04</w:t>
            </w:r>
          </w:p>
        </w:tc>
        <w:tc>
          <w:tcPr>
            <w:tcW w:w="1812" w:type="dxa"/>
            <w:tcBorders>
              <w:top w:val="nil"/>
              <w:bottom w:val="nil"/>
            </w:tcBorders>
          </w:tcPr>
          <w:p w14:paraId="755A8C17" w14:textId="77777777" w:rsidR="00E07C41" w:rsidRDefault="00514A19">
            <w:pPr>
              <w:pStyle w:val="BodyChar"/>
              <w:tabs>
                <w:tab w:val="clear" w:pos="567"/>
                <w:tab w:val="left" w:pos="355"/>
              </w:tabs>
              <w:rPr>
                <w:lang w:eastAsia="zh-CN"/>
              </w:rPr>
            </w:pPr>
            <w:r>
              <w:rPr>
                <w:rFonts w:hint="eastAsia"/>
                <w:lang w:eastAsia="zh-CN"/>
              </w:rPr>
              <w:t>7</w:t>
            </w:r>
            <w:r>
              <w:rPr>
                <w:lang w:eastAsia="zh-CN"/>
              </w:rPr>
              <w:t>4.37</w:t>
            </w:r>
          </w:p>
        </w:tc>
        <w:tc>
          <w:tcPr>
            <w:tcW w:w="1127" w:type="dxa"/>
            <w:tcBorders>
              <w:top w:val="nil"/>
              <w:bottom w:val="nil"/>
            </w:tcBorders>
          </w:tcPr>
          <w:p w14:paraId="2DBD4B1D" w14:textId="77777777" w:rsidR="00E07C41" w:rsidRDefault="00514A19">
            <w:pPr>
              <w:pStyle w:val="BodyChar"/>
              <w:tabs>
                <w:tab w:val="clear" w:pos="567"/>
                <w:tab w:val="left" w:pos="355"/>
              </w:tabs>
              <w:rPr>
                <w:lang w:val="en-US" w:eastAsia="zh-CN"/>
              </w:rPr>
            </w:pPr>
            <w:r>
              <w:rPr>
                <w:rFonts w:hint="eastAsia"/>
                <w:lang w:val="en-US" w:eastAsia="zh-CN"/>
              </w:rPr>
              <w:t>25.63</w:t>
            </w:r>
          </w:p>
        </w:tc>
      </w:tr>
      <w:tr w:rsidR="00E07C41" w14:paraId="327C4DC6" w14:textId="77777777">
        <w:trPr>
          <w:jc w:val="center"/>
        </w:trPr>
        <w:tc>
          <w:tcPr>
            <w:tcW w:w="1812" w:type="dxa"/>
            <w:tcBorders>
              <w:top w:val="nil"/>
            </w:tcBorders>
          </w:tcPr>
          <w:p w14:paraId="1983A70E" w14:textId="77777777" w:rsidR="00E07C41" w:rsidRDefault="00514A19">
            <w:pPr>
              <w:pStyle w:val="BodyChar"/>
              <w:tabs>
                <w:tab w:val="clear" w:pos="567"/>
                <w:tab w:val="left" w:pos="355"/>
              </w:tabs>
              <w:rPr>
                <w:lang w:val="en-US" w:eastAsia="zh-CN"/>
              </w:rPr>
            </w:pPr>
            <w:r>
              <w:rPr>
                <w:rFonts w:hint="eastAsia"/>
                <w:lang w:val="en-US" w:eastAsia="zh-CN"/>
              </w:rPr>
              <w:t>TPFP</w:t>
            </w:r>
          </w:p>
        </w:tc>
        <w:tc>
          <w:tcPr>
            <w:tcW w:w="1812" w:type="dxa"/>
            <w:tcBorders>
              <w:top w:val="nil"/>
            </w:tcBorders>
          </w:tcPr>
          <w:p w14:paraId="6AAC7CF4" w14:textId="77777777" w:rsidR="00E07C41" w:rsidRDefault="00514A19">
            <w:pPr>
              <w:pStyle w:val="BodyChar"/>
              <w:tabs>
                <w:tab w:val="clear" w:pos="567"/>
                <w:tab w:val="left" w:pos="355"/>
              </w:tabs>
              <w:rPr>
                <w:lang w:eastAsia="zh-CN"/>
              </w:rPr>
            </w:pPr>
            <w:r>
              <w:rPr>
                <w:rFonts w:hint="eastAsia"/>
                <w:lang w:eastAsia="zh-CN"/>
              </w:rPr>
              <w:t>1</w:t>
            </w:r>
            <w:r>
              <w:rPr>
                <w:lang w:eastAsia="zh-CN"/>
              </w:rPr>
              <w:t>3.10</w:t>
            </w:r>
          </w:p>
        </w:tc>
        <w:tc>
          <w:tcPr>
            <w:tcW w:w="1812" w:type="dxa"/>
            <w:tcBorders>
              <w:top w:val="nil"/>
            </w:tcBorders>
          </w:tcPr>
          <w:p w14:paraId="764297AB" w14:textId="77777777" w:rsidR="00E07C41" w:rsidRDefault="00514A19">
            <w:pPr>
              <w:pStyle w:val="BodyChar"/>
              <w:tabs>
                <w:tab w:val="clear" w:pos="567"/>
                <w:tab w:val="left" w:pos="355"/>
              </w:tabs>
              <w:rPr>
                <w:lang w:eastAsia="zh-CN"/>
              </w:rPr>
            </w:pPr>
            <w:r>
              <w:rPr>
                <w:rFonts w:hint="eastAsia"/>
                <w:lang w:eastAsia="zh-CN"/>
              </w:rPr>
              <w:t>8</w:t>
            </w:r>
            <w:r>
              <w:rPr>
                <w:lang w:eastAsia="zh-CN"/>
              </w:rPr>
              <w:t>9.77</w:t>
            </w:r>
          </w:p>
        </w:tc>
        <w:tc>
          <w:tcPr>
            <w:tcW w:w="1812" w:type="dxa"/>
            <w:tcBorders>
              <w:top w:val="nil"/>
            </w:tcBorders>
          </w:tcPr>
          <w:p w14:paraId="73C18510" w14:textId="77777777" w:rsidR="00E07C41" w:rsidRDefault="00514A19">
            <w:pPr>
              <w:pStyle w:val="BodyChar"/>
              <w:tabs>
                <w:tab w:val="clear" w:pos="567"/>
                <w:tab w:val="left" w:pos="355"/>
              </w:tabs>
              <w:rPr>
                <w:lang w:eastAsia="zh-CN"/>
              </w:rPr>
            </w:pPr>
            <w:r>
              <w:rPr>
                <w:rFonts w:hint="eastAsia"/>
                <w:lang w:eastAsia="zh-CN"/>
              </w:rPr>
              <w:t>9</w:t>
            </w:r>
            <w:r>
              <w:rPr>
                <w:lang w:eastAsia="zh-CN"/>
              </w:rPr>
              <w:t>0.01</w:t>
            </w:r>
          </w:p>
        </w:tc>
        <w:tc>
          <w:tcPr>
            <w:tcW w:w="1127" w:type="dxa"/>
            <w:tcBorders>
              <w:top w:val="nil"/>
            </w:tcBorders>
          </w:tcPr>
          <w:p w14:paraId="621AA016" w14:textId="77777777" w:rsidR="00E07C41" w:rsidRDefault="00514A19">
            <w:pPr>
              <w:pStyle w:val="BodyChar"/>
              <w:tabs>
                <w:tab w:val="clear" w:pos="567"/>
                <w:tab w:val="left" w:pos="355"/>
              </w:tabs>
              <w:rPr>
                <w:lang w:val="en-US" w:eastAsia="zh-CN"/>
              </w:rPr>
            </w:pPr>
            <w:r>
              <w:rPr>
                <w:rFonts w:hint="eastAsia"/>
                <w:lang w:val="en-US" w:eastAsia="zh-CN"/>
              </w:rPr>
              <w:t>9.99</w:t>
            </w:r>
          </w:p>
        </w:tc>
      </w:tr>
    </w:tbl>
    <w:p w14:paraId="65C08057" w14:textId="77777777" w:rsidR="00E07C41" w:rsidRDefault="00E07C41">
      <w:pPr>
        <w:spacing w:line="400" w:lineRule="exact"/>
        <w:rPr>
          <w:rFonts w:ascii="Times New Roman" w:hAnsi="Times New Roman" w:cs="Times New Roman"/>
        </w:rPr>
      </w:pPr>
    </w:p>
    <w:p w14:paraId="25087A86" w14:textId="77777777" w:rsidR="00E07C41" w:rsidRDefault="00514A19">
      <w:pPr>
        <w:pStyle w:val="2"/>
        <w:spacing w:before="120" w:after="120"/>
        <w:rPr>
          <w:rFonts w:ascii="Times New Roman" w:hAnsi="Times New Roman" w:cs="Times New Roman"/>
          <w:color w:val="FF0000"/>
        </w:rPr>
      </w:pPr>
      <w:bookmarkStart w:id="268" w:name="_Toc508876299"/>
      <w:bookmarkStart w:id="269" w:name="_Toc9526700"/>
      <w:r>
        <w:rPr>
          <w:rFonts w:ascii="Times New Roman" w:hAnsi="Times New Roman" w:cs="Times New Roman"/>
        </w:rPr>
        <w:t>3.</w:t>
      </w:r>
      <w:bookmarkEnd w:id="268"/>
      <w:r>
        <w:rPr>
          <w:rFonts w:ascii="Times New Roman" w:hAnsi="Times New Roman" w:cs="Times New Roman"/>
        </w:rPr>
        <w:t>4</w:t>
      </w:r>
      <w:r>
        <w:rPr>
          <w:rFonts w:ascii="Times New Roman" w:hAnsi="Times New Roman" w:cs="Times New Roman"/>
        </w:rPr>
        <w:t>本章小结</w:t>
      </w:r>
      <w:bookmarkEnd w:id="269"/>
    </w:p>
    <w:p w14:paraId="51513641" w14:textId="77777777" w:rsidR="00E07C41" w:rsidRDefault="00514A19">
      <w:pPr>
        <w:spacing w:line="400" w:lineRule="exact"/>
        <w:ind w:firstLineChars="150" w:firstLine="360"/>
        <w:rPr>
          <w:rFonts w:ascii="Times New Roman" w:hAnsi="Times New Roman" w:cs="Times New Roman"/>
        </w:rPr>
      </w:pPr>
      <w:bookmarkStart w:id="270" w:name="_Toc508876300"/>
      <w:r>
        <w:rPr>
          <w:rFonts w:ascii="Times New Roman" w:hAnsi="Times New Roman" w:cs="Times New Roman" w:hint="eastAsia"/>
        </w:rPr>
        <w:t>通过实验结果可以看出，在优化了轮廓线的初始位置之后，模型的分割效果得到了较大提升，高斯混合模型的聚类结果不仅能够确定初始轮廓线，而且有效避免了背景区域图像纹理的影响。同时，加入了带有区域灰度均值</w:t>
      </w:r>
      <w:r>
        <w:rPr>
          <w:rFonts w:ascii="Sabon" w:hAnsi="Sabon"/>
          <w:position w:val="-12"/>
          <w:szCs w:val="20"/>
        </w:rPr>
        <w:object w:dxaOrig="580" w:dyaOrig="400" w14:anchorId="31A28DF4">
          <v:shape id="_x0000_i1198" type="#_x0000_t75" style="width:29pt;height:19.9pt" o:ole="">
            <v:imagedata r:id="rId71" o:title=""/>
            <o:lock v:ext="edit" aspectratio="f"/>
          </v:shape>
          <o:OLEObject Type="Embed" ProgID="Equation.DSMT4" ShapeID="_x0000_i1198" DrawAspect="Content" ObjectID="_1637412904" r:id="rId579"/>
        </w:object>
      </w:r>
      <w:r>
        <w:rPr>
          <w:rFonts w:ascii="Times New Roman" w:hAnsi="Times New Roman" w:cs="Times New Roman" w:hint="eastAsia"/>
        </w:rPr>
        <w:t>和</w:t>
      </w:r>
      <w:r>
        <w:rPr>
          <w:rFonts w:ascii="Sabon" w:hAnsi="Sabon"/>
          <w:position w:val="-12"/>
          <w:szCs w:val="20"/>
        </w:rPr>
        <w:object w:dxaOrig="660" w:dyaOrig="400" w14:anchorId="128E9DE8">
          <v:shape id="_x0000_i1199" type="#_x0000_t75" style="width:32.8pt;height:19.9pt" o:ole="">
            <v:imagedata r:id="rId73" o:title=""/>
            <o:lock v:ext="edit" aspectratio="f"/>
          </v:shape>
          <o:OLEObject Type="Embed" ProgID="Equation.DSMT4" ShapeID="_x0000_i1199" DrawAspect="Content" ObjectID="_1637412905" r:id="rId580"/>
        </w:object>
      </w:r>
      <w:r>
        <w:rPr>
          <w:rFonts w:ascii="Times New Roman" w:hAnsi="Times New Roman" w:cs="Times New Roman" w:hint="eastAsia"/>
        </w:rPr>
        <w:t>的能</w:t>
      </w:r>
      <w:r>
        <w:rPr>
          <w:rFonts w:ascii="Times New Roman" w:hAnsi="Times New Roman" w:cs="Times New Roman" w:hint="eastAsia"/>
        </w:rPr>
        <w:lastRenderedPageBreak/>
        <w:t>量项也进一步提升了模型的分割精度。</w:t>
      </w:r>
    </w:p>
    <w:p w14:paraId="09611CB5" w14:textId="77777777" w:rsidR="00E07C41" w:rsidRDefault="00514A19">
      <w:pPr>
        <w:pStyle w:val="1"/>
        <w:spacing w:before="120" w:after="120"/>
      </w:pPr>
      <w:r>
        <w:br w:type="page"/>
      </w:r>
      <w:bookmarkStart w:id="271" w:name="_Toc9526701"/>
      <w:r>
        <w:lastRenderedPageBreak/>
        <w:t>第</w:t>
      </w:r>
      <w:r>
        <w:t>4</w:t>
      </w:r>
      <w:r>
        <w:t>章</w:t>
      </w:r>
      <w:bookmarkEnd w:id="270"/>
      <w:r>
        <w:t xml:space="preserve"> </w:t>
      </w:r>
      <w:bookmarkEnd w:id="271"/>
      <w:r>
        <w:rPr>
          <w:rFonts w:hint="eastAsia"/>
          <w:color w:val="0000FF"/>
          <w:rPrChange w:id="272" w:author="cowry" w:date="2019-12-05T20:31:00Z">
            <w:rPr>
              <w:rFonts w:hint="eastAsia"/>
            </w:rPr>
          </w:rPrChange>
        </w:rPr>
        <w:t>结合</w:t>
      </w:r>
      <w:r w:rsidRPr="00902B74">
        <w:rPr>
          <w:rFonts w:hint="eastAsia"/>
          <w:color w:val="FF0000"/>
          <w:rPrChange w:id="273" w:author="Windows 用户" w:date="2019-12-09T15:36:00Z">
            <w:rPr>
              <w:rFonts w:hint="eastAsia"/>
            </w:rPr>
          </w:rPrChange>
        </w:rPr>
        <w:t>KMeans</w:t>
      </w:r>
      <w:r>
        <w:rPr>
          <w:rFonts w:hint="eastAsia"/>
          <w:color w:val="0000FF"/>
          <w:rPrChange w:id="274" w:author="cowry" w:date="2019-12-05T20:31:00Z">
            <w:rPr>
              <w:rFonts w:hint="eastAsia"/>
            </w:rPr>
          </w:rPrChange>
        </w:rPr>
        <w:t>算法</w:t>
      </w:r>
      <w:r w:rsidRPr="0006524D">
        <w:rPr>
          <w:rFonts w:hint="eastAsia"/>
          <w:color w:val="FF0000"/>
          <w:rPrChange w:id="275" w:author="Windows 用户" w:date="2019-12-09T15:49:00Z">
            <w:rPr>
              <w:rFonts w:hint="eastAsia"/>
            </w:rPr>
          </w:rPrChange>
        </w:rPr>
        <w:t>多尺度</w:t>
      </w:r>
      <w:r>
        <w:rPr>
          <w:rFonts w:hint="eastAsia"/>
          <w:color w:val="0000FF"/>
          <w:rPrChange w:id="276" w:author="cowry" w:date="2019-12-05T20:31:00Z">
            <w:rPr>
              <w:rFonts w:hint="eastAsia"/>
            </w:rPr>
          </w:rPrChange>
        </w:rPr>
        <w:t>RSF-CV</w:t>
      </w:r>
      <w:r>
        <w:rPr>
          <w:rFonts w:hint="eastAsia"/>
          <w:color w:val="0000FF"/>
          <w:rPrChange w:id="277" w:author="cowry" w:date="2019-12-05T20:31:00Z">
            <w:rPr>
              <w:rFonts w:hint="eastAsia"/>
            </w:rPr>
          </w:rPrChange>
        </w:rPr>
        <w:t>模型</w:t>
      </w:r>
    </w:p>
    <w:p w14:paraId="6D9707D8" w14:textId="77777777" w:rsidR="00E07C41" w:rsidRDefault="00514A19">
      <w:pPr>
        <w:pStyle w:val="10"/>
        <w:spacing w:line="400" w:lineRule="exact"/>
        <w:ind w:firstLine="420"/>
      </w:pPr>
      <w:r>
        <w:rPr>
          <w:rFonts w:hint="eastAsia"/>
          <w:color w:val="0000FF"/>
          <w:rPrChange w:id="278" w:author="cowry" w:date="2019-12-05T20:31:00Z">
            <w:rPr>
              <w:rFonts w:hint="eastAsia"/>
            </w:rPr>
          </w:rPrChange>
        </w:rPr>
        <w:t>结合上一章节的内容，我们可以知道，</w:t>
      </w:r>
      <w:r>
        <w:rPr>
          <w:rFonts w:hint="eastAsia"/>
        </w:rPr>
        <w:t>结合高斯混合模型聚类方法提供的先验信息能有效提高模型的精确度。但是，高斯混合模型也存在一定局限性：该模型针对单一像素点进行分类，没有参考邻域像素和其它空间信息，容易受到噪声因素的影响。另外，上一章节的模型主要依据图像的全局信息，对图像灰度不均匀因素考虑不足。本章主要的研究内容是在模型上兼顾图像全局信息和局部信息，以及在聚类算法上克服噪声因素对图像分割的影响。</w:t>
      </w:r>
    </w:p>
    <w:p w14:paraId="5614DD3B" w14:textId="77777777" w:rsidR="00E07C41" w:rsidRDefault="00514A19">
      <w:pPr>
        <w:pStyle w:val="10"/>
        <w:spacing w:line="400" w:lineRule="exact"/>
        <w:ind w:firstLine="420"/>
      </w:pPr>
      <w:r>
        <w:rPr>
          <w:rFonts w:hint="eastAsia"/>
        </w:rPr>
        <w:t>因设备采集问题或者图像传播问题，图像噪声的分布特点比较均匀，不会出现某一局部区域出现大面积噪声，而另一部分没有任何噪声的现象，因此，</w:t>
      </w:r>
      <w:r>
        <w:rPr>
          <w:rFonts w:hint="eastAsia"/>
        </w:rPr>
        <w:t>KMeans</w:t>
      </w:r>
      <w:r>
        <w:rPr>
          <w:rFonts w:hint="eastAsia"/>
        </w:rPr>
        <w:t>聚类算法能够很好的克服这一因素的影响。根据</w:t>
      </w:r>
      <w:r>
        <w:rPr>
          <w:rFonts w:hint="eastAsia"/>
        </w:rPr>
        <w:t>2.4.2</w:t>
      </w:r>
      <w:r>
        <w:rPr>
          <w:rFonts w:hint="eastAsia"/>
        </w:rPr>
        <w:t>小节介绍的</w:t>
      </w:r>
      <w:r>
        <w:rPr>
          <w:rFonts w:hint="eastAsia"/>
        </w:rPr>
        <w:t>KMeans</w:t>
      </w:r>
      <w:r>
        <w:rPr>
          <w:rFonts w:hint="eastAsia"/>
        </w:rPr>
        <w:t>聚类算法可知，该算法能够有效结合像素周围邻域信息，并且</w:t>
      </w:r>
      <w:r>
        <w:rPr>
          <w:rFonts w:hint="eastAsia"/>
        </w:rPr>
        <w:t>KMeans</w:t>
      </w:r>
      <w:r>
        <w:rPr>
          <w:rFonts w:hint="eastAsia"/>
        </w:rPr>
        <w:t>聚类方法能够返回类簇中心作为灰度均值，这样相较于之前采用的</w:t>
      </w:r>
      <w:r>
        <w:rPr>
          <w:rFonts w:ascii="Sabon" w:hAnsi="Sabon"/>
          <w:position w:val="-12"/>
          <w:szCs w:val="20"/>
        </w:rPr>
        <w:object w:dxaOrig="580" w:dyaOrig="400" w14:anchorId="7D8C0E23">
          <v:shape id="_x0000_i1200" type="#_x0000_t75" style="width:29pt;height:19.9pt" o:ole="">
            <v:imagedata r:id="rId71" o:title=""/>
            <o:lock v:ext="edit" aspectratio="f"/>
          </v:shape>
          <o:OLEObject Type="Embed" ProgID="Equation.DSMT4" ShapeID="_x0000_i1200" DrawAspect="Content" ObjectID="_1637412906" r:id="rId581"/>
        </w:object>
      </w:r>
      <w:r>
        <w:rPr>
          <w:rFonts w:hint="eastAsia"/>
        </w:rPr>
        <w:t>和</w:t>
      </w:r>
      <w:r>
        <w:rPr>
          <w:rFonts w:ascii="Sabon" w:hAnsi="Sabon"/>
          <w:position w:val="-12"/>
          <w:szCs w:val="20"/>
        </w:rPr>
        <w:object w:dxaOrig="660" w:dyaOrig="400" w14:anchorId="3F96A9B4">
          <v:shape id="_x0000_i1201" type="#_x0000_t75" style="width:32.8pt;height:19.9pt" o:ole="">
            <v:imagedata r:id="rId73" o:title=""/>
            <o:lock v:ext="edit" aspectratio="f"/>
          </v:shape>
          <o:OLEObject Type="Embed" ProgID="Equation.DSMT4" ShapeID="_x0000_i1201" DrawAspect="Content" ObjectID="_1637412907" r:id="rId582"/>
        </w:object>
      </w:r>
      <w:r>
        <w:rPr>
          <w:rFonts w:hint="eastAsia"/>
        </w:rPr>
        <w:t>区域灰度均值更加精准，由于我们主要将图像分为两个区域，因此初始的聚类数目可确定为</w:t>
      </w:r>
      <w:r>
        <w:rPr>
          <w:rFonts w:hint="eastAsia"/>
        </w:rPr>
        <w:t>2</w:t>
      </w:r>
      <w:r>
        <w:rPr>
          <w:rFonts w:hint="eastAsia"/>
        </w:rPr>
        <w:t>。</w:t>
      </w:r>
      <w:r>
        <w:rPr>
          <w:rFonts w:hint="eastAsia"/>
          <w:color w:val="0000FF"/>
          <w:rPrChange w:id="279" w:author="cowry" w:date="2019-12-05T20:31:00Z">
            <w:rPr>
              <w:rFonts w:hint="eastAsia"/>
            </w:rPr>
          </w:rPrChange>
        </w:rPr>
        <w:t>在水平集模型改进方面，我们将</w:t>
      </w:r>
      <w:r>
        <w:rPr>
          <w:rFonts w:hint="eastAsia"/>
          <w:color w:val="0000FF"/>
          <w:rPrChange w:id="280" w:author="cowry" w:date="2019-12-05T20:31:00Z">
            <w:rPr>
              <w:rFonts w:hint="eastAsia"/>
            </w:rPr>
          </w:rPrChange>
        </w:rPr>
        <w:t>2.3.3</w:t>
      </w:r>
      <w:r>
        <w:rPr>
          <w:rFonts w:hint="eastAsia"/>
          <w:color w:val="0000FF"/>
          <w:rPrChange w:id="281" w:author="cowry" w:date="2019-12-05T20:31:00Z">
            <w:rPr>
              <w:rFonts w:hint="eastAsia"/>
            </w:rPr>
          </w:rPrChange>
        </w:rPr>
        <w:t>小节介绍的</w:t>
      </w:r>
      <w:r>
        <w:rPr>
          <w:rFonts w:hint="eastAsia"/>
          <w:color w:val="0000FF"/>
          <w:rPrChange w:id="282" w:author="cowry" w:date="2019-12-05T20:31:00Z">
            <w:rPr>
              <w:rFonts w:hint="eastAsia"/>
            </w:rPr>
          </w:rPrChange>
        </w:rPr>
        <w:t>RSF</w:t>
      </w:r>
      <w:r>
        <w:rPr>
          <w:rFonts w:hint="eastAsia"/>
          <w:color w:val="0000FF"/>
          <w:rPrChange w:id="283" w:author="cowry" w:date="2019-12-05T20:31:00Z">
            <w:rPr>
              <w:rFonts w:hint="eastAsia"/>
            </w:rPr>
          </w:rPrChange>
        </w:rPr>
        <w:t>模型与</w:t>
      </w:r>
      <w:r>
        <w:rPr>
          <w:rFonts w:hint="eastAsia"/>
          <w:color w:val="0000FF"/>
          <w:rPrChange w:id="284" w:author="cowry" w:date="2019-12-05T20:31:00Z">
            <w:rPr>
              <w:rFonts w:hint="eastAsia"/>
            </w:rPr>
          </w:rPrChange>
        </w:rPr>
        <w:t>CV</w:t>
      </w:r>
      <w:r>
        <w:rPr>
          <w:rFonts w:hint="eastAsia"/>
          <w:color w:val="0000FF"/>
          <w:rPrChange w:id="285" w:author="cowry" w:date="2019-12-05T20:31:00Z">
            <w:rPr>
              <w:rFonts w:hint="eastAsia"/>
            </w:rPr>
          </w:rPrChange>
        </w:rPr>
        <w:t>模型相结合，</w:t>
      </w:r>
      <w:r>
        <w:rPr>
          <w:rFonts w:hint="eastAsia"/>
        </w:rPr>
        <w:t>提出了多尺度</w:t>
      </w:r>
      <w:r>
        <w:rPr>
          <w:rFonts w:hint="eastAsia"/>
        </w:rPr>
        <w:t>RSF-CV</w:t>
      </w:r>
      <w:r>
        <w:rPr>
          <w:rFonts w:hint="eastAsia"/>
        </w:rPr>
        <w:t>模型，因为</w:t>
      </w:r>
      <w:r>
        <w:rPr>
          <w:rFonts w:hint="eastAsia"/>
        </w:rPr>
        <w:t>RSF</w:t>
      </w:r>
      <w:r>
        <w:rPr>
          <w:rFonts w:hint="eastAsia"/>
        </w:rPr>
        <w:t>模型更加注重图像的局部信息，可以克服灰度不均匀带来的问题。为了能够有效调节两个能量项的作用，引入了</w:t>
      </w:r>
      <w:r>
        <w:rPr>
          <w:rFonts w:hint="eastAsia"/>
        </w:rPr>
        <w:t>LBP</w:t>
      </w:r>
      <w:r>
        <w:rPr>
          <w:rFonts w:hint="eastAsia"/>
        </w:rPr>
        <w:t>算法的思想动态调整权重系数，达到共分割的目的。</w:t>
      </w:r>
    </w:p>
    <w:p w14:paraId="1EF517DE" w14:textId="77777777" w:rsidR="00E07C41" w:rsidRPr="00E07C41" w:rsidRDefault="00514A19">
      <w:pPr>
        <w:pStyle w:val="2"/>
        <w:spacing w:before="120" w:after="120"/>
        <w:rPr>
          <w:color w:val="0000FF"/>
          <w:rPrChange w:id="286" w:author="cowry" w:date="2019-12-05T20:32:00Z">
            <w:rPr/>
          </w:rPrChange>
        </w:rPr>
      </w:pPr>
      <w:bookmarkStart w:id="287" w:name="_Toc9526702"/>
      <w:bookmarkStart w:id="288" w:name="_Toc508876304"/>
      <w:r>
        <w:t>4.1</w:t>
      </w:r>
      <w:bookmarkEnd w:id="287"/>
      <w:bookmarkEnd w:id="288"/>
      <w:r>
        <w:rPr>
          <w:rFonts w:hint="eastAsia"/>
          <w:color w:val="0000FF"/>
          <w:rPrChange w:id="289" w:author="cowry" w:date="2019-12-05T20:32:00Z">
            <w:rPr>
              <w:rFonts w:hint="eastAsia"/>
            </w:rPr>
          </w:rPrChange>
        </w:rPr>
        <w:t>结合</w:t>
      </w:r>
      <w:r>
        <w:rPr>
          <w:rFonts w:hint="eastAsia"/>
          <w:color w:val="0000FF"/>
          <w:rPrChange w:id="290" w:author="cowry" w:date="2019-12-05T20:32:00Z">
            <w:rPr>
              <w:rFonts w:hint="eastAsia"/>
            </w:rPr>
          </w:rPrChange>
        </w:rPr>
        <w:t>KMeans</w:t>
      </w:r>
      <w:r>
        <w:rPr>
          <w:rFonts w:hint="eastAsia"/>
          <w:color w:val="0000FF"/>
          <w:rPrChange w:id="291" w:author="cowry" w:date="2019-12-05T20:32:00Z">
            <w:rPr>
              <w:rFonts w:hint="eastAsia"/>
            </w:rPr>
          </w:rPrChange>
        </w:rPr>
        <w:t>聚类算法的多尺度</w:t>
      </w:r>
      <w:r>
        <w:rPr>
          <w:rFonts w:hint="eastAsia"/>
          <w:color w:val="0000FF"/>
          <w:rPrChange w:id="292" w:author="cowry" w:date="2019-12-05T20:32:00Z">
            <w:rPr>
              <w:rFonts w:hint="eastAsia"/>
            </w:rPr>
          </w:rPrChange>
        </w:rPr>
        <w:t>RSF-CV</w:t>
      </w:r>
      <w:r>
        <w:rPr>
          <w:rFonts w:hint="eastAsia"/>
          <w:color w:val="0000FF"/>
          <w:rPrChange w:id="293" w:author="cowry" w:date="2019-12-05T20:32:00Z">
            <w:rPr>
              <w:rFonts w:hint="eastAsia"/>
            </w:rPr>
          </w:rPrChange>
        </w:rPr>
        <w:t>模型框架介绍</w:t>
      </w:r>
    </w:p>
    <w:p w14:paraId="3BA17571" w14:textId="77777777" w:rsidR="00E07C41" w:rsidRDefault="00E07C41">
      <w:pPr>
        <w:spacing w:line="400" w:lineRule="exact"/>
        <w:ind w:firstLine="420"/>
      </w:pPr>
    </w:p>
    <w:p w14:paraId="3C234911" w14:textId="77777777" w:rsidR="00E07C41" w:rsidRPr="0006524D" w:rsidRDefault="00514A19">
      <w:pPr>
        <w:spacing w:line="400" w:lineRule="exact"/>
        <w:ind w:firstLine="420"/>
        <w:jc w:val="center"/>
        <w:rPr>
          <w:color w:val="FF0000"/>
          <w:rPrChange w:id="294" w:author="Windows 用户" w:date="2019-12-09T15:47:00Z">
            <w:rPr/>
          </w:rPrChange>
        </w:rPr>
      </w:pPr>
      <w:ins w:id="295" w:author="cowry" w:date="2019-12-05T20:31:00Z">
        <w:r w:rsidRPr="0006524D">
          <w:rPr>
            <w:rFonts w:hint="eastAsia"/>
            <w:color w:val="FF0000"/>
            <w:rPrChange w:id="296" w:author="Windows 用户" w:date="2019-12-09T15:47:00Z">
              <w:rPr>
                <w:rFonts w:hint="eastAsia"/>
              </w:rPr>
            </w:rPrChange>
          </w:rPr>
          <w:t>？？</w:t>
        </w:r>
      </w:ins>
    </w:p>
    <w:p w14:paraId="30B6E2EC" w14:textId="77777777" w:rsidR="00E07C41" w:rsidRDefault="00E07C41">
      <w:pPr>
        <w:spacing w:line="400" w:lineRule="exact"/>
        <w:ind w:left="840" w:firstLine="420"/>
        <w:jc w:val="center"/>
      </w:pPr>
    </w:p>
    <w:p w14:paraId="732C5817" w14:textId="77777777" w:rsidR="00E07C41" w:rsidRDefault="00514A19">
      <w:pPr>
        <w:spacing w:afterLines="50" w:after="120" w:line="400" w:lineRule="exact"/>
        <w:ind w:firstLine="420"/>
        <w:jc w:val="center"/>
        <w:rPr>
          <w:rFonts w:ascii="黑体" w:eastAsia="黑体" w:hAnsi="黑体" w:cs="Times New Roman"/>
          <w:bCs/>
          <w:iCs/>
          <w:color w:val="000000"/>
          <w:sz w:val="21"/>
          <w:szCs w:val="21"/>
        </w:rPr>
      </w:pPr>
      <w:r>
        <w:rPr>
          <w:rFonts w:ascii="黑体" w:eastAsia="黑体" w:hAnsi="黑体" w:cs="Times New Roman" w:hint="eastAsia"/>
          <w:bCs/>
          <w:iCs/>
          <w:color w:val="000000"/>
          <w:sz w:val="21"/>
          <w:szCs w:val="21"/>
        </w:rPr>
        <w:t>图4.1 KMeans聚类算法确定的目标区域</w:t>
      </w:r>
    </w:p>
    <w:p w14:paraId="073C5AD4" w14:textId="77777777" w:rsidR="00E07C41" w:rsidRDefault="00514A19">
      <w:pPr>
        <w:spacing w:line="400" w:lineRule="exact"/>
        <w:ind w:firstLine="420"/>
      </w:pPr>
      <w:r>
        <w:rPr>
          <w:rFonts w:hint="eastAsia"/>
        </w:rPr>
        <w:t>如图</w:t>
      </w:r>
      <w:r>
        <w:rPr>
          <w:rFonts w:hint="eastAsia"/>
        </w:rPr>
        <w:t>4.1</w:t>
      </w:r>
      <w:r>
        <w:rPr>
          <w:rFonts w:hint="eastAsia"/>
        </w:rPr>
        <w:t>可以看到</w:t>
      </w:r>
      <w:r>
        <w:rPr>
          <w:rFonts w:hint="eastAsia"/>
        </w:rPr>
        <w:t>KMeans</w:t>
      </w:r>
      <w:r>
        <w:rPr>
          <w:rFonts w:hint="eastAsia"/>
        </w:rPr>
        <w:t>聚类算法确定的目标区域，该先验信息能够很好的融合在后续的水平集模型上。该模型的算法框架如图</w:t>
      </w:r>
      <w:r>
        <w:rPr>
          <w:rFonts w:hint="eastAsia"/>
        </w:rPr>
        <w:t>4.2</w:t>
      </w:r>
      <w:r>
        <w:rPr>
          <w:rFonts w:hint="eastAsia"/>
        </w:rPr>
        <w:t>所示。</w:t>
      </w:r>
    </w:p>
    <w:p w14:paraId="31751CDB" w14:textId="77777777" w:rsidR="00E07C41" w:rsidRDefault="00514A19">
      <w:pPr>
        <w:pStyle w:val="af8"/>
        <w:spacing w:line="400" w:lineRule="exact"/>
        <w:ind w:firstLineChars="0"/>
        <w:rPr>
          <w:rFonts w:ascii="Times New Roman" w:hAnsi="Times New Roman" w:cs="Times New Roman"/>
        </w:rPr>
      </w:pPr>
      <w:r>
        <w:rPr>
          <w:rFonts w:ascii="Times New Roman" w:hAnsi="Times New Roman" w:cs="Times New Roman" w:hint="eastAsia"/>
        </w:rPr>
        <w:t xml:space="preserve">1. </w:t>
      </w:r>
      <w:r>
        <w:rPr>
          <w:rFonts w:ascii="Times New Roman" w:hAnsi="Times New Roman" w:cs="Times New Roman"/>
        </w:rPr>
        <w:t>模型输入</w:t>
      </w:r>
      <w:r>
        <w:rPr>
          <w:rFonts w:ascii="Times New Roman" w:hAnsi="Times New Roman" w:cs="Times New Roman" w:hint="eastAsia"/>
        </w:rPr>
        <w:t>：将待处理的图像输入模型中。</w:t>
      </w:r>
    </w:p>
    <w:p w14:paraId="74E0CCFB"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 xml:space="preserve">2. </w:t>
      </w:r>
      <w:r>
        <w:rPr>
          <w:rFonts w:hint="eastAsia"/>
          <w:color w:val="0000FF"/>
          <w:rPrChange w:id="297" w:author="cowry" w:date="2019-12-05T20:32:00Z">
            <w:rPr>
              <w:rFonts w:hint="eastAsia"/>
            </w:rPr>
          </w:rPrChange>
        </w:rPr>
        <w:t>KMeans</w:t>
      </w:r>
      <w:r>
        <w:rPr>
          <w:rFonts w:hint="eastAsia"/>
          <w:color w:val="0000FF"/>
          <w:rPrChange w:id="298" w:author="cowry" w:date="2019-12-05T20:32:00Z">
            <w:rPr>
              <w:rFonts w:hint="eastAsia"/>
            </w:rPr>
          </w:rPrChange>
        </w:rPr>
        <w:t>聚类算法处理：</w:t>
      </w:r>
      <w:r>
        <w:rPr>
          <w:rFonts w:hint="eastAsia"/>
        </w:rPr>
        <w:t>待处理图像经过</w:t>
      </w:r>
      <w:r>
        <w:rPr>
          <w:rFonts w:hint="eastAsia"/>
        </w:rPr>
        <w:t>KMeans</w:t>
      </w:r>
      <w:r>
        <w:rPr>
          <w:rFonts w:hint="eastAsia"/>
        </w:rPr>
        <w:t>聚类算法处理，得到初始目标区域和背景区域，可通过该目标区域确定初始轮廓线，另外，</w:t>
      </w:r>
      <w:r>
        <w:rPr>
          <w:rFonts w:hint="eastAsia"/>
        </w:rPr>
        <w:t>KMeans</w:t>
      </w:r>
      <w:r>
        <w:rPr>
          <w:rFonts w:hint="eastAsia"/>
        </w:rPr>
        <w:t>算法得到的两个类簇中心，作为先验信息放入水平集模型中。</w:t>
      </w:r>
    </w:p>
    <w:p w14:paraId="6F24A7B3" w14:textId="77777777" w:rsidR="00E07C41" w:rsidRDefault="00514A19">
      <w:pPr>
        <w:spacing w:line="400" w:lineRule="exact"/>
        <w:ind w:firstLine="420"/>
        <w:rPr>
          <w:rFonts w:ascii="Times New Roman" w:hAnsi="Times New Roman" w:cs="Times New Roman"/>
        </w:rPr>
      </w:pPr>
      <w:r>
        <w:rPr>
          <w:rFonts w:ascii="Times New Roman" w:hAnsi="Times New Roman" w:cs="Times New Roman"/>
        </w:rPr>
        <w:t xml:space="preserve">3. </w:t>
      </w:r>
      <w:r>
        <w:rPr>
          <w:rFonts w:ascii="Times New Roman" w:hAnsi="Times New Roman" w:cs="Times New Roman" w:hint="eastAsia"/>
          <w:color w:val="0000FF"/>
          <w:rPrChange w:id="299" w:author="cowry" w:date="2019-12-05T20:32:00Z">
            <w:rPr>
              <w:rFonts w:ascii="Times New Roman" w:hAnsi="Times New Roman" w:cs="Times New Roman" w:hint="eastAsia"/>
            </w:rPr>
          </w:rPrChange>
        </w:rPr>
        <w:t>RSF-CV</w:t>
      </w:r>
      <w:r>
        <w:rPr>
          <w:rFonts w:ascii="Times New Roman" w:hAnsi="Times New Roman" w:cs="Times New Roman" w:hint="eastAsia"/>
          <w:color w:val="0000FF"/>
          <w:rPrChange w:id="300" w:author="cowry" w:date="2019-12-05T20:32:00Z">
            <w:rPr>
              <w:rFonts w:ascii="Times New Roman" w:hAnsi="Times New Roman" w:cs="Times New Roman" w:hint="eastAsia"/>
            </w:rPr>
          </w:rPrChange>
        </w:rPr>
        <w:t>模型演化曲线：</w:t>
      </w:r>
      <w:r>
        <w:rPr>
          <w:rFonts w:ascii="Times New Roman" w:hAnsi="Times New Roman" w:cs="Times New Roman" w:hint="eastAsia"/>
        </w:rPr>
        <w:t>CV</w:t>
      </w:r>
      <w:r>
        <w:rPr>
          <w:rFonts w:ascii="Times New Roman" w:hAnsi="Times New Roman" w:cs="Times New Roman" w:hint="eastAsia"/>
        </w:rPr>
        <w:t>能量项注重图像全局信息，当分割线处在背景区域时，以该能量项驱动为主；</w:t>
      </w:r>
      <w:r>
        <w:rPr>
          <w:rFonts w:ascii="Times New Roman" w:hAnsi="Times New Roman" w:cs="Times New Roman" w:hint="eastAsia"/>
        </w:rPr>
        <w:t>RSF</w:t>
      </w:r>
      <w:r>
        <w:rPr>
          <w:rFonts w:ascii="Times New Roman" w:hAnsi="Times New Roman" w:cs="Times New Roman" w:hint="eastAsia"/>
        </w:rPr>
        <w:t>能量项注重图像局部信息，当分割线接近目标区域时，以该能量项为主。利用</w:t>
      </w:r>
      <w:r>
        <w:rPr>
          <w:rFonts w:ascii="Times New Roman" w:hAnsi="Times New Roman" w:cs="Times New Roman" w:hint="eastAsia"/>
        </w:rPr>
        <w:t>LBP</w:t>
      </w:r>
      <w:r>
        <w:rPr>
          <w:rFonts w:ascii="Times New Roman" w:hAnsi="Times New Roman" w:cs="Times New Roman" w:hint="eastAsia"/>
        </w:rPr>
        <w:t>算法思想，动态调整能量项权重。</w:t>
      </w:r>
    </w:p>
    <w:p w14:paraId="6C427B3B" w14:textId="77777777" w:rsidR="00E07C41" w:rsidRDefault="00514A19">
      <w:pPr>
        <w:spacing w:line="400" w:lineRule="exact"/>
        <w:ind w:firstLine="420"/>
        <w:rPr>
          <w:rFonts w:ascii="Times New Roman" w:hAnsi="Times New Roman" w:cs="Times New Roman"/>
        </w:rPr>
      </w:pPr>
      <w:r>
        <w:rPr>
          <w:rFonts w:ascii="Times New Roman" w:hAnsi="Times New Roman" w:cs="Times New Roman"/>
        </w:rPr>
        <w:t xml:space="preserve">4. </w:t>
      </w:r>
      <w:r>
        <w:rPr>
          <w:rFonts w:ascii="Times New Roman" w:hAnsi="Times New Roman" w:cs="Times New Roman" w:hint="eastAsia"/>
        </w:rPr>
        <w:t>模型输出：达到迭代终止条件，输出图像分割的结果。</w:t>
      </w:r>
      <w:bookmarkStart w:id="301" w:name="_Toc508876305"/>
      <w:bookmarkStart w:id="302" w:name="_Toc9526707"/>
    </w:p>
    <w:p w14:paraId="4D7E745A" w14:textId="77777777" w:rsidR="00E07C41" w:rsidRDefault="00E07C41">
      <w:pPr>
        <w:spacing w:line="400" w:lineRule="exact"/>
        <w:ind w:firstLine="420"/>
        <w:jc w:val="center"/>
        <w:rPr>
          <w:rFonts w:ascii="Times New Roman" w:hAnsi="Times New Roman" w:cs="Times New Roman"/>
        </w:rPr>
      </w:pPr>
    </w:p>
    <w:p w14:paraId="07428C85" w14:textId="77777777" w:rsidR="00E07C41" w:rsidRDefault="00514A19">
      <w:pPr>
        <w:spacing w:line="240" w:lineRule="auto"/>
        <w:jc w:val="center"/>
        <w:rPr>
          <w:rFonts w:ascii="黑体" w:eastAsia="黑体" w:hAnsi="黑体" w:cs="Times New Roman"/>
          <w:bCs/>
          <w:iCs/>
          <w:color w:val="000000"/>
          <w:sz w:val="21"/>
          <w:szCs w:val="21"/>
        </w:rPr>
      </w:pPr>
      <w:r>
        <w:rPr>
          <w:rFonts w:ascii="黑体" w:eastAsia="黑体" w:hAnsi="黑体" w:cs="Times New Roman" w:hint="eastAsia"/>
          <w:bCs/>
          <w:iCs/>
          <w:color w:val="000000"/>
          <w:sz w:val="21"/>
          <w:szCs w:val="21"/>
        </w:rPr>
        <w:t xml:space="preserve">图4.2 </w:t>
      </w:r>
      <w:r>
        <w:rPr>
          <w:rFonts w:ascii="黑体" w:eastAsia="黑体" w:hAnsi="黑体" w:cs="Times New Roman" w:hint="eastAsia"/>
          <w:bCs/>
          <w:iCs/>
          <w:color w:val="0000FF"/>
          <w:sz w:val="21"/>
          <w:szCs w:val="21"/>
          <w:rPrChange w:id="303" w:author="cowry" w:date="2019-12-05T20:32:00Z">
            <w:rPr>
              <w:rFonts w:ascii="黑体" w:eastAsia="黑体" w:hAnsi="黑体" w:cs="Times New Roman" w:hint="eastAsia"/>
              <w:bCs/>
              <w:iCs/>
              <w:color w:val="000000"/>
              <w:sz w:val="21"/>
              <w:szCs w:val="21"/>
            </w:rPr>
          </w:rPrChange>
        </w:rPr>
        <w:t>结合</w:t>
      </w:r>
      <w:r>
        <w:rPr>
          <w:rFonts w:ascii="黑体" w:eastAsia="黑体" w:hAnsi="黑体" w:cs="Times New Roman"/>
          <w:bCs/>
          <w:iCs/>
          <w:color w:val="0000FF"/>
          <w:sz w:val="21"/>
          <w:szCs w:val="21"/>
          <w:rPrChange w:id="304" w:author="cowry" w:date="2019-12-05T20:32:00Z">
            <w:rPr>
              <w:rFonts w:ascii="黑体" w:eastAsia="黑体" w:hAnsi="黑体" w:cs="Times New Roman"/>
              <w:bCs/>
              <w:iCs/>
              <w:color w:val="000000"/>
              <w:sz w:val="21"/>
              <w:szCs w:val="21"/>
            </w:rPr>
          </w:rPrChange>
        </w:rPr>
        <w:t>KMeans的</w:t>
      </w:r>
      <w:r w:rsidRPr="0006524D">
        <w:rPr>
          <w:rFonts w:ascii="黑体" w:eastAsia="黑体" w:hAnsi="黑体" w:cs="Times New Roman"/>
          <w:bCs/>
          <w:iCs/>
          <w:color w:val="C00000"/>
          <w:sz w:val="21"/>
          <w:szCs w:val="21"/>
          <w:rPrChange w:id="305" w:author="Windows 用户" w:date="2019-12-09T15:55:00Z">
            <w:rPr>
              <w:rFonts w:ascii="黑体" w:eastAsia="黑体" w:hAnsi="黑体" w:cs="Times New Roman"/>
              <w:bCs/>
              <w:iCs/>
              <w:color w:val="000000"/>
              <w:sz w:val="21"/>
              <w:szCs w:val="21"/>
            </w:rPr>
          </w:rPrChange>
        </w:rPr>
        <w:t>多尺度</w:t>
      </w:r>
      <w:r>
        <w:rPr>
          <w:rFonts w:ascii="黑体" w:eastAsia="黑体" w:hAnsi="黑体" w:cs="Times New Roman"/>
          <w:bCs/>
          <w:iCs/>
          <w:color w:val="0000FF"/>
          <w:sz w:val="21"/>
          <w:szCs w:val="21"/>
          <w:rPrChange w:id="306" w:author="cowry" w:date="2019-12-05T20:32:00Z">
            <w:rPr>
              <w:rFonts w:ascii="黑体" w:eastAsia="黑体" w:hAnsi="黑体" w:cs="Times New Roman"/>
              <w:bCs/>
              <w:iCs/>
              <w:color w:val="000000"/>
              <w:sz w:val="21"/>
              <w:szCs w:val="21"/>
            </w:rPr>
          </w:rPrChange>
        </w:rPr>
        <w:t>RSF-CV模型分割算法框架</w:t>
      </w:r>
    </w:p>
    <w:p w14:paraId="1F158C68" w14:textId="77777777" w:rsidR="00E07C41" w:rsidRPr="00E07C41" w:rsidRDefault="00514A19">
      <w:pPr>
        <w:pStyle w:val="2"/>
        <w:spacing w:before="120" w:after="120"/>
        <w:rPr>
          <w:color w:val="0000FF"/>
          <w:rPrChange w:id="307" w:author="cowry" w:date="2019-12-05T20:32:00Z">
            <w:rPr/>
          </w:rPrChange>
        </w:rPr>
      </w:pPr>
      <w:r>
        <w:rPr>
          <w:color w:val="0000FF"/>
          <w:rPrChange w:id="308" w:author="cowry" w:date="2019-12-05T20:33:00Z">
            <w:rPr/>
          </w:rPrChange>
        </w:rPr>
        <w:t>4.2</w:t>
      </w:r>
      <w:bookmarkEnd w:id="301"/>
      <w:bookmarkEnd w:id="302"/>
      <w:r>
        <w:rPr>
          <w:rFonts w:hint="eastAsia"/>
          <w:color w:val="0000FF"/>
          <w:rPrChange w:id="309" w:author="cowry" w:date="2019-12-05T20:32:00Z">
            <w:rPr>
              <w:rFonts w:hint="eastAsia"/>
            </w:rPr>
          </w:rPrChange>
        </w:rPr>
        <w:t>多尺度</w:t>
      </w:r>
      <w:r>
        <w:rPr>
          <w:rFonts w:hint="eastAsia"/>
          <w:color w:val="0000FF"/>
          <w:rPrChange w:id="310" w:author="cowry" w:date="2019-12-05T20:32:00Z">
            <w:rPr>
              <w:rFonts w:hint="eastAsia"/>
            </w:rPr>
          </w:rPrChange>
        </w:rPr>
        <w:t>RSF-CV</w:t>
      </w:r>
      <w:r>
        <w:rPr>
          <w:rFonts w:hint="eastAsia"/>
          <w:color w:val="0000FF"/>
          <w:rPrChange w:id="311" w:author="cowry" w:date="2019-12-05T20:32:00Z">
            <w:rPr>
              <w:rFonts w:hint="eastAsia"/>
            </w:rPr>
          </w:rPrChange>
        </w:rPr>
        <w:t>模型</w:t>
      </w:r>
    </w:p>
    <w:p w14:paraId="18B82D34" w14:textId="77777777" w:rsidR="00E07C41" w:rsidRDefault="00514A19">
      <w:pPr>
        <w:spacing w:line="400" w:lineRule="exact"/>
        <w:ind w:firstLine="420"/>
      </w:pPr>
      <w:r>
        <w:rPr>
          <w:rFonts w:hint="eastAsia"/>
        </w:rPr>
        <w:t>根据</w:t>
      </w:r>
      <w:r>
        <w:rPr>
          <w:rFonts w:hint="eastAsia"/>
        </w:rPr>
        <w:t>2.3.3</w:t>
      </w:r>
      <w:r>
        <w:rPr>
          <w:rFonts w:hint="eastAsia"/>
        </w:rPr>
        <w:t>小节介绍的</w:t>
      </w:r>
      <w:r>
        <w:rPr>
          <w:rFonts w:hint="eastAsia"/>
        </w:rPr>
        <w:t>RSF</w:t>
      </w:r>
      <w:r>
        <w:rPr>
          <w:rFonts w:hint="eastAsia"/>
        </w:rPr>
        <w:t>模型可知，模型引入了图像局部信息克服了灰度不均匀问题，</w:t>
      </w:r>
      <w:r>
        <w:rPr>
          <w:rFonts w:hint="eastAsia"/>
          <w:color w:val="0000FF"/>
          <w:rPrChange w:id="312" w:author="cowry" w:date="2019-12-05T20:32:00Z">
            <w:rPr>
              <w:rFonts w:hint="eastAsia"/>
            </w:rPr>
          </w:rPrChange>
        </w:rPr>
        <w:t>本文在第三章改进</w:t>
      </w:r>
      <w:r>
        <w:rPr>
          <w:rFonts w:hint="eastAsia"/>
          <w:color w:val="0000FF"/>
          <w:rPrChange w:id="313" w:author="cowry" w:date="2019-12-05T20:32:00Z">
            <w:rPr>
              <w:rFonts w:hint="eastAsia"/>
            </w:rPr>
          </w:rPrChange>
        </w:rPr>
        <w:t>CV</w:t>
      </w:r>
      <w:r>
        <w:rPr>
          <w:rFonts w:hint="eastAsia"/>
          <w:color w:val="0000FF"/>
          <w:rPrChange w:id="314" w:author="cowry" w:date="2019-12-05T20:32:00Z">
            <w:rPr>
              <w:rFonts w:hint="eastAsia"/>
            </w:rPr>
          </w:rPrChange>
        </w:rPr>
        <w:t>模型的基础上，进一步引入了</w:t>
      </w:r>
      <w:r>
        <w:rPr>
          <w:rFonts w:hint="eastAsia"/>
          <w:color w:val="0000FF"/>
          <w:rPrChange w:id="315" w:author="cowry" w:date="2019-12-05T20:32:00Z">
            <w:rPr>
              <w:rFonts w:hint="eastAsia"/>
            </w:rPr>
          </w:rPrChange>
        </w:rPr>
        <w:t>RSF</w:t>
      </w:r>
      <w:r>
        <w:rPr>
          <w:rFonts w:hint="eastAsia"/>
          <w:color w:val="0000FF"/>
          <w:rPrChange w:id="316" w:author="cowry" w:date="2019-12-05T20:32:00Z">
            <w:rPr>
              <w:rFonts w:hint="eastAsia"/>
            </w:rPr>
          </w:rPrChange>
        </w:rPr>
        <w:t>模型，</w:t>
      </w:r>
      <w:r>
        <w:rPr>
          <w:rFonts w:hint="eastAsia"/>
        </w:rPr>
        <w:t>并根据曲线周围的邻域信息，</w:t>
      </w:r>
      <w:r w:rsidRPr="0006524D">
        <w:rPr>
          <w:rFonts w:hint="eastAsia"/>
          <w:color w:val="FF0000"/>
          <w:rPrChange w:id="317" w:author="Windows 用户" w:date="2019-12-09T15:53:00Z">
            <w:rPr>
              <w:rFonts w:hint="eastAsia"/>
            </w:rPr>
          </w:rPrChange>
        </w:rPr>
        <w:t>动态调参</w:t>
      </w:r>
      <w:r>
        <w:rPr>
          <w:rFonts w:hint="eastAsia"/>
        </w:rPr>
        <w:t>驱动曲线演化。</w:t>
      </w:r>
      <w:bookmarkStart w:id="318" w:name="_GoBack"/>
      <w:bookmarkEnd w:id="318"/>
    </w:p>
    <w:p w14:paraId="6CAAD8F0" w14:textId="77777777" w:rsidR="00E07C41" w:rsidRDefault="00514A19">
      <w:pPr>
        <w:pStyle w:val="3"/>
        <w:spacing w:before="120" w:after="120"/>
      </w:pPr>
      <w:bookmarkStart w:id="319" w:name="_Toc9526708"/>
      <w:r>
        <w:t>4</w:t>
      </w:r>
      <w:r>
        <w:rPr>
          <w:rFonts w:hint="eastAsia"/>
        </w:rPr>
        <w:t>.</w:t>
      </w:r>
      <w:r>
        <w:t>2</w:t>
      </w:r>
      <w:r>
        <w:rPr>
          <w:rFonts w:hint="eastAsia"/>
        </w:rPr>
        <w:t>.</w:t>
      </w:r>
      <w:r>
        <w:t>1</w:t>
      </w:r>
      <w:bookmarkEnd w:id="319"/>
      <w:r>
        <w:rPr>
          <w:rFonts w:hint="eastAsia"/>
        </w:rPr>
        <w:t xml:space="preserve"> RSF-CV</w:t>
      </w:r>
      <w:r>
        <w:rPr>
          <w:rFonts w:hint="eastAsia"/>
        </w:rPr>
        <w:t>模型</w:t>
      </w:r>
    </w:p>
    <w:p w14:paraId="7151601A" w14:textId="77777777" w:rsidR="00E07C41" w:rsidRDefault="00514A19">
      <w:pPr>
        <w:pStyle w:val="ae"/>
        <w:shd w:val="clear" w:color="auto" w:fill="FFFFFF"/>
        <w:spacing w:before="0" w:beforeAutospacing="0" w:after="0" w:afterAutospacing="0" w:line="400" w:lineRule="exact"/>
        <w:ind w:firstLine="420"/>
        <w:jc w:val="both"/>
        <w:rPr>
          <w:rFonts w:ascii="Times New Roman" w:eastAsiaTheme="minorEastAsia" w:hAnsi="Times New Roman" w:cs="Times New Roman"/>
          <w:bCs/>
          <w:iCs/>
          <w:color w:val="000000"/>
          <w:kern w:val="2"/>
        </w:rPr>
      </w:pPr>
      <w:r>
        <w:rPr>
          <w:rFonts w:ascii="Times New Roman" w:eastAsiaTheme="minorEastAsia" w:hAnsi="Times New Roman" w:cs="Times New Roman" w:hint="eastAsia"/>
          <w:bCs/>
          <w:iCs/>
          <w:color w:val="000000"/>
          <w:kern w:val="2"/>
        </w:rPr>
        <w:t>经过</w:t>
      </w:r>
      <w:r>
        <w:rPr>
          <w:rFonts w:ascii="Times New Roman" w:eastAsiaTheme="minorEastAsia" w:hAnsi="Times New Roman" w:cs="Times New Roman" w:hint="eastAsia"/>
          <w:bCs/>
          <w:iCs/>
          <w:color w:val="000000"/>
          <w:kern w:val="2"/>
        </w:rPr>
        <w:t>KMeans</w:t>
      </w:r>
      <w:r>
        <w:rPr>
          <w:rFonts w:ascii="Times New Roman" w:eastAsiaTheme="minorEastAsia" w:hAnsi="Times New Roman" w:cs="Times New Roman" w:hint="eastAsia"/>
          <w:bCs/>
          <w:iCs/>
          <w:color w:val="000000"/>
          <w:kern w:val="2"/>
        </w:rPr>
        <w:t>预判目标区域之后，可以得到类簇中心</w:t>
      </w:r>
      <w:r>
        <w:rPr>
          <w:rFonts w:ascii="Sabon" w:hAnsi="Sabon" w:hint="eastAsia"/>
          <w:position w:val="-12"/>
          <w:szCs w:val="20"/>
        </w:rPr>
        <w:object w:dxaOrig="760" w:dyaOrig="360" w14:anchorId="05F55B52">
          <v:shape id="_x0000_i1202" type="#_x0000_t75" style="width:38.15pt;height:18.25pt" o:ole="">
            <v:imagedata r:id="rId81" o:title=""/>
            <o:lock v:ext="edit" aspectratio="f"/>
          </v:shape>
          <o:OLEObject Type="Embed" ProgID="Equation.DSMT4" ShapeID="_x0000_i1202" DrawAspect="Content" ObjectID="_1637412908" r:id="rId583"/>
        </w:object>
      </w:r>
      <w:r>
        <w:rPr>
          <w:rFonts w:ascii="Times New Roman" w:eastAsiaTheme="minorEastAsia" w:hAnsi="Times New Roman" w:cs="Times New Roman" w:hint="eastAsia"/>
          <w:bCs/>
          <w:iCs/>
          <w:color w:val="000000"/>
          <w:kern w:val="2"/>
        </w:rPr>
        <w:t>和</w:t>
      </w:r>
      <w:r>
        <w:rPr>
          <w:rFonts w:ascii="Sabon" w:hAnsi="Sabon" w:hint="eastAsia"/>
          <w:position w:val="-12"/>
          <w:szCs w:val="20"/>
        </w:rPr>
        <w:object w:dxaOrig="780" w:dyaOrig="360" w14:anchorId="65AA31B7">
          <v:shape id="_x0000_i1203" type="#_x0000_t75" style="width:39.2pt;height:18.25pt" o:ole="">
            <v:imagedata r:id="rId79" o:title=""/>
            <o:lock v:ext="edit" aspectratio="f"/>
          </v:shape>
          <o:OLEObject Type="Embed" ProgID="Equation.DSMT4" ShapeID="_x0000_i1203" DrawAspect="Content" ObjectID="_1637412909" r:id="rId584"/>
        </w:object>
      </w:r>
      <w:r>
        <w:rPr>
          <w:rFonts w:ascii="Times New Roman" w:eastAsiaTheme="minorEastAsia" w:hAnsi="Times New Roman" w:cs="Times New Roman" w:hint="eastAsia"/>
          <w:bCs/>
          <w:iCs/>
          <w:color w:val="000000"/>
          <w:kern w:val="2"/>
        </w:rPr>
        <w:t>，将其引入到</w:t>
      </w:r>
      <w:r>
        <w:rPr>
          <w:rFonts w:ascii="Times New Roman" w:eastAsiaTheme="minorEastAsia" w:hAnsi="Times New Roman" w:cs="Times New Roman" w:hint="eastAsia"/>
          <w:bCs/>
          <w:iCs/>
          <w:color w:val="000000"/>
          <w:kern w:val="2"/>
        </w:rPr>
        <w:t>2.3.3</w:t>
      </w:r>
      <w:r>
        <w:rPr>
          <w:rFonts w:ascii="Times New Roman" w:eastAsiaTheme="minorEastAsia" w:hAnsi="Times New Roman" w:cs="Times New Roman" w:hint="eastAsia"/>
          <w:bCs/>
          <w:iCs/>
          <w:color w:val="000000"/>
          <w:kern w:val="2"/>
        </w:rPr>
        <w:t>小节介绍的</w:t>
      </w:r>
      <w:r>
        <w:rPr>
          <w:rFonts w:ascii="Times New Roman" w:eastAsiaTheme="minorEastAsia" w:hAnsi="Times New Roman" w:cs="Times New Roman" w:hint="eastAsia"/>
          <w:bCs/>
          <w:iCs/>
          <w:color w:val="000000"/>
          <w:kern w:val="2"/>
        </w:rPr>
        <w:t>RSF</w:t>
      </w:r>
      <w:r>
        <w:rPr>
          <w:rFonts w:ascii="Times New Roman" w:eastAsiaTheme="minorEastAsia" w:hAnsi="Times New Roman" w:cs="Times New Roman" w:hint="eastAsia"/>
          <w:bCs/>
          <w:iCs/>
          <w:color w:val="000000"/>
          <w:kern w:val="2"/>
        </w:rPr>
        <w:t>模型，得到改进的</w:t>
      </w:r>
      <w:r>
        <w:rPr>
          <w:rFonts w:ascii="Times New Roman" w:eastAsiaTheme="minorEastAsia" w:hAnsi="Times New Roman" w:cs="Times New Roman" w:hint="eastAsia"/>
          <w:bCs/>
          <w:iCs/>
          <w:color w:val="000000"/>
          <w:kern w:val="2"/>
        </w:rPr>
        <w:t>RSF</w:t>
      </w:r>
      <w:r>
        <w:rPr>
          <w:rFonts w:ascii="Times New Roman" w:eastAsiaTheme="minorEastAsia" w:hAnsi="Times New Roman" w:cs="Times New Roman" w:hint="eastAsia"/>
          <w:bCs/>
          <w:iCs/>
          <w:color w:val="000000"/>
          <w:kern w:val="2"/>
        </w:rPr>
        <w:t>模型能量函数如下：</w:t>
      </w:r>
    </w:p>
    <w:p w14:paraId="7E307CD3" w14:textId="77777777" w:rsidR="00E07C41" w:rsidRDefault="00514A19">
      <w:pPr>
        <w:pStyle w:val="ae"/>
        <w:shd w:val="clear" w:color="auto" w:fill="FFFFFF"/>
        <w:spacing w:before="0" w:beforeAutospacing="0" w:after="0" w:afterAutospacing="0" w:line="400" w:lineRule="exact"/>
        <w:ind w:left="7140" w:firstLine="420"/>
        <w:jc w:val="both"/>
        <w:rPr>
          <w:rFonts w:ascii="Times New Roman" w:eastAsiaTheme="minorEastAsia" w:hAnsi="Times New Roman" w:cs="Times New Roman"/>
          <w:bCs/>
          <w:iCs/>
          <w:color w:val="000000"/>
          <w:kern w:val="2"/>
        </w:rPr>
      </w:pPr>
      <w:r>
        <w:rPr>
          <w:position w:val="-28"/>
        </w:rPr>
        <w:object w:dxaOrig="2183" w:dyaOrig="1143" w14:anchorId="2531A071">
          <v:shape id="_x0000_s1129" type="#_x0000_t75" style="position:absolute;left:0;text-align:left;margin-left:45.25pt;margin-top:12.55pt;width:301.95pt;height:34pt;z-index:251709952;mso-width-relative:page;mso-height-relative:page">
            <v:imagedata r:id="rId585" o:title=""/>
            <o:lock v:ext="edit" aspectratio="f"/>
          </v:shape>
          <o:OLEObject Type="Embed" ProgID="Equation.DSMT4" ShapeID="_x0000_s1129" DrawAspect="Content" ObjectID="_1637413043" r:id="rId586"/>
        </w:object>
      </w:r>
    </w:p>
    <w:p w14:paraId="0EB0758A" w14:textId="77777777" w:rsidR="00E07C41" w:rsidRDefault="00514A19">
      <w:pPr>
        <w:pStyle w:val="ae"/>
        <w:shd w:val="clear" w:color="auto" w:fill="FFFFFF"/>
        <w:spacing w:before="0" w:beforeAutospacing="0" w:after="0" w:afterAutospacing="0" w:line="400" w:lineRule="exact"/>
        <w:ind w:left="1680" w:firstLineChars="2629" w:firstLine="6310"/>
        <w:jc w:val="both"/>
        <w:rPr>
          <w:rFonts w:ascii="Times New Roman" w:eastAsiaTheme="minorEastAsia" w:hAnsi="Times New Roman" w:cs="Times New Roman"/>
          <w:bCs/>
          <w:iCs/>
          <w:color w:val="000000"/>
          <w:kern w:val="2"/>
        </w:rPr>
      </w:pPr>
      <w:r>
        <w:rPr>
          <w:rFonts w:ascii="Times New Roman" w:eastAsiaTheme="minorEastAsia" w:hAnsi="Times New Roman" w:cs="Times New Roman" w:hint="eastAsia"/>
          <w:bCs/>
          <w:iCs/>
          <w:color w:val="000000"/>
          <w:kern w:val="2"/>
        </w:rPr>
        <w:t>(4-1)</w:t>
      </w:r>
    </w:p>
    <w:p w14:paraId="2299F292" w14:textId="77777777" w:rsidR="00E07C41" w:rsidRDefault="00E07C41">
      <w:pPr>
        <w:pStyle w:val="ae"/>
        <w:shd w:val="clear" w:color="auto" w:fill="FFFFFF"/>
        <w:spacing w:before="0" w:beforeAutospacing="0" w:after="0" w:afterAutospacing="0" w:line="400" w:lineRule="exact"/>
        <w:ind w:firstLine="420"/>
        <w:jc w:val="both"/>
        <w:rPr>
          <w:rFonts w:ascii="Times New Roman" w:eastAsiaTheme="minorEastAsia" w:hAnsi="Times New Roman" w:cs="Times New Roman"/>
          <w:bCs/>
          <w:iCs/>
          <w:color w:val="000000"/>
          <w:kern w:val="2"/>
        </w:rPr>
      </w:pPr>
    </w:p>
    <w:p w14:paraId="06FB90CD" w14:textId="77777777" w:rsidR="00E07C41" w:rsidRDefault="00514A19">
      <w:pPr>
        <w:pStyle w:val="ae"/>
        <w:shd w:val="clear" w:color="auto" w:fill="FFFFFF"/>
        <w:spacing w:before="0" w:beforeAutospacing="0" w:after="0" w:afterAutospacing="0" w:line="400" w:lineRule="exact"/>
        <w:ind w:firstLine="420"/>
        <w:jc w:val="both"/>
        <w:rPr>
          <w:rFonts w:ascii="Times New Roman" w:eastAsiaTheme="minorEastAsia" w:hAnsi="Times New Roman" w:cs="Times New Roman"/>
          <w:bCs/>
          <w:iCs/>
          <w:color w:val="000000"/>
          <w:kern w:val="2"/>
        </w:rPr>
      </w:pPr>
      <w:r>
        <w:rPr>
          <w:rFonts w:ascii="Times New Roman" w:eastAsiaTheme="minorEastAsia" w:hAnsi="Times New Roman" w:cs="Times New Roman" w:hint="eastAsia"/>
          <w:bCs/>
          <w:iCs/>
          <w:color w:val="000000"/>
          <w:kern w:val="2"/>
        </w:rPr>
        <w:t>上述公式中的参数，可参考</w:t>
      </w:r>
      <w:r>
        <w:rPr>
          <w:rFonts w:ascii="Times New Roman" w:eastAsiaTheme="minorEastAsia" w:hAnsi="Times New Roman" w:cs="Times New Roman" w:hint="eastAsia"/>
          <w:bCs/>
          <w:iCs/>
          <w:color w:val="000000"/>
          <w:kern w:val="2"/>
        </w:rPr>
        <w:t>2.3.3</w:t>
      </w:r>
      <w:r>
        <w:rPr>
          <w:rFonts w:ascii="Times New Roman" w:eastAsiaTheme="minorEastAsia" w:hAnsi="Times New Roman" w:cs="Times New Roman" w:hint="eastAsia"/>
          <w:bCs/>
          <w:iCs/>
          <w:color w:val="000000"/>
          <w:kern w:val="2"/>
        </w:rPr>
        <w:t>小节介绍，新引入的类簇中心为</w:t>
      </w:r>
      <w:r>
        <w:rPr>
          <w:rFonts w:ascii="Times New Roman" w:eastAsiaTheme="minorEastAsia" w:hAnsi="Times New Roman" w:cs="Times New Roman" w:hint="eastAsia"/>
          <w:bCs/>
          <w:iCs/>
          <w:color w:val="000000"/>
          <w:kern w:val="2"/>
        </w:rPr>
        <w:t>KMeans</w:t>
      </w:r>
      <w:r>
        <w:rPr>
          <w:rFonts w:ascii="Times New Roman" w:eastAsiaTheme="minorEastAsia" w:hAnsi="Times New Roman" w:cs="Times New Roman" w:hint="eastAsia"/>
          <w:bCs/>
          <w:iCs/>
          <w:color w:val="000000"/>
          <w:kern w:val="2"/>
        </w:rPr>
        <w:t>聚类算法得到的初始化类簇中心，在之后的迭代过程中，我们依然采用对目标区域内部和外部求取灰度均值的方法进行计算：</w:t>
      </w:r>
    </w:p>
    <w:p w14:paraId="7BEEC011" w14:textId="77777777" w:rsidR="00E07C41" w:rsidRDefault="00514A19">
      <w:pPr>
        <w:pStyle w:val="ae"/>
        <w:shd w:val="clear" w:color="auto" w:fill="FFFFFF"/>
        <w:spacing w:before="0" w:beforeAutospacing="0" w:after="0" w:afterAutospacing="0" w:line="400" w:lineRule="exact"/>
        <w:ind w:left="7140" w:firstLineChars="275" w:firstLine="660"/>
        <w:jc w:val="both"/>
        <w:rPr>
          <w:rFonts w:ascii="Times New Roman" w:eastAsiaTheme="minorEastAsia" w:hAnsi="Times New Roman" w:cs="Times New Roman"/>
          <w:bCs/>
          <w:iCs/>
          <w:color w:val="000000"/>
          <w:kern w:val="2"/>
        </w:rPr>
      </w:pPr>
      <w:r>
        <w:rPr>
          <w:rFonts w:ascii="Sabon" w:hAnsi="Sabon"/>
          <w:position w:val="-30"/>
          <w:szCs w:val="20"/>
        </w:rPr>
        <w:object w:dxaOrig="2183" w:dyaOrig="1143" w14:anchorId="114B43D7">
          <v:shape id="_x0000_s1130" type="#_x0000_t75" style="position:absolute;left:0;text-align:left;margin-left:154.8pt;margin-top:2.05pt;width:78.95pt;height:53pt;z-index:251710976;mso-width-relative:page;mso-height-relative:page">
            <v:imagedata r:id="rId587" o:title=""/>
            <o:lock v:ext="edit" aspectratio="f"/>
          </v:shape>
          <o:OLEObject Type="Embed" ProgID="Equation.DSMT4" ShapeID="_x0000_s1130" DrawAspect="Content" ObjectID="_1637413044" r:id="rId588"/>
        </w:object>
      </w:r>
    </w:p>
    <w:p w14:paraId="002DF2FF" w14:textId="77777777" w:rsidR="00E07C41" w:rsidRDefault="00514A19">
      <w:pPr>
        <w:pStyle w:val="ae"/>
        <w:shd w:val="clear" w:color="auto" w:fill="FFFFFF"/>
        <w:spacing w:before="0" w:beforeAutospacing="0" w:after="0" w:afterAutospacing="0" w:line="400" w:lineRule="exact"/>
        <w:ind w:left="420" w:firstLineChars="3154" w:firstLine="7570"/>
        <w:jc w:val="both"/>
        <w:rPr>
          <w:rFonts w:ascii="Times New Roman" w:eastAsiaTheme="minorEastAsia" w:hAnsi="Times New Roman" w:cs="Times New Roman"/>
          <w:bCs/>
          <w:iCs/>
          <w:color w:val="000000"/>
          <w:kern w:val="2"/>
        </w:rPr>
      </w:pPr>
      <w:r>
        <w:rPr>
          <w:rFonts w:ascii="Times New Roman" w:eastAsiaTheme="minorEastAsia" w:hAnsi="Times New Roman" w:cs="Times New Roman" w:hint="eastAsia"/>
          <w:bCs/>
          <w:iCs/>
          <w:color w:val="000000"/>
          <w:kern w:val="2"/>
        </w:rPr>
        <w:t>(4-2)</w:t>
      </w:r>
    </w:p>
    <w:p w14:paraId="7DCFBED4" w14:textId="77777777" w:rsidR="00E07C41" w:rsidRDefault="00E07C41">
      <w:pPr>
        <w:pStyle w:val="ae"/>
        <w:shd w:val="clear" w:color="auto" w:fill="FFFFFF"/>
        <w:spacing w:before="0" w:beforeAutospacing="0" w:after="0" w:afterAutospacing="0" w:line="400" w:lineRule="exact"/>
        <w:ind w:firstLine="420"/>
        <w:jc w:val="both"/>
        <w:rPr>
          <w:rFonts w:ascii="Times New Roman" w:eastAsiaTheme="minorEastAsia" w:hAnsi="Times New Roman" w:cs="Times New Roman"/>
          <w:bCs/>
          <w:iCs/>
          <w:color w:val="000000"/>
          <w:kern w:val="2"/>
        </w:rPr>
      </w:pPr>
    </w:p>
    <w:p w14:paraId="25D8D2F0" w14:textId="77777777" w:rsidR="00E07C41" w:rsidRDefault="00514A19">
      <w:pPr>
        <w:pStyle w:val="ae"/>
        <w:shd w:val="clear" w:color="auto" w:fill="FFFFFF"/>
        <w:spacing w:before="0" w:beforeAutospacing="0" w:after="0" w:afterAutospacing="0" w:line="400" w:lineRule="exact"/>
        <w:ind w:firstLine="420"/>
        <w:jc w:val="both"/>
        <w:rPr>
          <w:rFonts w:ascii="Times New Roman" w:eastAsiaTheme="minorEastAsia" w:hAnsi="Times New Roman" w:cs="Times New Roman"/>
          <w:bCs/>
          <w:iCs/>
          <w:color w:val="000000"/>
          <w:kern w:val="2"/>
        </w:rPr>
      </w:pPr>
      <w:r>
        <w:rPr>
          <w:rFonts w:ascii="Sabon" w:hAnsi="Sabon"/>
          <w:position w:val="-28"/>
          <w:szCs w:val="20"/>
        </w:rPr>
        <w:object w:dxaOrig="2183" w:dyaOrig="1143" w14:anchorId="0A211616">
          <v:shape id="_x0000_s1131" type="#_x0000_t75" style="position:absolute;left:0;text-align:left;margin-left:93.1pt;margin-top:55.3pt;width:229.95pt;height:34pt;z-index:251712000;mso-width-relative:page;mso-height-relative:page">
            <v:imagedata r:id="rId589" o:title=""/>
            <o:lock v:ext="edit" aspectratio="f"/>
          </v:shape>
          <o:OLEObject Type="Embed" ProgID="Equation.DSMT4" ShapeID="_x0000_s1131" DrawAspect="Content" ObjectID="_1637413045" r:id="rId590"/>
        </w:object>
      </w:r>
      <w:r>
        <w:rPr>
          <w:rFonts w:ascii="Times New Roman" w:eastAsiaTheme="minorEastAsia" w:hAnsi="Times New Roman" w:cs="Times New Roman" w:hint="eastAsia"/>
          <w:bCs/>
          <w:iCs/>
          <w:color w:val="000000"/>
          <w:kern w:val="2"/>
        </w:rPr>
        <w:t>其中，</w:t>
      </w:r>
      <w:r>
        <w:rPr>
          <w:rFonts w:ascii="Sabon" w:hAnsi="Sabon" w:hint="eastAsia"/>
          <w:position w:val="-12"/>
          <w:szCs w:val="20"/>
        </w:rPr>
        <w:object w:dxaOrig="279" w:dyaOrig="400" w14:anchorId="073CB776">
          <v:shape id="_x0000_i1204" type="#_x0000_t75" style="width:13.95pt;height:19.9pt" o:ole="">
            <v:imagedata r:id="rId591" o:title=""/>
            <o:lock v:ext="edit" aspectratio="f"/>
          </v:shape>
          <o:OLEObject Type="Embed" ProgID="Equation.DSMT4" ShapeID="_x0000_i1204" DrawAspect="Content" ObjectID="_1637412910" r:id="rId592"/>
        </w:object>
      </w:r>
      <w:r>
        <w:rPr>
          <w:rFonts w:ascii="Times New Roman" w:eastAsiaTheme="minorEastAsia" w:hAnsi="Times New Roman" w:cs="Times New Roman" w:hint="eastAsia"/>
          <w:bCs/>
          <w:iCs/>
          <w:color w:val="000000"/>
          <w:kern w:val="2"/>
        </w:rPr>
        <w:t>表示区域的平均灰度值，下标</w:t>
      </w:r>
      <w:r>
        <w:rPr>
          <w:rFonts w:ascii="Times New Roman" w:eastAsiaTheme="minorEastAsia" w:hAnsi="Times New Roman" w:cs="Times New Roman" w:hint="eastAsia"/>
          <w:bCs/>
          <w:iCs/>
          <w:color w:val="000000"/>
          <w:kern w:val="2"/>
        </w:rPr>
        <w:t>1</w:t>
      </w:r>
      <w:r>
        <w:rPr>
          <w:rFonts w:ascii="Times New Roman" w:eastAsiaTheme="minorEastAsia" w:hAnsi="Times New Roman" w:cs="Times New Roman" w:hint="eastAsia"/>
          <w:bCs/>
          <w:iCs/>
          <w:color w:val="000000"/>
          <w:kern w:val="2"/>
        </w:rPr>
        <w:t>为目标区域、下标</w:t>
      </w:r>
      <w:r>
        <w:rPr>
          <w:rFonts w:ascii="Times New Roman" w:eastAsiaTheme="minorEastAsia" w:hAnsi="Times New Roman" w:cs="Times New Roman" w:hint="eastAsia"/>
          <w:bCs/>
          <w:iCs/>
          <w:color w:val="000000"/>
          <w:kern w:val="2"/>
        </w:rPr>
        <w:t>2</w:t>
      </w:r>
      <w:r>
        <w:rPr>
          <w:rFonts w:ascii="Times New Roman" w:eastAsiaTheme="minorEastAsia" w:hAnsi="Times New Roman" w:cs="Times New Roman" w:hint="eastAsia"/>
          <w:bCs/>
          <w:iCs/>
          <w:color w:val="000000"/>
          <w:kern w:val="2"/>
        </w:rPr>
        <w:t>为背景区域，</w:t>
      </w:r>
      <w:r>
        <w:rPr>
          <w:rFonts w:ascii="Sabon" w:hAnsi="Sabon" w:hint="eastAsia"/>
          <w:position w:val="-12"/>
          <w:szCs w:val="20"/>
        </w:rPr>
        <w:object w:dxaOrig="1100" w:dyaOrig="360" w14:anchorId="5911794F">
          <v:shape id="_x0000_i1205" type="#_x0000_t75" style="width:54.8pt;height:18.25pt" o:ole="">
            <v:imagedata r:id="rId593" o:title=""/>
            <o:lock v:ext="edit" aspectratio="f"/>
          </v:shape>
          <o:OLEObject Type="Embed" ProgID="Equation.DSMT4" ShapeID="_x0000_i1205" DrawAspect="Content" ObjectID="_1637412911" r:id="rId594"/>
        </w:object>
      </w:r>
      <w:r>
        <w:rPr>
          <w:rFonts w:ascii="Times New Roman" w:eastAsiaTheme="minorEastAsia" w:hAnsi="Times New Roman" w:cs="Times New Roman" w:hint="eastAsia"/>
          <w:bCs/>
          <w:iCs/>
          <w:color w:val="000000"/>
          <w:kern w:val="2"/>
        </w:rPr>
        <w:t>表示该区域像素点的个数，</w:t>
      </w:r>
      <w:r>
        <w:rPr>
          <w:rFonts w:ascii="Sabon" w:hAnsi="Sabon" w:hint="eastAsia"/>
          <w:position w:val="-6"/>
          <w:szCs w:val="20"/>
        </w:rPr>
        <w:object w:dxaOrig="300" w:dyaOrig="279" w14:anchorId="4B54A451">
          <v:shape id="_x0000_i1206" type="#_x0000_t75" style="width:15.05pt;height:13.95pt" o:ole="">
            <v:imagedata r:id="rId595" o:title=""/>
            <o:lock v:ext="edit" aspectratio="f"/>
          </v:shape>
          <o:OLEObject Type="Embed" ProgID="Equation.DSMT4" ShapeID="_x0000_i1206" DrawAspect="Content" ObjectID="_1637412912" r:id="rId596"/>
        </w:object>
      </w:r>
      <w:r>
        <w:rPr>
          <w:rFonts w:ascii="Times New Roman" w:eastAsiaTheme="minorEastAsia" w:hAnsi="Times New Roman" w:cs="Times New Roman" w:hint="eastAsia"/>
          <w:bCs/>
          <w:iCs/>
          <w:color w:val="000000"/>
          <w:kern w:val="2"/>
        </w:rPr>
        <w:t>为该区域像素点的灰度值。得到后续的能量函数如下：</w:t>
      </w:r>
    </w:p>
    <w:p w14:paraId="25E74F00" w14:textId="77777777" w:rsidR="00E07C41" w:rsidRDefault="00514A19">
      <w:pPr>
        <w:pStyle w:val="ae"/>
        <w:shd w:val="clear" w:color="auto" w:fill="FFFFFF"/>
        <w:spacing w:before="0" w:beforeAutospacing="0" w:after="0" w:afterAutospacing="0" w:line="400" w:lineRule="exact"/>
        <w:ind w:left="7560" w:firstLine="420"/>
        <w:jc w:val="both"/>
        <w:rPr>
          <w:rFonts w:ascii="Times New Roman" w:eastAsiaTheme="minorEastAsia" w:hAnsi="Times New Roman" w:cs="Times New Roman"/>
          <w:bCs/>
          <w:iCs/>
          <w:color w:val="000000"/>
          <w:kern w:val="2"/>
        </w:rPr>
      </w:pPr>
      <w:r>
        <w:rPr>
          <w:rFonts w:ascii="Times New Roman" w:eastAsiaTheme="minorEastAsia" w:hAnsi="Times New Roman" w:cs="Times New Roman" w:hint="eastAsia"/>
          <w:bCs/>
          <w:iCs/>
          <w:color w:val="000000"/>
          <w:kern w:val="2"/>
        </w:rPr>
        <w:t>(4-3)</w:t>
      </w:r>
    </w:p>
    <w:p w14:paraId="35CE6760" w14:textId="77777777" w:rsidR="00E07C41" w:rsidRDefault="00E07C41">
      <w:pPr>
        <w:pStyle w:val="ae"/>
        <w:shd w:val="clear" w:color="auto" w:fill="FFFFFF"/>
        <w:spacing w:before="0" w:beforeAutospacing="0" w:after="0" w:afterAutospacing="0" w:line="400" w:lineRule="exact"/>
        <w:ind w:firstLine="420"/>
        <w:jc w:val="both"/>
        <w:rPr>
          <w:rFonts w:ascii="Times New Roman" w:eastAsiaTheme="minorEastAsia" w:hAnsi="Times New Roman" w:cs="Times New Roman"/>
          <w:bCs/>
          <w:iCs/>
          <w:color w:val="000000"/>
          <w:kern w:val="2"/>
        </w:rPr>
      </w:pPr>
    </w:p>
    <w:p w14:paraId="4A60A671" w14:textId="77777777" w:rsidR="00E07C41" w:rsidRDefault="00514A19">
      <w:pPr>
        <w:pStyle w:val="ae"/>
        <w:shd w:val="clear" w:color="auto" w:fill="FFFFFF"/>
        <w:spacing w:before="0" w:beforeAutospacing="0" w:after="0" w:afterAutospacing="0" w:line="400" w:lineRule="exact"/>
        <w:ind w:firstLine="420"/>
        <w:jc w:val="both"/>
        <w:rPr>
          <w:rFonts w:ascii="Times New Roman" w:eastAsiaTheme="minorEastAsia" w:hAnsi="Times New Roman" w:cs="Times New Roman"/>
          <w:bCs/>
          <w:iCs/>
          <w:color w:val="000000"/>
          <w:kern w:val="2"/>
        </w:rPr>
      </w:pPr>
      <w:r>
        <w:rPr>
          <w:rFonts w:ascii="Times New Roman" w:eastAsiaTheme="minorEastAsia" w:hAnsi="Times New Roman" w:cs="Times New Roman" w:hint="eastAsia"/>
          <w:bCs/>
          <w:iCs/>
          <w:color w:val="000000"/>
          <w:kern w:val="2"/>
        </w:rPr>
        <w:t>当前模型只考虑了图像局部信息，计算复杂，迭代缓慢，并且容易在分割时陷入局部极小值，因此我们再引入</w:t>
      </w:r>
      <w:r>
        <w:rPr>
          <w:rFonts w:ascii="Times New Roman" w:eastAsiaTheme="minorEastAsia" w:hAnsi="Times New Roman" w:cs="Times New Roman" w:hint="eastAsia"/>
          <w:bCs/>
          <w:iCs/>
          <w:color w:val="000000"/>
          <w:kern w:val="2"/>
        </w:rPr>
        <w:t>3.2</w:t>
      </w:r>
      <w:r>
        <w:rPr>
          <w:rFonts w:ascii="Times New Roman" w:eastAsiaTheme="minorEastAsia" w:hAnsi="Times New Roman" w:cs="Times New Roman" w:hint="eastAsia"/>
          <w:bCs/>
          <w:iCs/>
          <w:color w:val="000000"/>
          <w:kern w:val="2"/>
        </w:rPr>
        <w:t>小节提出</w:t>
      </w:r>
      <w:r>
        <w:rPr>
          <w:rFonts w:ascii="Times New Roman" w:eastAsiaTheme="minorEastAsia" w:hAnsi="Times New Roman" w:cs="Times New Roman" w:hint="eastAsia"/>
          <w:bCs/>
          <w:iCs/>
          <w:color w:val="000000"/>
          <w:kern w:val="2"/>
        </w:rPr>
        <w:t>CV</w:t>
      </w:r>
      <w:r>
        <w:rPr>
          <w:rFonts w:ascii="Times New Roman" w:eastAsiaTheme="minorEastAsia" w:hAnsi="Times New Roman" w:cs="Times New Roman" w:hint="eastAsia"/>
          <w:bCs/>
          <w:iCs/>
          <w:color w:val="000000"/>
          <w:kern w:val="2"/>
        </w:rPr>
        <w:t>能量项来克服这个问题，能量函数如下：</w:t>
      </w:r>
    </w:p>
    <w:p w14:paraId="78DE0B59" w14:textId="77777777" w:rsidR="00E07C41" w:rsidRDefault="00514A19">
      <w:pPr>
        <w:pStyle w:val="ae"/>
        <w:shd w:val="clear" w:color="auto" w:fill="FFFFFF"/>
        <w:spacing w:before="0" w:beforeAutospacing="0" w:after="0" w:afterAutospacing="0" w:line="400" w:lineRule="exact"/>
        <w:ind w:left="7560" w:firstLine="420"/>
        <w:jc w:val="both"/>
        <w:rPr>
          <w:rFonts w:ascii="Times New Roman" w:eastAsiaTheme="minorEastAsia" w:hAnsi="Times New Roman" w:cs="Times New Roman"/>
          <w:bCs/>
          <w:iCs/>
          <w:color w:val="000000"/>
          <w:kern w:val="2"/>
        </w:rPr>
      </w:pPr>
      <w:r>
        <w:rPr>
          <w:rFonts w:ascii="Sabon" w:hAnsi="Sabon"/>
          <w:position w:val="-12"/>
          <w:szCs w:val="20"/>
        </w:rPr>
        <w:object w:dxaOrig="2183" w:dyaOrig="1143" w14:anchorId="79664E6A">
          <v:shape id="_x0000_s1132" type="#_x0000_t75" style="position:absolute;left:0;text-align:left;margin-left:67.65pt;margin-top:4.35pt;width:268pt;height:19pt;z-index:251713024;mso-width-relative:page;mso-height-relative:page">
            <v:imagedata r:id="rId597" o:title=""/>
            <o:lock v:ext="edit" aspectratio="f"/>
          </v:shape>
          <o:OLEObject Type="Embed" ProgID="Equation.DSMT4" ShapeID="_x0000_s1132" DrawAspect="Content" ObjectID="_1637413046" r:id="rId598"/>
        </w:object>
      </w:r>
      <w:r>
        <w:rPr>
          <w:rFonts w:ascii="Times New Roman" w:eastAsiaTheme="minorEastAsia" w:hAnsi="Times New Roman" w:cs="Times New Roman" w:hint="eastAsia"/>
          <w:bCs/>
          <w:iCs/>
          <w:color w:val="000000"/>
          <w:kern w:val="2"/>
        </w:rPr>
        <w:t>(4-4)</w:t>
      </w:r>
    </w:p>
    <w:p w14:paraId="79613CED" w14:textId="77777777" w:rsidR="00E07C41" w:rsidRDefault="00E07C41">
      <w:pPr>
        <w:pStyle w:val="ae"/>
        <w:shd w:val="clear" w:color="auto" w:fill="FFFFFF"/>
        <w:spacing w:before="0" w:beforeAutospacing="0" w:after="0" w:afterAutospacing="0" w:line="400" w:lineRule="exact"/>
        <w:ind w:firstLine="420"/>
        <w:jc w:val="both"/>
        <w:rPr>
          <w:rFonts w:ascii="Times New Roman" w:eastAsiaTheme="minorEastAsia" w:hAnsi="Times New Roman" w:cs="Times New Roman"/>
          <w:bCs/>
          <w:iCs/>
          <w:color w:val="000000"/>
          <w:kern w:val="2"/>
        </w:rPr>
      </w:pPr>
    </w:p>
    <w:p w14:paraId="226B3B52" w14:textId="77777777" w:rsidR="00E07C41" w:rsidRDefault="00514A19">
      <w:pPr>
        <w:pStyle w:val="ae"/>
        <w:shd w:val="clear" w:color="auto" w:fill="FFFFFF"/>
        <w:spacing w:before="0" w:beforeAutospacing="0" w:after="0" w:afterAutospacing="0" w:line="400" w:lineRule="exact"/>
        <w:ind w:firstLine="420"/>
        <w:jc w:val="both"/>
      </w:pPr>
      <w:r>
        <w:rPr>
          <w:rFonts w:ascii="Times New Roman" w:eastAsiaTheme="minorEastAsia" w:hAnsi="Times New Roman" w:cs="Times New Roman" w:hint="eastAsia"/>
          <w:bCs/>
          <w:iCs/>
          <w:color w:val="000000"/>
          <w:kern w:val="2"/>
        </w:rPr>
        <w:t>在上述公式中，我们引入了</w:t>
      </w:r>
      <w:r>
        <w:rPr>
          <w:rFonts w:ascii="Times New Roman" w:eastAsiaTheme="minorEastAsia" w:hAnsi="Times New Roman" w:cs="Times New Roman" w:hint="eastAsia"/>
          <w:bCs/>
          <w:iCs/>
          <w:color w:val="000000"/>
          <w:kern w:val="2"/>
          <w:position w:val="-6"/>
        </w:rPr>
        <w:object w:dxaOrig="240" w:dyaOrig="220" w14:anchorId="01CB81DC">
          <v:shape id="_x0000_i1207" type="#_x0000_t75" style="width:11.8pt;height:10.75pt" o:ole="">
            <v:imagedata r:id="rId599" o:title=""/>
            <o:lock v:ext="edit" aspectratio="f"/>
          </v:shape>
          <o:OLEObject Type="Embed" ProgID="Equation.DSMT4" ShapeID="_x0000_i1207" DrawAspect="Content" ObjectID="_1637412913" r:id="rId600"/>
        </w:object>
      </w:r>
      <w:r>
        <w:rPr>
          <w:rFonts w:ascii="Times New Roman" w:eastAsiaTheme="minorEastAsia" w:hAnsi="Times New Roman" w:cs="Times New Roman" w:hint="eastAsia"/>
          <w:bCs/>
          <w:iCs/>
          <w:color w:val="000000"/>
          <w:kern w:val="2"/>
        </w:rPr>
        <w:t>和</w:t>
      </w:r>
      <w:r>
        <w:rPr>
          <w:rFonts w:ascii="Times New Roman" w:eastAsiaTheme="minorEastAsia" w:hAnsi="Times New Roman" w:cs="Times New Roman" w:hint="eastAsia"/>
          <w:bCs/>
          <w:iCs/>
          <w:color w:val="000000"/>
          <w:kern w:val="2"/>
          <w:position w:val="-10"/>
        </w:rPr>
        <w:object w:dxaOrig="240" w:dyaOrig="320" w14:anchorId="47D902E7">
          <v:shape id="_x0000_i1208" type="#_x0000_t75" style="width:11.8pt;height:16.1pt" o:ole="">
            <v:imagedata r:id="rId601" o:title=""/>
            <o:lock v:ext="edit" aspectratio="f"/>
          </v:shape>
          <o:OLEObject Type="Embed" ProgID="Equation.DSMT4" ShapeID="_x0000_i1208" DrawAspect="Content" ObjectID="_1637412914" r:id="rId602"/>
        </w:object>
      </w:r>
      <w:r>
        <w:rPr>
          <w:rFonts w:ascii="Times New Roman" w:eastAsiaTheme="minorEastAsia" w:hAnsi="Times New Roman" w:cs="Times New Roman" w:hint="eastAsia"/>
          <w:bCs/>
          <w:iCs/>
          <w:color w:val="000000"/>
          <w:kern w:val="2"/>
        </w:rPr>
        <w:t>对能量项进行动态调参，该数值根据分割曲线所处的位置进行计算。</w:t>
      </w:r>
      <w:bookmarkStart w:id="320" w:name="_Toc9526709"/>
    </w:p>
    <w:p w14:paraId="25AF487C" w14:textId="77777777" w:rsidR="00E07C41" w:rsidRPr="00E07C41" w:rsidRDefault="00514A19">
      <w:pPr>
        <w:pStyle w:val="3"/>
        <w:spacing w:before="120" w:after="120"/>
        <w:rPr>
          <w:color w:val="0000FF"/>
          <w:rPrChange w:id="321" w:author="cowry" w:date="2019-12-05T20:33:00Z">
            <w:rPr/>
          </w:rPrChange>
        </w:rPr>
      </w:pPr>
      <w:r>
        <w:t>4</w:t>
      </w:r>
      <w:r>
        <w:rPr>
          <w:rFonts w:hint="eastAsia"/>
        </w:rPr>
        <w:t>.</w:t>
      </w:r>
      <w:r>
        <w:t>2</w:t>
      </w:r>
      <w:r>
        <w:rPr>
          <w:rFonts w:hint="eastAsia"/>
        </w:rPr>
        <w:t>.</w:t>
      </w:r>
      <w:r>
        <w:t>2</w:t>
      </w:r>
      <w:bookmarkEnd w:id="320"/>
      <w:r>
        <w:rPr>
          <w:rFonts w:hint="eastAsia"/>
          <w:color w:val="0000FF"/>
          <w:rPrChange w:id="322" w:author="cowry" w:date="2019-12-05T20:33:00Z">
            <w:rPr>
              <w:rFonts w:hint="eastAsia"/>
            </w:rPr>
          </w:rPrChange>
        </w:rPr>
        <w:t>基于</w:t>
      </w:r>
      <w:r>
        <w:rPr>
          <w:rFonts w:hint="eastAsia"/>
          <w:color w:val="0000FF"/>
          <w:rPrChange w:id="323" w:author="cowry" w:date="2019-12-05T20:33:00Z">
            <w:rPr>
              <w:rFonts w:hint="eastAsia"/>
            </w:rPr>
          </w:rPrChange>
        </w:rPr>
        <w:t>LBP</w:t>
      </w:r>
      <w:r>
        <w:rPr>
          <w:rFonts w:hint="eastAsia"/>
          <w:color w:val="0000FF"/>
          <w:rPrChange w:id="324" w:author="cowry" w:date="2019-12-05T20:33:00Z">
            <w:rPr>
              <w:rFonts w:hint="eastAsia"/>
            </w:rPr>
          </w:rPrChange>
        </w:rPr>
        <w:t>算法思想的动态调参</w:t>
      </w:r>
    </w:p>
    <w:p w14:paraId="507C8EF1" w14:textId="77777777" w:rsidR="00E07C41" w:rsidRDefault="00514A19">
      <w:pPr>
        <w:spacing w:line="400" w:lineRule="exact"/>
        <w:ind w:firstLine="420"/>
        <w:rPr>
          <w:rFonts w:ascii="Times New Roman" w:hAnsi="Times New Roman" w:cs="Times New Roman"/>
          <w:bCs/>
          <w:iCs/>
          <w:color w:val="000000"/>
        </w:rPr>
      </w:pPr>
      <w:r>
        <w:rPr>
          <w:rFonts w:ascii="Times New Roman" w:hAnsi="Times New Roman" w:cs="Times New Roman" w:hint="eastAsia"/>
          <w:bCs/>
          <w:iCs/>
          <w:color w:val="000000"/>
        </w:rPr>
        <w:t>如上一小节所述，由于在能量函数中，引入了不同的两个能量项，其中一个更</w:t>
      </w:r>
      <w:r>
        <w:rPr>
          <w:rFonts w:ascii="Times New Roman" w:hAnsi="Times New Roman" w:cs="Times New Roman" w:hint="eastAsia"/>
          <w:bCs/>
          <w:iCs/>
          <w:color w:val="000000"/>
        </w:rPr>
        <w:lastRenderedPageBreak/>
        <w:t>多考虑图像全局信息，另一个能量项更多考虑图像局部信息，为了能够保证图像分割的准确度，我们需要调整二者的权重。</w:t>
      </w:r>
    </w:p>
    <w:p w14:paraId="5584A1D8" w14:textId="77777777" w:rsidR="00E07C41" w:rsidRDefault="00514A19">
      <w:pPr>
        <w:spacing w:line="400" w:lineRule="exact"/>
        <w:ind w:firstLine="420"/>
        <w:rPr>
          <w:rFonts w:ascii="Times New Roman" w:hAnsi="Times New Roman" w:cs="Times New Roman"/>
          <w:bCs/>
          <w:iCs/>
          <w:color w:val="000000"/>
        </w:rPr>
      </w:pPr>
      <w:r>
        <w:rPr>
          <w:rFonts w:ascii="Times New Roman" w:hAnsi="Times New Roman" w:cs="Times New Roman" w:hint="eastAsia"/>
          <w:bCs/>
          <w:iCs/>
          <w:color w:val="000000"/>
        </w:rPr>
        <w:t>调整的方式借鉴了</w:t>
      </w:r>
      <w:r>
        <w:rPr>
          <w:rFonts w:ascii="Times New Roman" w:hAnsi="Times New Roman" w:cs="Times New Roman" w:hint="eastAsia"/>
          <w:bCs/>
          <w:iCs/>
          <w:color w:val="000000"/>
        </w:rPr>
        <w:t>2.4.3</w:t>
      </w:r>
      <w:r>
        <w:rPr>
          <w:rFonts w:ascii="Times New Roman" w:hAnsi="Times New Roman" w:cs="Times New Roman" w:hint="eastAsia"/>
          <w:bCs/>
          <w:iCs/>
          <w:color w:val="000000"/>
        </w:rPr>
        <w:t>小节介绍的</w:t>
      </w:r>
      <w:r>
        <w:rPr>
          <w:rFonts w:ascii="Times New Roman" w:hAnsi="Times New Roman" w:cs="Times New Roman" w:hint="eastAsia"/>
          <w:bCs/>
          <w:iCs/>
          <w:color w:val="000000"/>
        </w:rPr>
        <w:t>LBP</w:t>
      </w:r>
      <w:r>
        <w:rPr>
          <w:rFonts w:ascii="Times New Roman" w:hAnsi="Times New Roman" w:cs="Times New Roman" w:hint="eastAsia"/>
          <w:bCs/>
          <w:iCs/>
          <w:color w:val="000000"/>
        </w:rPr>
        <w:t>算法的思想，首先定义如下公式：</w:t>
      </w:r>
    </w:p>
    <w:p w14:paraId="5C41C3B1" w14:textId="77777777" w:rsidR="00E07C41" w:rsidRDefault="00514A19">
      <w:pPr>
        <w:spacing w:line="400" w:lineRule="exact"/>
        <w:ind w:firstLineChars="3302" w:firstLine="7925"/>
        <w:rPr>
          <w:rFonts w:ascii="Times New Roman" w:hAnsi="Times New Roman" w:cs="Times New Roman"/>
          <w:bCs/>
          <w:iCs/>
          <w:color w:val="000000"/>
        </w:rPr>
      </w:pPr>
      <w:r>
        <w:rPr>
          <w:rFonts w:ascii="Sabon" w:hAnsi="Sabon"/>
          <w:position w:val="-10"/>
          <w:szCs w:val="20"/>
        </w:rPr>
        <w:object w:dxaOrig="2183" w:dyaOrig="1143" w14:anchorId="61FD508A">
          <v:shape id="_x0000_s1135" type="#_x0000_t75" style="position:absolute;left:0;text-align:left;margin-left:311.65pt;margin-top:8.35pt;width:46pt;height:16pt;z-index:251714048;mso-width-relative:page;mso-height-relative:page">
            <v:imagedata r:id="rId603" o:title=""/>
            <o:lock v:ext="edit" aspectratio="f"/>
          </v:shape>
          <o:OLEObject Type="Embed" ProgID="Equation.DSMT4" ShapeID="_x0000_s1135" DrawAspect="Content" ObjectID="_1637413047" r:id="rId604"/>
        </w:object>
      </w:r>
      <w:r>
        <w:rPr>
          <w:rFonts w:ascii="Sabon" w:hAnsi="Sabon"/>
          <w:position w:val="-24"/>
          <w:szCs w:val="20"/>
        </w:rPr>
        <w:object w:dxaOrig="2183" w:dyaOrig="1143" w14:anchorId="07290A9F">
          <v:shape id="_x0000_s1134" type="#_x0000_t75" style="position:absolute;left:0;text-align:left;margin-left:254.4pt;margin-top:1.05pt;width:41pt;height:31pt;z-index:251715072;mso-width-relative:page;mso-height-relative:page">
            <v:imagedata r:id="rId605" o:title=""/>
            <o:lock v:ext="edit" aspectratio="f"/>
          </v:shape>
          <o:OLEObject Type="Embed" ProgID="Equation.DSMT4" ShapeID="_x0000_s1134" DrawAspect="Content" ObjectID="_1637413048" r:id="rId606"/>
        </w:object>
      </w:r>
      <w:r>
        <w:rPr>
          <w:rFonts w:ascii="Sabon" w:hAnsi="Sabon"/>
          <w:position w:val="-12"/>
          <w:szCs w:val="20"/>
        </w:rPr>
        <w:object w:dxaOrig="2183" w:dyaOrig="1143" w14:anchorId="4B34F1C2">
          <v:shape id="_x0000_s1133" type="#_x0000_t75" style="position:absolute;left:0;text-align:left;margin-left:21.9pt;margin-top:6.8pt;width:3in;height:20pt;z-index:251716096;mso-width-relative:page;mso-height-relative:page">
            <v:imagedata r:id="rId607" o:title=""/>
            <o:lock v:ext="edit" aspectratio="f"/>
          </v:shape>
          <o:OLEObject Type="Embed" ProgID="Equation.DSMT4" ShapeID="_x0000_s1133" DrawAspect="Content" ObjectID="_1637413049" r:id="rId608"/>
        </w:object>
      </w:r>
      <w:r>
        <w:rPr>
          <w:rFonts w:ascii="Times New Roman" w:hAnsi="Times New Roman" w:cs="Times New Roman" w:hint="eastAsia"/>
          <w:bCs/>
          <w:iCs/>
          <w:color w:val="000000"/>
        </w:rPr>
        <w:t>(4-5)</w:t>
      </w:r>
    </w:p>
    <w:p w14:paraId="25701E30" w14:textId="77777777" w:rsidR="00E07C41" w:rsidRDefault="00E07C41">
      <w:pPr>
        <w:spacing w:line="400" w:lineRule="exact"/>
        <w:ind w:firstLine="420"/>
        <w:rPr>
          <w:rFonts w:ascii="Times New Roman" w:hAnsi="Times New Roman" w:cs="Times New Roman"/>
          <w:bCs/>
          <w:iCs/>
          <w:color w:val="000000"/>
        </w:rPr>
      </w:pPr>
      <w:bookmarkStart w:id="325" w:name="_Toc9526710"/>
    </w:p>
    <w:p w14:paraId="5942EC2E" w14:textId="77777777" w:rsidR="00E07C41" w:rsidRPr="0006524D" w:rsidRDefault="00514A19">
      <w:pPr>
        <w:spacing w:line="400" w:lineRule="exact"/>
        <w:ind w:firstLine="420"/>
        <w:rPr>
          <w:rFonts w:ascii="Times New Roman" w:hAnsi="Times New Roman" w:cs="Times New Roman"/>
          <w:bCs/>
          <w:iCs/>
          <w:color w:val="1F497D" w:themeColor="text2"/>
          <w:rPrChange w:id="326" w:author="Windows 用户" w:date="2019-12-09T15:54:00Z">
            <w:rPr>
              <w:rFonts w:ascii="Times New Roman" w:hAnsi="Times New Roman" w:cs="Times New Roman"/>
              <w:bCs/>
              <w:iCs/>
              <w:color w:val="000000"/>
            </w:rPr>
          </w:rPrChange>
        </w:rPr>
      </w:pPr>
      <w:r>
        <w:rPr>
          <w:rFonts w:ascii="Times New Roman" w:hAnsi="Times New Roman" w:cs="Times New Roman" w:hint="eastAsia"/>
          <w:bCs/>
          <w:iCs/>
          <w:color w:val="000000"/>
        </w:rPr>
        <w:t>其中，</w:t>
      </w:r>
      <w:r>
        <w:rPr>
          <w:rFonts w:ascii="Sabon" w:hAnsi="Sabon" w:hint="eastAsia"/>
          <w:position w:val="-10"/>
          <w:szCs w:val="20"/>
        </w:rPr>
        <w:object w:dxaOrig="680" w:dyaOrig="320" w14:anchorId="61E6FBDB">
          <v:shape id="_x0000_i1209" type="#_x0000_t75" style="width:33.85pt;height:16.1pt" o:ole="">
            <v:imagedata r:id="rId609" o:title=""/>
            <o:lock v:ext="edit" aspectratio="f"/>
          </v:shape>
          <o:OLEObject Type="Embed" ProgID="Equation.DSMT4" ShapeID="_x0000_i1209" DrawAspect="Content" ObjectID="_1637412915" r:id="rId610"/>
        </w:object>
      </w:r>
      <w:r>
        <w:rPr>
          <w:rFonts w:ascii="Times New Roman" w:hAnsi="Times New Roman" w:cs="Times New Roman" w:hint="eastAsia"/>
          <w:bCs/>
          <w:iCs/>
          <w:color w:val="000000"/>
        </w:rPr>
        <w:t>表示</w:t>
      </w:r>
      <w:r>
        <w:rPr>
          <w:rFonts w:ascii="Sabon" w:hAnsi="Sabon" w:hint="eastAsia"/>
          <w:position w:val="-12"/>
          <w:szCs w:val="20"/>
        </w:rPr>
        <w:object w:dxaOrig="760" w:dyaOrig="360" w14:anchorId="69CA8B0E">
          <v:shape id="_x0000_i1210" type="#_x0000_t75" style="width:38.15pt;height:18.25pt" o:ole="">
            <v:imagedata r:id="rId611" o:title=""/>
            <o:lock v:ext="edit" aspectratio="f"/>
          </v:shape>
          <o:OLEObject Type="Embed" ProgID="Equation.DSMT4" ShapeID="_x0000_i1210" DrawAspect="Content" ObjectID="_1637412916" r:id="rId612"/>
        </w:object>
      </w:r>
      <w:r>
        <w:rPr>
          <w:rFonts w:ascii="Times New Roman" w:hAnsi="Times New Roman" w:cs="Times New Roman" w:hint="eastAsia"/>
          <w:bCs/>
          <w:iCs/>
          <w:color w:val="000000"/>
        </w:rPr>
        <w:t>周围的</w:t>
      </w:r>
      <w:r>
        <w:rPr>
          <w:rFonts w:ascii="Times New Roman" w:hAnsi="Times New Roman" w:cs="Times New Roman" w:hint="eastAsia"/>
          <w:bCs/>
          <w:iCs/>
          <w:color w:val="000000"/>
        </w:rPr>
        <w:t>8</w:t>
      </w:r>
      <w:r>
        <w:rPr>
          <w:rFonts w:ascii="Times New Roman" w:hAnsi="Times New Roman" w:cs="Times New Roman" w:hint="eastAsia"/>
          <w:bCs/>
          <w:iCs/>
          <w:color w:val="000000"/>
        </w:rPr>
        <w:t>个像素点，</w:t>
      </w:r>
      <w:r>
        <w:rPr>
          <w:rFonts w:ascii="Sabon" w:hAnsi="Sabon" w:hint="eastAsia"/>
          <w:position w:val="-12"/>
          <w:szCs w:val="20"/>
        </w:rPr>
        <w:object w:dxaOrig="760" w:dyaOrig="360" w14:anchorId="6EB56CFD">
          <v:shape id="_x0000_i1211" type="#_x0000_t75" style="width:38.15pt;height:18.25pt" o:ole="">
            <v:imagedata r:id="rId611" o:title=""/>
            <o:lock v:ext="edit" aspectratio="f"/>
          </v:shape>
          <o:OLEObject Type="Embed" ProgID="Equation.DSMT4" ShapeID="_x0000_i1211" DrawAspect="Content" ObjectID="_1637412917" r:id="rId613"/>
        </w:object>
      </w:r>
      <w:r>
        <w:rPr>
          <w:rFonts w:ascii="Times New Roman" w:hAnsi="Times New Roman" w:cs="Times New Roman" w:hint="eastAsia"/>
          <w:bCs/>
          <w:iCs/>
          <w:color w:val="000000"/>
        </w:rPr>
        <w:t>为轮廓线上点的坐标，</w:t>
      </w:r>
      <w:r>
        <w:rPr>
          <w:rFonts w:ascii="Sabon" w:hAnsi="Sabon"/>
          <w:position w:val="-12"/>
          <w:szCs w:val="20"/>
        </w:rPr>
        <w:object w:dxaOrig="900" w:dyaOrig="400" w14:anchorId="2F09ACE8">
          <v:shape id="_x0000_i1212" type="#_x0000_t75" style="width:45.15pt;height:19.9pt" o:ole="">
            <v:imagedata r:id="rId614" o:title=""/>
            <o:lock v:ext="edit" aspectratio="f"/>
          </v:shape>
          <o:OLEObject Type="Embed" ProgID="Equation.DSMT4" ShapeID="_x0000_i1212" DrawAspect="Content" ObjectID="_1637412918" r:id="rId615"/>
        </w:object>
      </w:r>
      <w:r>
        <w:rPr>
          <w:rFonts w:ascii="Times New Roman" w:hAnsi="Times New Roman" w:cs="Times New Roman" w:hint="eastAsia"/>
          <w:bCs/>
          <w:iCs/>
          <w:color w:val="000000"/>
        </w:rPr>
        <w:t>表示背景区域和目标区域的灰度均值差，</w:t>
      </w:r>
      <w:r>
        <w:rPr>
          <w:rFonts w:ascii="Sabon" w:hAnsi="Sabon"/>
          <w:position w:val="-6"/>
          <w:szCs w:val="20"/>
        </w:rPr>
        <w:object w:dxaOrig="279" w:dyaOrig="279" w14:anchorId="5D57A19E">
          <v:shape id="_x0000_i1213" type="#_x0000_t75" style="width:13.95pt;height:13.95pt" o:ole="">
            <v:imagedata r:id="rId616" o:title=""/>
            <o:lock v:ext="edit" aspectratio="f"/>
          </v:shape>
          <o:OLEObject Type="Embed" ProgID="Equation.DSMT4" ShapeID="_x0000_i1213" DrawAspect="Content" ObjectID="_1637412919" r:id="rId617"/>
        </w:object>
      </w:r>
      <w:r>
        <w:rPr>
          <w:rFonts w:ascii="Times New Roman" w:hAnsi="Times New Roman" w:cs="Times New Roman" w:hint="eastAsia"/>
          <w:bCs/>
          <w:iCs/>
          <w:color w:val="000000"/>
        </w:rPr>
        <w:t>的值为</w:t>
      </w:r>
      <w:r>
        <w:rPr>
          <w:rFonts w:ascii="Times New Roman" w:hAnsi="Times New Roman" w:cs="Times New Roman" w:hint="eastAsia"/>
          <w:bCs/>
          <w:iCs/>
          <w:color w:val="000000"/>
        </w:rPr>
        <w:t>8</w:t>
      </w:r>
      <w:r>
        <w:rPr>
          <w:rFonts w:ascii="Times New Roman" w:hAnsi="Times New Roman" w:cs="Times New Roman" w:hint="eastAsia"/>
          <w:bCs/>
          <w:iCs/>
          <w:color w:val="000000"/>
        </w:rPr>
        <w:t>。可以看出，当</w:t>
      </w:r>
      <w:r>
        <w:rPr>
          <w:rFonts w:ascii="Sabon" w:hAnsi="Sabon"/>
          <w:position w:val="-6"/>
          <w:szCs w:val="20"/>
        </w:rPr>
        <w:object w:dxaOrig="240" w:dyaOrig="220" w14:anchorId="09C51CD8">
          <v:shape id="_x0000_i1214" type="#_x0000_t75" style="width:11.8pt;height:10.75pt" o:ole="">
            <v:imagedata r:id="rId618" o:title=""/>
            <o:lock v:ext="edit" aspectratio="f"/>
          </v:shape>
          <o:OLEObject Type="Embed" ProgID="Equation.DSMT4" ShapeID="_x0000_i1214" DrawAspect="Content" ObjectID="_1637412920" r:id="rId619"/>
        </w:object>
      </w:r>
      <w:r>
        <w:rPr>
          <w:rFonts w:ascii="Times New Roman" w:hAnsi="Times New Roman" w:cs="Times New Roman" w:hint="eastAsia"/>
          <w:bCs/>
          <w:iCs/>
          <w:color w:val="000000"/>
        </w:rPr>
        <w:t>值较大时，</w:t>
      </w:r>
      <w:r>
        <w:rPr>
          <w:rFonts w:ascii="Sabon" w:hAnsi="Sabon" w:hint="eastAsia"/>
          <w:szCs w:val="20"/>
        </w:rPr>
        <w:t>周围像素点的灰度值差异较大，比背景区域和目标区域平均灰度值的差值都大，表明轮廓线已演化至目标区域附近，应当迭代以局部能量项为主，反之，当</w:t>
      </w:r>
      <w:r>
        <w:rPr>
          <w:rFonts w:ascii="Sabon" w:hAnsi="Sabon"/>
          <w:position w:val="-6"/>
          <w:szCs w:val="20"/>
        </w:rPr>
        <w:object w:dxaOrig="240" w:dyaOrig="220" w14:anchorId="6F0AF152">
          <v:shape id="_x0000_i1215" type="#_x0000_t75" style="width:11.8pt;height:10.75pt" o:ole="">
            <v:imagedata r:id="rId83" o:title=""/>
            <o:lock v:ext="edit" aspectratio="f"/>
          </v:shape>
          <o:OLEObject Type="Embed" ProgID="Equation.DSMT4" ShapeID="_x0000_i1215" DrawAspect="Content" ObjectID="_1637412921" r:id="rId620"/>
        </w:object>
      </w:r>
      <w:r>
        <w:rPr>
          <w:rFonts w:ascii="Sabon" w:hAnsi="Sabon" w:hint="eastAsia"/>
          <w:szCs w:val="20"/>
        </w:rPr>
        <w:t>值较小时，</w:t>
      </w:r>
      <w:r>
        <w:rPr>
          <w:rFonts w:ascii="Sabon" w:hAnsi="Sabon"/>
          <w:position w:val="-10"/>
          <w:szCs w:val="20"/>
        </w:rPr>
        <w:object w:dxaOrig="240" w:dyaOrig="320" w14:anchorId="6AEC37F8">
          <v:shape id="_x0000_i1216" type="#_x0000_t75" style="width:11.8pt;height:16.1pt" o:ole="">
            <v:imagedata r:id="rId85" o:title=""/>
            <o:lock v:ext="edit" aspectratio="f"/>
          </v:shape>
          <o:OLEObject Type="Embed" ProgID="Equation.DSMT4" ShapeID="_x0000_i1216" DrawAspect="Content" ObjectID="_1637412922" r:id="rId621"/>
        </w:object>
      </w:r>
      <w:r>
        <w:rPr>
          <w:rFonts w:ascii="Sabon" w:hAnsi="Sabon" w:hint="eastAsia"/>
          <w:szCs w:val="20"/>
        </w:rPr>
        <w:t>值较大，表明此时迭代应当以全局能量项为主。</w:t>
      </w:r>
      <w:r w:rsidRPr="0006524D">
        <w:rPr>
          <w:rFonts w:ascii="Sabon" w:hAnsi="Sabon" w:hint="eastAsia"/>
          <w:color w:val="1F497D" w:themeColor="text2"/>
          <w:szCs w:val="20"/>
          <w:rPrChange w:id="327" w:author="Windows 用户" w:date="2019-12-09T15:54:00Z">
            <w:rPr>
              <w:rFonts w:ascii="Sabon" w:hAnsi="Sabon" w:hint="eastAsia"/>
              <w:szCs w:val="20"/>
            </w:rPr>
          </w:rPrChange>
        </w:rPr>
        <w:t>由此可根据轮廓线所处的图像周围信息来动态调整能量项权重。</w:t>
      </w:r>
    </w:p>
    <w:p w14:paraId="4F43AA7E" w14:textId="77777777" w:rsidR="00E07C41" w:rsidRPr="00E07C41" w:rsidRDefault="00514A19">
      <w:pPr>
        <w:pStyle w:val="3"/>
        <w:spacing w:before="120" w:after="120"/>
        <w:rPr>
          <w:color w:val="0000FF"/>
          <w:rPrChange w:id="328" w:author="cowry" w:date="2019-12-05T20:33:00Z">
            <w:rPr/>
          </w:rPrChange>
        </w:rPr>
      </w:pPr>
      <w:r>
        <w:rPr>
          <w:color w:val="0000FF"/>
          <w:rPrChange w:id="329" w:author="cowry" w:date="2019-12-05T20:33:00Z">
            <w:rPr/>
          </w:rPrChange>
        </w:rPr>
        <w:t>4.2.3</w:t>
      </w:r>
      <w:bookmarkEnd w:id="325"/>
      <w:r>
        <w:rPr>
          <w:rFonts w:hint="eastAsia"/>
          <w:color w:val="0000FF"/>
          <w:rPrChange w:id="330" w:author="cowry" w:date="2019-12-05T20:33:00Z">
            <w:rPr>
              <w:rFonts w:hint="eastAsia"/>
            </w:rPr>
          </w:rPrChange>
        </w:rPr>
        <w:t>能量泛函求解</w:t>
      </w:r>
    </w:p>
    <w:p w14:paraId="71F094EA" w14:textId="77777777" w:rsidR="00E07C41" w:rsidRDefault="00514A19">
      <w:pPr>
        <w:spacing w:line="400" w:lineRule="exact"/>
        <w:ind w:firstLine="420"/>
        <w:rPr>
          <w:rFonts w:ascii="Times New Roman" w:hAnsi="Times New Roman" w:cs="Times New Roman"/>
          <w:bCs/>
          <w:iCs/>
          <w:color w:val="000000"/>
        </w:rPr>
      </w:pPr>
      <w:r>
        <w:rPr>
          <w:rFonts w:ascii="Times New Roman" w:hAnsi="Times New Roman" w:cs="Times New Roman" w:hint="eastAsia"/>
          <w:bCs/>
          <w:iCs/>
          <w:color w:val="000000"/>
        </w:rPr>
        <w:t>我们将水平集函数</w:t>
      </w:r>
      <w:r>
        <w:rPr>
          <w:rFonts w:ascii="Times New Roman" w:hAnsi="Times New Roman" w:cs="Times New Roman" w:hint="eastAsia"/>
          <w:bCs/>
          <w:iCs/>
          <w:color w:val="000000"/>
          <w:position w:val="-10"/>
        </w:rPr>
        <w:object w:dxaOrig="220" w:dyaOrig="260" w14:anchorId="1A13198A">
          <v:shape id="_x0000_i1217" type="#_x0000_t75" style="width:10.75pt;height:12.9pt" o:ole="">
            <v:imagedata r:id="rId622" o:title=""/>
            <o:lock v:ext="edit" aspectratio="f"/>
          </v:shape>
          <o:OLEObject Type="Embed" ProgID="Equation.DSMT4" ShapeID="_x0000_i1217" DrawAspect="Content" ObjectID="_1637412923" r:id="rId623"/>
        </w:object>
      </w:r>
      <w:r>
        <w:rPr>
          <w:rFonts w:ascii="Times New Roman" w:hAnsi="Times New Roman" w:cs="Times New Roman" w:hint="eastAsia"/>
          <w:bCs/>
          <w:iCs/>
          <w:color w:val="000000"/>
        </w:rPr>
        <w:t>引入上述能量公式中，构造能量泛函，同时，为防止曲线演化过程中的不稳定，加入符号距离项和长度惩罚项，公式如</w:t>
      </w:r>
      <w:r>
        <w:rPr>
          <w:rFonts w:ascii="Times New Roman" w:hAnsi="Times New Roman" w:cs="Times New Roman" w:hint="eastAsia"/>
          <w:bCs/>
          <w:iCs/>
          <w:color w:val="000000"/>
        </w:rPr>
        <w:t>(3-5)</w:t>
      </w:r>
      <w:r>
        <w:rPr>
          <w:rFonts w:ascii="Times New Roman" w:hAnsi="Times New Roman" w:cs="Times New Roman" w:hint="eastAsia"/>
          <w:bCs/>
          <w:iCs/>
          <w:color w:val="000000"/>
        </w:rPr>
        <w:t>，</w:t>
      </w:r>
      <w:r>
        <w:rPr>
          <w:rFonts w:ascii="Times New Roman" w:hAnsi="Times New Roman" w:cs="Times New Roman" w:hint="eastAsia"/>
          <w:bCs/>
          <w:iCs/>
          <w:color w:val="000000"/>
        </w:rPr>
        <w:t>(3-4)</w:t>
      </w:r>
      <w:r>
        <w:rPr>
          <w:rFonts w:ascii="Times New Roman" w:hAnsi="Times New Roman" w:cs="Times New Roman" w:hint="eastAsia"/>
          <w:bCs/>
          <w:iCs/>
          <w:color w:val="000000"/>
        </w:rPr>
        <w:t>所示，能量泛函如下：</w:t>
      </w:r>
    </w:p>
    <w:p w14:paraId="26DB70CA" w14:textId="77777777" w:rsidR="00E07C41" w:rsidRDefault="00514A19">
      <w:pPr>
        <w:spacing w:line="400" w:lineRule="exact"/>
        <w:ind w:left="3780" w:firstLine="420"/>
        <w:rPr>
          <w:rFonts w:ascii="Times New Roman" w:hAnsi="Times New Roman" w:cs="Times New Roman"/>
          <w:bCs/>
          <w:iCs/>
          <w:color w:val="000000"/>
        </w:rPr>
      </w:pPr>
      <w:r>
        <w:rPr>
          <w:rFonts w:ascii="Sabon" w:hAnsi="Sabon"/>
          <w:position w:val="-64"/>
          <w:szCs w:val="20"/>
        </w:rPr>
        <w:object w:dxaOrig="2183" w:dyaOrig="1143" w14:anchorId="4B82C6AE">
          <v:shape id="_x0000_s1136" type="#_x0000_t75" style="position:absolute;left:0;text-align:left;margin-left:18.6pt;margin-top:6.6pt;width:366.95pt;height:70pt;z-index:251717120;mso-width-relative:page;mso-height-relative:page">
            <v:imagedata r:id="rId624" o:title=""/>
            <o:lock v:ext="edit" aspectratio="f"/>
          </v:shape>
          <o:OLEObject Type="Embed" ProgID="Equation.DSMT4" ShapeID="_x0000_s1136" DrawAspect="Content" ObjectID="_1637413050" r:id="rId625"/>
        </w:object>
      </w:r>
      <w:r>
        <w:rPr>
          <w:rFonts w:ascii="Times New Roman" w:hAnsi="Times New Roman" w:cs="Times New Roman" w:hint="eastAsia"/>
          <w:bCs/>
          <w:iCs/>
          <w:color w:val="000000"/>
        </w:rPr>
        <w:t xml:space="preserve">    </w:t>
      </w:r>
      <w:r>
        <w:rPr>
          <w:rFonts w:ascii="Times New Roman" w:hAnsi="Times New Roman" w:cs="Times New Roman" w:hint="eastAsia"/>
          <w:bCs/>
          <w:iCs/>
          <w:color w:val="000000"/>
        </w:rPr>
        <w:tab/>
      </w:r>
      <w:r>
        <w:rPr>
          <w:rFonts w:ascii="Times New Roman" w:hAnsi="Times New Roman" w:cs="Times New Roman" w:hint="eastAsia"/>
          <w:bCs/>
          <w:iCs/>
          <w:color w:val="000000"/>
        </w:rPr>
        <w:tab/>
      </w:r>
      <w:r>
        <w:rPr>
          <w:rFonts w:ascii="Times New Roman" w:hAnsi="Times New Roman" w:cs="Times New Roman" w:hint="eastAsia"/>
          <w:bCs/>
          <w:iCs/>
          <w:color w:val="000000"/>
        </w:rPr>
        <w:tab/>
      </w:r>
      <w:r>
        <w:rPr>
          <w:rFonts w:ascii="Times New Roman" w:hAnsi="Times New Roman" w:cs="Times New Roman" w:hint="eastAsia"/>
          <w:bCs/>
          <w:iCs/>
          <w:color w:val="000000"/>
        </w:rPr>
        <w:tab/>
      </w:r>
      <w:r>
        <w:rPr>
          <w:rFonts w:ascii="Times New Roman" w:hAnsi="Times New Roman" w:cs="Times New Roman" w:hint="eastAsia"/>
          <w:bCs/>
          <w:iCs/>
          <w:color w:val="000000"/>
        </w:rPr>
        <w:tab/>
      </w:r>
      <w:r>
        <w:rPr>
          <w:rFonts w:ascii="Times New Roman" w:hAnsi="Times New Roman" w:cs="Times New Roman" w:hint="eastAsia"/>
          <w:bCs/>
          <w:iCs/>
          <w:color w:val="000000"/>
        </w:rPr>
        <w:tab/>
      </w:r>
      <w:r>
        <w:rPr>
          <w:rFonts w:ascii="Times New Roman" w:hAnsi="Times New Roman" w:cs="Times New Roman" w:hint="eastAsia"/>
          <w:bCs/>
          <w:iCs/>
          <w:color w:val="000000"/>
        </w:rPr>
        <w:tab/>
      </w:r>
      <w:r>
        <w:rPr>
          <w:rFonts w:ascii="Times New Roman" w:hAnsi="Times New Roman" w:cs="Times New Roman" w:hint="eastAsia"/>
          <w:bCs/>
          <w:iCs/>
          <w:color w:val="000000"/>
        </w:rPr>
        <w:tab/>
      </w:r>
    </w:p>
    <w:p w14:paraId="581E4755" w14:textId="77777777" w:rsidR="00E07C41" w:rsidRDefault="00514A19">
      <w:pPr>
        <w:spacing w:line="400" w:lineRule="exact"/>
        <w:ind w:left="420" w:firstLineChars="3129" w:firstLine="7510"/>
        <w:rPr>
          <w:rFonts w:ascii="Times New Roman" w:hAnsi="Times New Roman" w:cs="Times New Roman"/>
          <w:bCs/>
          <w:iCs/>
          <w:color w:val="000000"/>
        </w:rPr>
      </w:pPr>
      <w:r>
        <w:rPr>
          <w:rFonts w:ascii="Times New Roman" w:hAnsi="Times New Roman" w:cs="Times New Roman" w:hint="eastAsia"/>
          <w:bCs/>
          <w:iCs/>
          <w:color w:val="000000"/>
        </w:rPr>
        <w:t>(4-6)</w:t>
      </w:r>
    </w:p>
    <w:p w14:paraId="1CA35EE0" w14:textId="77777777" w:rsidR="00E07C41" w:rsidRDefault="00E07C41">
      <w:pPr>
        <w:spacing w:line="400" w:lineRule="exact"/>
        <w:ind w:firstLine="420"/>
        <w:rPr>
          <w:rFonts w:ascii="Times New Roman" w:hAnsi="Times New Roman" w:cs="Times New Roman"/>
          <w:bCs/>
          <w:iCs/>
          <w:color w:val="000000"/>
        </w:rPr>
      </w:pPr>
    </w:p>
    <w:p w14:paraId="427B666E" w14:textId="77777777" w:rsidR="00E07C41" w:rsidRDefault="00E07C41">
      <w:pPr>
        <w:spacing w:line="400" w:lineRule="exact"/>
        <w:ind w:firstLine="420"/>
        <w:rPr>
          <w:rFonts w:ascii="Times New Roman" w:hAnsi="Times New Roman" w:cs="Times New Roman"/>
          <w:bCs/>
          <w:iCs/>
          <w:color w:val="000000"/>
        </w:rPr>
      </w:pPr>
    </w:p>
    <w:p w14:paraId="13156680"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bCs/>
          <w:iCs/>
          <w:color w:val="000000"/>
        </w:rPr>
        <w:t>其中，</w:t>
      </w:r>
      <w:r>
        <w:rPr>
          <w:rFonts w:ascii="Sabon" w:hAnsi="Sabon" w:hint="eastAsia"/>
          <w:position w:val="-12"/>
          <w:szCs w:val="20"/>
        </w:rPr>
        <w:object w:dxaOrig="3120" w:dyaOrig="380" w14:anchorId="4E2B4E6C">
          <v:shape id="_x0000_i1218" type="#_x0000_t75" style="width:155.8pt;height:18.8pt" o:ole="">
            <v:imagedata r:id="rId626" o:title=""/>
            <o:lock v:ext="edit" aspectratio="f"/>
          </v:shape>
          <o:OLEObject Type="Embed" ProgID="Equation.DSMT4" ShapeID="_x0000_i1218" DrawAspect="Content" ObjectID="_1637412924" r:id="rId627"/>
        </w:object>
      </w:r>
      <w:r>
        <w:rPr>
          <w:rFonts w:ascii="Times New Roman" w:hAnsi="Times New Roman" w:cs="Times New Roman" w:hint="eastAsia"/>
          <w:bCs/>
          <w:iCs/>
          <w:color w:val="000000"/>
        </w:rPr>
        <w:t>，</w:t>
      </w:r>
      <w:r>
        <w:rPr>
          <w:rFonts w:ascii="Times New Roman" w:hAnsi="Times New Roman" w:cs="Times New Roman" w:hint="eastAsia"/>
          <w:bCs/>
          <w:iCs/>
          <w:color w:val="000000"/>
          <w:position w:val="-12"/>
        </w:rPr>
        <w:object w:dxaOrig="240" w:dyaOrig="360" w14:anchorId="2375D625">
          <v:shape id="_x0000_i1219" type="#_x0000_t75" style="width:11.8pt;height:18.25pt" o:ole="">
            <v:imagedata r:id="rId628" o:title=""/>
            <o:lock v:ext="edit" aspectratio="f"/>
          </v:shape>
          <o:OLEObject Type="Embed" ProgID="Equation.DSMT4" ShapeID="_x0000_i1219" DrawAspect="Content" ObjectID="_1637412925" r:id="rId629"/>
        </w:object>
      </w:r>
      <w:r>
        <w:rPr>
          <w:rFonts w:ascii="Times New Roman" w:hAnsi="Times New Roman" w:cs="Times New Roman" w:hint="eastAsia"/>
          <w:bCs/>
          <w:iCs/>
          <w:color w:val="000000"/>
        </w:rPr>
        <w:t>的值为</w:t>
      </w:r>
      <w:r>
        <w:rPr>
          <w:rFonts w:ascii="Times New Roman" w:hAnsi="Times New Roman" w:cs="Times New Roman" w:hint="eastAsia"/>
          <w:bCs/>
          <w:iCs/>
          <w:color w:val="000000"/>
        </w:rPr>
        <w:t>1</w:t>
      </w:r>
      <w:r>
        <w:rPr>
          <w:rFonts w:ascii="Times New Roman" w:hAnsi="Times New Roman" w:cs="Times New Roman" w:hint="eastAsia"/>
          <w:bCs/>
          <w:iCs/>
          <w:color w:val="000000"/>
        </w:rPr>
        <w:t>，</w:t>
      </w:r>
      <w:r>
        <w:rPr>
          <w:rFonts w:ascii="Times New Roman" w:hAnsi="Times New Roman" w:cs="Times New Roman" w:hint="eastAsia"/>
          <w:bCs/>
          <w:iCs/>
          <w:color w:val="000000"/>
        </w:rPr>
        <w:t>Heaviside</w:t>
      </w:r>
      <w:r>
        <w:rPr>
          <w:rFonts w:ascii="Times New Roman" w:hAnsi="Times New Roman" w:cs="Times New Roman" w:hint="eastAsia"/>
          <w:bCs/>
          <w:iCs/>
          <w:color w:val="000000"/>
        </w:rPr>
        <w:t>函数与第三章介绍的</w:t>
      </w:r>
      <w:r>
        <w:rPr>
          <w:rFonts w:ascii="Times New Roman" w:hAnsi="Times New Roman" w:cs="Times New Roman" w:hint="eastAsia"/>
          <w:bCs/>
          <w:iCs/>
          <w:color w:val="000000"/>
        </w:rPr>
        <w:t>Heaviside</w:t>
      </w:r>
      <w:r>
        <w:rPr>
          <w:rFonts w:ascii="Times New Roman" w:hAnsi="Times New Roman" w:cs="Times New Roman" w:hint="eastAsia"/>
          <w:bCs/>
          <w:iCs/>
          <w:color w:val="000000"/>
        </w:rPr>
        <w:t>函数保持一样。</w:t>
      </w:r>
      <w:r>
        <w:rPr>
          <w:rFonts w:ascii="Times New Roman" w:hAnsi="Times New Roman" w:cs="Times New Roman" w:hint="eastAsia"/>
          <w:bCs/>
          <w:iCs/>
          <w:color w:val="000000"/>
          <w:position w:val="-12"/>
        </w:rPr>
        <w:object w:dxaOrig="220" w:dyaOrig="360" w14:anchorId="1BA01C81">
          <v:shape id="_x0000_i1220" type="#_x0000_t75" style="width:10.75pt;height:18.25pt" o:ole="">
            <v:imagedata r:id="rId630" o:title=""/>
            <o:lock v:ext="edit" aspectratio="f"/>
          </v:shape>
          <o:OLEObject Type="Embed" ProgID="Equation.DSMT4" ShapeID="_x0000_i1220" DrawAspect="Content" ObjectID="_1637412926" r:id="rId631"/>
        </w:object>
      </w:r>
      <w:r>
        <w:rPr>
          <w:rFonts w:ascii="Times New Roman" w:hAnsi="Times New Roman" w:cs="Times New Roman" w:hint="eastAsia"/>
          <w:bCs/>
          <w:iCs/>
          <w:color w:val="000000"/>
        </w:rPr>
        <w:t>的值为</w:t>
      </w:r>
      <w:r>
        <w:rPr>
          <w:rFonts w:ascii="Times New Roman" w:hAnsi="Times New Roman" w:cs="Times New Roman" w:hint="eastAsia"/>
          <w:bCs/>
          <w:iCs/>
          <w:color w:val="000000"/>
        </w:rPr>
        <w:t>CV</w:t>
      </w:r>
      <w:r>
        <w:rPr>
          <w:rFonts w:ascii="Times New Roman" w:hAnsi="Times New Roman" w:cs="Times New Roman" w:hint="eastAsia"/>
          <w:bCs/>
          <w:iCs/>
          <w:color w:val="000000"/>
        </w:rPr>
        <w:t>模型曲线内部区域和外部区域灰度均值，由公式</w:t>
      </w:r>
      <w:r>
        <w:rPr>
          <w:rFonts w:ascii="Times New Roman" w:hAnsi="Times New Roman" w:cs="Times New Roman" w:hint="eastAsia"/>
          <w:bCs/>
          <w:iCs/>
          <w:color w:val="000000"/>
        </w:rPr>
        <w:t>(2-29)</w:t>
      </w:r>
      <w:r>
        <w:rPr>
          <w:rFonts w:ascii="Times New Roman" w:hAnsi="Times New Roman" w:cs="Times New Roman" w:hint="eastAsia"/>
          <w:bCs/>
          <w:iCs/>
          <w:color w:val="000000"/>
        </w:rPr>
        <w:t>，</w:t>
      </w:r>
      <w:r>
        <w:rPr>
          <w:rFonts w:ascii="Times New Roman" w:hAnsi="Times New Roman" w:cs="Times New Roman" w:hint="eastAsia"/>
          <w:bCs/>
          <w:iCs/>
          <w:color w:val="000000"/>
        </w:rPr>
        <w:t>(2-30)</w:t>
      </w:r>
      <w:r>
        <w:rPr>
          <w:rFonts w:ascii="Times New Roman" w:hAnsi="Times New Roman" w:cs="Times New Roman" w:hint="eastAsia"/>
          <w:bCs/>
          <w:iCs/>
          <w:color w:val="000000"/>
        </w:rPr>
        <w:t>计算得到，</w:t>
      </w:r>
      <w:r>
        <w:rPr>
          <w:rFonts w:ascii="Times New Roman" w:hAnsi="Times New Roman" w:cs="Times New Roman" w:hint="eastAsia"/>
          <w:bCs/>
          <w:iCs/>
          <w:color w:val="000000"/>
          <w:position w:val="-10"/>
        </w:rPr>
        <w:object w:dxaOrig="720" w:dyaOrig="320" w14:anchorId="029F8068">
          <v:shape id="_x0000_i1221" type="#_x0000_t75" style="width:36pt;height:16.1pt" o:ole="">
            <v:imagedata r:id="rId632" o:title=""/>
            <o:lock v:ext="edit" aspectratio="f"/>
          </v:shape>
          <o:OLEObject Type="Embed" ProgID="Equation.DSMT4" ShapeID="_x0000_i1221" DrawAspect="Content" ObjectID="_1637412927" r:id="rId633"/>
        </w:object>
      </w:r>
      <w:r>
        <w:rPr>
          <w:rFonts w:ascii="Times New Roman" w:hAnsi="Times New Roman" w:cs="Times New Roman" w:hint="eastAsia"/>
          <w:bCs/>
          <w:iCs/>
          <w:color w:val="000000"/>
        </w:rPr>
        <w:t>表示图像中某点的灰度值，</w:t>
      </w:r>
      <w:r>
        <w:rPr>
          <w:rFonts w:ascii="Times New Roman" w:hAnsi="Times New Roman" w:cs="Times New Roman" w:hint="eastAsia"/>
          <w:bCs/>
          <w:iCs/>
          <w:color w:val="000000"/>
          <w:position w:val="-12"/>
        </w:rPr>
        <w:object w:dxaOrig="1020" w:dyaOrig="360" w14:anchorId="35CBF092">
          <v:shape id="_x0000_i1222" type="#_x0000_t75" style="width:51.05pt;height:18.25pt" o:ole="">
            <v:imagedata r:id="rId634" o:title=""/>
            <o:lock v:ext="edit" aspectratio="f"/>
          </v:shape>
          <o:OLEObject Type="Embed" ProgID="Equation.DSMT4" ShapeID="_x0000_i1222" DrawAspect="Content" ObjectID="_1637412928" r:id="rId635"/>
        </w:object>
      </w:r>
      <w:r>
        <w:rPr>
          <w:rFonts w:ascii="Times New Roman" w:hAnsi="Times New Roman" w:cs="Times New Roman" w:hint="eastAsia"/>
          <w:bCs/>
          <w:iCs/>
          <w:color w:val="000000"/>
        </w:rPr>
        <w:t>为</w:t>
      </w:r>
      <w:r>
        <w:rPr>
          <w:rFonts w:ascii="Times New Roman" w:hAnsi="Times New Roman" w:cs="Times New Roman" w:hint="eastAsia"/>
          <w:bCs/>
          <w:iCs/>
          <w:color w:val="000000"/>
        </w:rPr>
        <w:t>RSF</w:t>
      </w:r>
      <w:r>
        <w:rPr>
          <w:rFonts w:ascii="Times New Roman" w:hAnsi="Times New Roman" w:cs="Times New Roman" w:hint="eastAsia"/>
          <w:bCs/>
          <w:iCs/>
          <w:color w:val="000000"/>
        </w:rPr>
        <w:t>模型高斯核函数，如</w:t>
      </w:r>
      <w:r>
        <w:rPr>
          <w:rFonts w:ascii="Times New Roman" w:hAnsi="Times New Roman" w:cs="Times New Roman" w:hint="eastAsia"/>
          <w:bCs/>
          <w:iCs/>
          <w:color w:val="000000"/>
        </w:rPr>
        <w:t>(2-38)</w:t>
      </w:r>
      <w:r>
        <w:rPr>
          <w:rFonts w:ascii="Times New Roman" w:hAnsi="Times New Roman" w:cs="Times New Roman" w:hint="eastAsia"/>
          <w:bCs/>
          <w:iCs/>
          <w:color w:val="000000"/>
        </w:rPr>
        <w:t>所示，</w:t>
      </w:r>
      <w:r>
        <w:rPr>
          <w:rFonts w:ascii="Times New Roman" w:hAnsi="Times New Roman" w:cs="Times New Roman" w:hint="eastAsia"/>
          <w:bCs/>
          <w:iCs/>
          <w:color w:val="000000"/>
          <w:position w:val="-6"/>
        </w:rPr>
        <w:object w:dxaOrig="240" w:dyaOrig="220" w14:anchorId="4EB3E49F">
          <v:shape id="_x0000_i1223" type="#_x0000_t75" style="width:11.8pt;height:10.75pt" o:ole="">
            <v:imagedata r:id="rId636" o:title=""/>
            <o:lock v:ext="edit" aspectratio="f"/>
          </v:shape>
          <o:OLEObject Type="Embed" ProgID="Equation.DSMT4" ShapeID="_x0000_i1223" DrawAspect="Content" ObjectID="_1637412929" r:id="rId637"/>
        </w:object>
      </w:r>
      <w:r>
        <w:rPr>
          <w:rFonts w:ascii="Times New Roman" w:hAnsi="Times New Roman" w:cs="Times New Roman" w:hint="eastAsia"/>
          <w:bCs/>
          <w:iCs/>
          <w:color w:val="000000"/>
        </w:rPr>
        <w:t>和</w:t>
      </w:r>
      <w:r>
        <w:rPr>
          <w:rFonts w:ascii="Times New Roman" w:hAnsi="Times New Roman" w:cs="Times New Roman" w:hint="eastAsia"/>
          <w:bCs/>
          <w:iCs/>
          <w:color w:val="000000"/>
          <w:position w:val="-10"/>
        </w:rPr>
        <w:object w:dxaOrig="240" w:dyaOrig="320" w14:anchorId="25344224">
          <v:shape id="_x0000_i1224" type="#_x0000_t75" style="width:11.8pt;height:16.1pt" o:ole="">
            <v:imagedata r:id="rId638" o:title=""/>
            <o:lock v:ext="edit" aspectratio="f"/>
          </v:shape>
          <o:OLEObject Type="Embed" ProgID="Equation.DSMT4" ShapeID="_x0000_i1224" DrawAspect="Content" ObjectID="_1637412930" r:id="rId639"/>
        </w:object>
      </w:r>
      <w:r>
        <w:rPr>
          <w:rFonts w:ascii="Times New Roman" w:hAnsi="Times New Roman" w:cs="Times New Roman" w:hint="eastAsia"/>
          <w:bCs/>
          <w:iCs/>
          <w:color w:val="000000"/>
        </w:rPr>
        <w:t>为</w:t>
      </w:r>
      <w:r>
        <w:rPr>
          <w:rFonts w:ascii="Times New Roman" w:hAnsi="Times New Roman" w:cs="Times New Roman" w:hint="eastAsia"/>
          <w:bCs/>
          <w:iCs/>
          <w:color w:val="000000"/>
        </w:rPr>
        <w:t>RSF</w:t>
      </w:r>
      <w:r>
        <w:rPr>
          <w:rFonts w:ascii="Times New Roman" w:hAnsi="Times New Roman" w:cs="Times New Roman" w:hint="eastAsia"/>
          <w:bCs/>
          <w:iCs/>
          <w:color w:val="000000"/>
        </w:rPr>
        <w:t>模型与</w:t>
      </w:r>
      <w:r>
        <w:rPr>
          <w:rFonts w:ascii="Times New Roman" w:hAnsi="Times New Roman" w:cs="Times New Roman" w:hint="eastAsia"/>
          <w:bCs/>
          <w:iCs/>
          <w:color w:val="000000"/>
        </w:rPr>
        <w:t>CV</w:t>
      </w:r>
      <w:r>
        <w:rPr>
          <w:rFonts w:ascii="Times New Roman" w:hAnsi="Times New Roman" w:cs="Times New Roman" w:hint="eastAsia"/>
          <w:bCs/>
          <w:iCs/>
          <w:color w:val="000000"/>
        </w:rPr>
        <w:t>模型的权重系数。</w:t>
      </w:r>
      <w:r>
        <w:rPr>
          <w:rFonts w:ascii="Times New Roman" w:hAnsi="Times New Roman" w:cs="Times New Roman" w:hint="eastAsia"/>
        </w:rPr>
        <w:t>通过变分法以及标准梯度下降流法，可进一步得到水平集函数对时间</w:t>
      </w:r>
      <w:r>
        <w:rPr>
          <w:rFonts w:ascii="Times New Roman" w:hAnsi="Times New Roman" w:cs="Times New Roman" w:hint="eastAsia"/>
          <w:position w:val="-6"/>
        </w:rPr>
        <w:object w:dxaOrig="139" w:dyaOrig="240" w14:anchorId="2DC20D3A">
          <v:shape id="_x0000_i1225" type="#_x0000_t75" style="width:7pt;height:11.8pt" o:ole="">
            <v:imagedata r:id="rId518" o:title=""/>
            <o:lock v:ext="edit" aspectratio="f"/>
          </v:shape>
          <o:OLEObject Type="Embed" ProgID="Equation.DSMT4" ShapeID="_x0000_i1225" DrawAspect="Content" ObjectID="_1637412931" r:id="rId640"/>
        </w:object>
      </w:r>
      <w:r>
        <w:rPr>
          <w:rFonts w:ascii="Times New Roman" w:hAnsi="Times New Roman" w:cs="Times New Roman" w:hint="eastAsia"/>
        </w:rPr>
        <w:t>的求导函数：</w:t>
      </w:r>
    </w:p>
    <w:p w14:paraId="07FB58C0" w14:textId="77777777" w:rsidR="00E07C41" w:rsidRDefault="00514A19">
      <w:pPr>
        <w:spacing w:line="400" w:lineRule="exact"/>
        <w:ind w:left="5460" w:firstLine="420"/>
        <w:rPr>
          <w:rFonts w:ascii="Times New Roman" w:hAnsi="Times New Roman" w:cs="Times New Roman"/>
        </w:rPr>
      </w:pPr>
      <w:r>
        <w:rPr>
          <w:rFonts w:ascii="Times New Roman" w:hAnsi="Times New Roman" w:cs="Times New Roman"/>
          <w:position w:val="-60"/>
        </w:rPr>
        <w:object w:dxaOrig="2183" w:dyaOrig="1143" w14:anchorId="50888468">
          <v:shape id="_x0000_s1138" type="#_x0000_t75" style="position:absolute;left:0;text-align:left;margin-left:37.75pt;margin-top:.2pt;width:330.95pt;height:66pt;z-index:251718144;mso-width-relative:page;mso-height-relative:page">
            <v:imagedata r:id="rId641" o:title=""/>
            <o:lock v:ext="edit" aspectratio="f"/>
          </v:shape>
          <o:OLEObject Type="Embed" ProgID="Equation.DSMT4" ShapeID="_x0000_s1138" DrawAspect="Content" ObjectID="_1637413051" r:id="rId642"/>
        </w:object>
      </w:r>
      <w:r>
        <w:rPr>
          <w:rFonts w:ascii="Times New Roman" w:hAnsi="Times New Roman" w:cs="Times New Roman" w:hint="eastAsia"/>
        </w:rPr>
        <w:t xml:space="preserve"> </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p>
    <w:p w14:paraId="348247C0" w14:textId="77777777" w:rsidR="00E07C41" w:rsidRDefault="00514A19">
      <w:pPr>
        <w:spacing w:line="400" w:lineRule="exact"/>
        <w:ind w:left="6300" w:firstLineChars="622" w:firstLine="1493"/>
        <w:rPr>
          <w:rFonts w:ascii="Times New Roman" w:hAnsi="Times New Roman" w:cs="Times New Roman"/>
        </w:rPr>
      </w:pPr>
      <w:r>
        <w:rPr>
          <w:rFonts w:ascii="Times New Roman" w:hAnsi="Times New Roman" w:cs="Times New Roman" w:hint="eastAsia"/>
        </w:rPr>
        <w:t>(4-7)</w:t>
      </w:r>
    </w:p>
    <w:p w14:paraId="05075E74" w14:textId="77777777" w:rsidR="00E07C41" w:rsidRDefault="00E07C41">
      <w:pPr>
        <w:spacing w:line="400" w:lineRule="exact"/>
        <w:ind w:firstLine="420"/>
        <w:rPr>
          <w:rFonts w:ascii="Times New Roman" w:hAnsi="Times New Roman" w:cs="Times New Roman"/>
          <w:bCs/>
          <w:iCs/>
          <w:color w:val="000000"/>
        </w:rPr>
      </w:pPr>
    </w:p>
    <w:p w14:paraId="06BF497B" w14:textId="77777777" w:rsidR="00E07C41" w:rsidRDefault="00E07C41">
      <w:pPr>
        <w:spacing w:line="400" w:lineRule="exact"/>
        <w:ind w:firstLine="420"/>
        <w:rPr>
          <w:rFonts w:ascii="Times New Roman" w:hAnsi="Times New Roman" w:cs="Times New Roman"/>
          <w:bCs/>
          <w:iCs/>
          <w:color w:val="000000"/>
        </w:rPr>
      </w:pPr>
    </w:p>
    <w:p w14:paraId="7372B624"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bCs/>
          <w:iCs/>
          <w:color w:val="000000"/>
        </w:rPr>
        <w:t>其中，</w:t>
      </w:r>
      <w:r>
        <w:rPr>
          <w:rFonts w:ascii="Times New Roman" w:hAnsi="Times New Roman" w:cs="Times New Roman" w:hint="eastAsia"/>
          <w:bCs/>
          <w:iCs/>
          <w:color w:val="000000"/>
          <w:position w:val="-12"/>
        </w:rPr>
        <w:object w:dxaOrig="600" w:dyaOrig="360" w14:anchorId="0E9DB7BC">
          <v:shape id="_x0000_i1226" type="#_x0000_t75" style="width:30.1pt;height:18.25pt" o:ole="">
            <v:imagedata r:id="rId643" o:title=""/>
            <o:lock v:ext="edit" aspectratio="f"/>
          </v:shape>
          <o:OLEObject Type="Embed" ProgID="Equation.DSMT4" ShapeID="_x0000_i1226" DrawAspect="Content" ObjectID="_1637412932" r:id="rId644"/>
        </w:object>
      </w:r>
      <w:r>
        <w:rPr>
          <w:rFonts w:ascii="Times New Roman" w:hAnsi="Times New Roman" w:cs="Times New Roman" w:hint="eastAsia"/>
          <w:bCs/>
          <w:iCs/>
          <w:color w:val="000000"/>
        </w:rPr>
        <w:t>表示</w:t>
      </w:r>
      <w:r>
        <w:rPr>
          <w:rFonts w:ascii="Times New Roman" w:hAnsi="Times New Roman" w:cs="Times New Roman" w:hint="eastAsia"/>
          <w:bCs/>
          <w:iCs/>
          <w:color w:val="000000"/>
        </w:rPr>
        <w:t>Dirac</w:t>
      </w:r>
      <w:r>
        <w:rPr>
          <w:rFonts w:ascii="Times New Roman" w:hAnsi="Times New Roman" w:cs="Times New Roman" w:hint="eastAsia"/>
          <w:bCs/>
          <w:iCs/>
          <w:color w:val="000000"/>
        </w:rPr>
        <w:t>函数与第三章介绍的</w:t>
      </w:r>
      <w:r>
        <w:rPr>
          <w:rFonts w:ascii="Times New Roman" w:hAnsi="Times New Roman" w:cs="Times New Roman" w:hint="eastAsia"/>
          <w:bCs/>
          <w:iCs/>
          <w:color w:val="000000"/>
        </w:rPr>
        <w:t>Dirac</w:t>
      </w:r>
      <w:r>
        <w:rPr>
          <w:rFonts w:ascii="Times New Roman" w:hAnsi="Times New Roman" w:cs="Times New Roman" w:hint="eastAsia"/>
          <w:bCs/>
          <w:iCs/>
          <w:color w:val="000000"/>
        </w:rPr>
        <w:t>函数保持一样，由于图像是离散化二维网格数据，</w:t>
      </w:r>
      <w:r>
        <w:rPr>
          <w:rFonts w:ascii="Times New Roman" w:hAnsi="Times New Roman" w:cs="Times New Roman" w:hint="eastAsia"/>
        </w:rPr>
        <w:t>为了能够准确对水平集函数进行数值求解，我们采用</w:t>
      </w:r>
      <w:r>
        <w:rPr>
          <w:rFonts w:ascii="Times New Roman" w:hAnsi="Times New Roman" w:cs="Times New Roman" w:hint="eastAsia"/>
        </w:rPr>
        <w:t>2.3.2</w:t>
      </w:r>
      <w:r>
        <w:rPr>
          <w:rFonts w:ascii="Times New Roman" w:hAnsi="Times New Roman" w:cs="Times New Roman" w:hint="eastAsia"/>
        </w:rPr>
        <w:t>小节介绍的有限差分法进行计算，算法流程如表</w:t>
      </w:r>
      <w:r>
        <w:rPr>
          <w:rFonts w:ascii="Times New Roman" w:hAnsi="Times New Roman" w:cs="Times New Roman" w:hint="eastAsia"/>
        </w:rPr>
        <w:t>4-1</w:t>
      </w:r>
      <w:r>
        <w:rPr>
          <w:rFonts w:ascii="Times New Roman" w:hAnsi="Times New Roman" w:cs="Times New Roman" w:hint="eastAsia"/>
        </w:rPr>
        <w:t>所示。</w:t>
      </w:r>
      <w:bookmarkStart w:id="331" w:name="_Toc9526711"/>
      <w:bookmarkStart w:id="332" w:name="_Toc508876306"/>
    </w:p>
    <w:p w14:paraId="7CBF9317" w14:textId="77777777" w:rsidR="00E07C41" w:rsidRDefault="00E07C41">
      <w:pPr>
        <w:pStyle w:val="af8"/>
        <w:widowControl/>
        <w:snapToGrid w:val="0"/>
        <w:spacing w:line="400" w:lineRule="exact"/>
        <w:ind w:left="703" w:firstLineChars="0" w:firstLine="0"/>
        <w:jc w:val="center"/>
        <w:rPr>
          <w:rFonts w:ascii="黑体" w:eastAsia="黑体" w:hAnsi="黑体" w:cs="Times New Roman"/>
          <w:sz w:val="21"/>
          <w:szCs w:val="22"/>
        </w:rPr>
      </w:pPr>
    </w:p>
    <w:p w14:paraId="5C7AD549" w14:textId="77777777" w:rsidR="00E07C41" w:rsidRDefault="00514A19">
      <w:pPr>
        <w:pStyle w:val="af8"/>
        <w:widowControl/>
        <w:snapToGrid w:val="0"/>
        <w:spacing w:line="400" w:lineRule="exact"/>
        <w:ind w:left="703" w:firstLineChars="0" w:firstLine="0"/>
        <w:jc w:val="center"/>
        <w:rPr>
          <w:rFonts w:ascii="黑体" w:eastAsia="黑体" w:hAnsi="黑体" w:cs="Times New Roman"/>
          <w:sz w:val="21"/>
          <w:szCs w:val="22"/>
        </w:rPr>
      </w:pPr>
      <w:r>
        <w:rPr>
          <w:rFonts w:ascii="黑体" w:eastAsia="黑体" w:hAnsi="黑体" w:cs="Times New Roman" w:hint="eastAsia"/>
          <w:sz w:val="21"/>
          <w:szCs w:val="22"/>
        </w:rPr>
        <w:t xml:space="preserve">表4-1 </w:t>
      </w:r>
      <w:r>
        <w:rPr>
          <w:rFonts w:ascii="黑体" w:eastAsia="黑体" w:hAnsi="黑体" w:cs="Times New Roman"/>
          <w:color w:val="0000FF"/>
          <w:sz w:val="21"/>
          <w:szCs w:val="22"/>
          <w:rPrChange w:id="333" w:author="cowry" w:date="2019-12-05T20:33:00Z">
            <w:rPr>
              <w:rFonts w:ascii="黑体" w:eastAsia="黑体" w:hAnsi="黑体" w:cs="Times New Roman"/>
              <w:sz w:val="21"/>
              <w:szCs w:val="22"/>
            </w:rPr>
          </w:rPrChange>
        </w:rPr>
        <w:t>KMRSF-CV水平集模型算法流程</w:t>
      </w:r>
    </w:p>
    <w:tbl>
      <w:tblPr>
        <w:tblW w:w="8107" w:type="dxa"/>
        <w:jc w:val="center"/>
        <w:tblBorders>
          <w:top w:val="single" w:sz="4" w:space="0" w:color="7F7F7F"/>
          <w:bottom w:val="single" w:sz="4" w:space="0" w:color="7F7F7F"/>
        </w:tblBorders>
        <w:tblLayout w:type="fixed"/>
        <w:tblLook w:val="04A0" w:firstRow="1" w:lastRow="0" w:firstColumn="1" w:lastColumn="0" w:noHBand="0" w:noVBand="1"/>
      </w:tblPr>
      <w:tblGrid>
        <w:gridCol w:w="8107"/>
      </w:tblGrid>
      <w:tr w:rsidR="00E07C41" w14:paraId="33F11D20" w14:textId="77777777">
        <w:trPr>
          <w:trHeight w:val="395"/>
          <w:jc w:val="center"/>
        </w:trPr>
        <w:tc>
          <w:tcPr>
            <w:tcW w:w="8107" w:type="dxa"/>
            <w:tcBorders>
              <w:top w:val="single" w:sz="2" w:space="0" w:color="auto"/>
              <w:bottom w:val="single" w:sz="2" w:space="0" w:color="auto"/>
            </w:tcBorders>
            <w:shd w:val="clear" w:color="auto" w:fill="auto"/>
            <w:vAlign w:val="center"/>
          </w:tcPr>
          <w:p w14:paraId="6F553C24" w14:textId="77777777" w:rsidR="00E07C41" w:rsidRDefault="00514A19">
            <w:pPr>
              <w:pStyle w:val="Para"/>
              <w:ind w:firstLine="0"/>
              <w:rPr>
                <w:lang w:eastAsia="zh-CN"/>
              </w:rPr>
            </w:pPr>
            <w:r>
              <w:rPr>
                <w:rFonts w:ascii="宋体" w:eastAsia="宋体" w:hAnsi="宋体" w:cs="宋体" w:hint="eastAsia"/>
                <w:lang w:eastAsia="zh-CN"/>
              </w:rPr>
              <w:lastRenderedPageBreak/>
              <w:t>KMRSF-CV模型算法流程</w:t>
            </w:r>
          </w:p>
        </w:tc>
      </w:tr>
      <w:tr w:rsidR="00E07C41" w14:paraId="1C7BEA3D" w14:textId="77777777">
        <w:trPr>
          <w:trHeight w:val="5519"/>
          <w:jc w:val="center"/>
        </w:trPr>
        <w:tc>
          <w:tcPr>
            <w:tcW w:w="8107" w:type="dxa"/>
            <w:tcBorders>
              <w:top w:val="single" w:sz="2" w:space="0" w:color="auto"/>
              <w:bottom w:val="single" w:sz="2" w:space="0" w:color="auto"/>
            </w:tcBorders>
            <w:shd w:val="clear" w:color="auto" w:fill="auto"/>
          </w:tcPr>
          <w:p w14:paraId="43F72BC4" w14:textId="77777777" w:rsidR="00E07C41" w:rsidRDefault="00514A19">
            <w:pPr>
              <w:pStyle w:val="Para"/>
              <w:ind w:firstLine="0"/>
              <w:rPr>
                <w:rFonts w:eastAsiaTheme="minorEastAsia"/>
                <w:b/>
                <w:lang w:eastAsia="zh-CN"/>
                <w14:ligatures w14:val="standard"/>
              </w:rPr>
            </w:pPr>
            <w:r>
              <w:rPr>
                <w:rFonts w:eastAsiaTheme="minorEastAsia" w:hint="eastAsia"/>
                <w:b/>
                <w:lang w:eastAsia="zh-CN"/>
                <w14:ligatures w14:val="standard"/>
              </w:rPr>
              <w:t>输入：</w:t>
            </w:r>
          </w:p>
          <w:p w14:paraId="7C56E18E" w14:textId="77777777" w:rsidR="00E07C41" w:rsidRDefault="00514A19">
            <w:pPr>
              <w:pStyle w:val="Para"/>
              <w:ind w:firstLineChars="100" w:firstLine="180"/>
              <w:rPr>
                <w:rFonts w:eastAsiaTheme="minorEastAsia"/>
                <w:lang w:eastAsia="zh-CN"/>
                <w14:ligatures w14:val="standard"/>
              </w:rPr>
            </w:pPr>
            <w:r>
              <w:rPr>
                <w:rFonts w:eastAsiaTheme="minorEastAsia" w:hint="eastAsia"/>
                <w:lang w:eastAsia="zh-CN"/>
                <w14:ligatures w14:val="standard"/>
              </w:rPr>
              <w:t>输入图像</w:t>
            </w:r>
            <w:r>
              <w:rPr>
                <w:rFonts w:eastAsiaTheme="minorEastAsia"/>
                <w:position w:val="-4"/>
                <w:lang w:eastAsia="zh-CN"/>
                <w14:ligatures w14:val="standard"/>
              </w:rPr>
              <w:object w:dxaOrig="200" w:dyaOrig="260" w14:anchorId="50EB8C82">
                <v:shape id="_x0000_i1227" type="#_x0000_t75" style="width:10.2pt;height:12.9pt" o:ole="">
                  <v:imagedata r:id="rId524" o:title=""/>
                  <o:lock v:ext="edit" aspectratio="f"/>
                </v:shape>
                <o:OLEObject Type="Embed" ProgID="Equation.DSMT4" ShapeID="_x0000_i1227" DrawAspect="Content" ObjectID="_1637412933" r:id="rId645"/>
              </w:object>
            </w:r>
          </w:p>
          <w:p w14:paraId="27685773" w14:textId="77777777" w:rsidR="00E07C41" w:rsidRDefault="00514A19">
            <w:pPr>
              <w:pStyle w:val="Para"/>
              <w:ind w:firstLine="0"/>
              <w:rPr>
                <w:rFonts w:eastAsiaTheme="minorEastAsia"/>
                <w:b/>
                <w:lang w:eastAsia="zh-CN"/>
                <w14:ligatures w14:val="standard"/>
              </w:rPr>
            </w:pPr>
            <w:r>
              <w:rPr>
                <w:rFonts w:eastAsiaTheme="minorEastAsia" w:hint="eastAsia"/>
                <w:b/>
                <w:lang w:eastAsia="zh-CN"/>
                <w14:ligatures w14:val="standard"/>
              </w:rPr>
              <w:t>过程：</w:t>
            </w:r>
          </w:p>
          <w:p w14:paraId="68EFABD2" w14:textId="77777777" w:rsidR="00E07C41" w:rsidRDefault="00514A19">
            <w:pPr>
              <w:pStyle w:val="Para"/>
              <w:ind w:firstLineChars="500" w:firstLine="900"/>
              <w:rPr>
                <w:rFonts w:eastAsiaTheme="minorEastAsia"/>
                <w:lang w:eastAsia="zh-CN"/>
                <w14:ligatures w14:val="standard"/>
              </w:rPr>
            </w:pP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#KMeans</w:t>
            </w:r>
            <w:r>
              <w:rPr>
                <w:rFonts w:eastAsiaTheme="minorEastAsia" w:hint="eastAsia"/>
                <w:lang w:eastAsia="zh-CN"/>
                <w14:ligatures w14:val="standard"/>
              </w:rPr>
              <w:t>聚类算法确定初始轮廓线</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p>
          <w:p w14:paraId="4D9F7759" w14:textId="77777777" w:rsidR="00E07C41" w:rsidRDefault="00514A19">
            <w:pPr>
              <w:pStyle w:val="Para"/>
              <w:ind w:firstLine="0"/>
              <w:rPr>
                <w:rFonts w:eastAsiaTheme="minorEastAsia"/>
                <w:lang w:eastAsia="zh-CN"/>
                <w14:ligatures w14:val="standard"/>
              </w:rPr>
            </w:pPr>
            <w:r>
              <w:rPr>
                <w:rFonts w:eastAsiaTheme="minorEastAsia" w:hint="eastAsia"/>
                <w:lang w:eastAsia="zh-CN"/>
                <w14:ligatures w14:val="standard"/>
              </w:rPr>
              <w:t>1</w:t>
            </w:r>
            <w:r>
              <w:rPr>
                <w:rFonts w:eastAsiaTheme="minorEastAsia" w:hint="eastAsia"/>
                <w:lang w:eastAsia="zh-CN"/>
                <w14:ligatures w14:val="standard"/>
              </w:rPr>
              <w:t>：初始化分类数目</w:t>
            </w:r>
            <w:r>
              <w:rPr>
                <w:rFonts w:eastAsiaTheme="minorEastAsia" w:hint="eastAsia"/>
                <w:lang w:eastAsia="zh-CN"/>
                <w14:ligatures w14:val="standard"/>
              </w:rPr>
              <w:t>k</w:t>
            </w:r>
            <w:r>
              <w:rPr>
                <w:rFonts w:eastAsiaTheme="minorEastAsia" w:hint="eastAsia"/>
                <w:lang w:eastAsia="zh-CN"/>
                <w14:ligatures w14:val="standard"/>
              </w:rPr>
              <w:t>，随机选取</w:t>
            </w:r>
            <w:r>
              <w:rPr>
                <w:rFonts w:eastAsiaTheme="minorEastAsia" w:hint="eastAsia"/>
                <w:lang w:eastAsia="zh-CN"/>
                <w14:ligatures w14:val="standard"/>
              </w:rPr>
              <w:t>k</w:t>
            </w:r>
            <w:r>
              <w:rPr>
                <w:rFonts w:eastAsiaTheme="minorEastAsia" w:hint="eastAsia"/>
                <w:lang w:eastAsia="zh-CN"/>
                <w14:ligatures w14:val="standard"/>
              </w:rPr>
              <w:t>个类簇中心</w:t>
            </w:r>
          </w:p>
          <w:p w14:paraId="79B265EC" w14:textId="77777777" w:rsidR="00E07C41" w:rsidRDefault="00514A19">
            <w:pPr>
              <w:pStyle w:val="Para"/>
              <w:ind w:firstLine="0"/>
              <w:rPr>
                <w:rFonts w:eastAsiaTheme="minorEastAsia"/>
                <w:lang w:eastAsia="zh-CN"/>
                <w14:ligatures w14:val="standard"/>
              </w:rPr>
            </w:pPr>
            <w:r>
              <w:rPr>
                <w:rFonts w:eastAsiaTheme="minorEastAsia" w:hint="eastAsia"/>
                <w:lang w:eastAsia="zh-CN"/>
                <w14:ligatures w14:val="standard"/>
              </w:rPr>
              <w:t>2</w:t>
            </w:r>
            <w:r>
              <w:rPr>
                <w:rFonts w:eastAsiaTheme="minorEastAsia" w:hint="eastAsia"/>
                <w:lang w:eastAsia="zh-CN"/>
                <w14:ligatures w14:val="standard"/>
              </w:rPr>
              <w:t>：</w:t>
            </w:r>
            <w:r>
              <w:rPr>
                <w:rFonts w:eastAsiaTheme="minorEastAsia" w:hint="eastAsia"/>
                <w:b/>
                <w:bCs/>
                <w:lang w:eastAsia="zh-CN"/>
                <w14:ligatures w14:val="standard"/>
              </w:rPr>
              <w:t>FOR TRUE DO</w:t>
            </w:r>
          </w:p>
          <w:p w14:paraId="4BFD11B5" w14:textId="77777777" w:rsidR="00E07C41" w:rsidRDefault="00514A19">
            <w:pPr>
              <w:pStyle w:val="Para"/>
              <w:ind w:firstLine="0"/>
              <w:rPr>
                <w:rFonts w:eastAsiaTheme="minorEastAsia"/>
                <w:lang w:eastAsia="zh-CN"/>
                <w14:ligatures w14:val="standard"/>
              </w:rPr>
            </w:pPr>
            <w:r>
              <w:rPr>
                <w:rFonts w:eastAsiaTheme="minorEastAsia" w:hint="eastAsia"/>
                <w:lang w:eastAsia="zh-CN"/>
                <w14:ligatures w14:val="standard"/>
              </w:rPr>
              <w:t>3</w:t>
            </w:r>
            <w:r>
              <w:rPr>
                <w:rFonts w:eastAsiaTheme="minorEastAsia" w:hint="eastAsia"/>
                <w:lang w:eastAsia="zh-CN"/>
                <w14:ligatures w14:val="standard"/>
              </w:rPr>
              <w:t>：</w:t>
            </w:r>
            <w:r>
              <w:rPr>
                <w:rFonts w:eastAsiaTheme="minorEastAsia" w:hint="eastAsia"/>
                <w:lang w:eastAsia="zh-CN"/>
                <w14:ligatures w14:val="standard"/>
              </w:rPr>
              <w:t xml:space="preserve">  </w:t>
            </w:r>
            <w:r>
              <w:rPr>
                <w:rFonts w:eastAsiaTheme="minorEastAsia" w:hint="eastAsia"/>
                <w:lang w:eastAsia="zh-CN"/>
                <w14:ligatures w14:val="standard"/>
              </w:rPr>
              <w:t>计算样本与类簇中心相似度，得到最高相似度进行归类</w:t>
            </w:r>
          </w:p>
          <w:p w14:paraId="469D3A13" w14:textId="77777777" w:rsidR="00E07C41" w:rsidRDefault="00514A19">
            <w:pPr>
              <w:pStyle w:val="Para"/>
              <w:ind w:firstLine="0"/>
              <w:rPr>
                <w:rFonts w:eastAsiaTheme="minorEastAsia"/>
                <w:lang w:eastAsia="zh-CN"/>
                <w14:ligatures w14:val="standard"/>
              </w:rPr>
            </w:pPr>
            <w:r>
              <w:rPr>
                <w:rFonts w:eastAsiaTheme="minorEastAsia" w:hint="eastAsia"/>
                <w:lang w:eastAsia="zh-CN"/>
                <w14:ligatures w14:val="standard"/>
              </w:rPr>
              <w:t>4</w:t>
            </w:r>
            <w:r>
              <w:rPr>
                <w:rFonts w:eastAsiaTheme="minorEastAsia" w:hint="eastAsia"/>
                <w:lang w:eastAsia="zh-CN"/>
                <w14:ligatures w14:val="standard"/>
              </w:rPr>
              <w:t>：</w:t>
            </w:r>
            <w:r>
              <w:rPr>
                <w:rFonts w:eastAsiaTheme="minorEastAsia" w:hint="eastAsia"/>
                <w:lang w:eastAsia="zh-CN"/>
                <w14:ligatures w14:val="standard"/>
              </w:rPr>
              <w:t xml:space="preserve">  </w:t>
            </w:r>
            <w:r>
              <w:rPr>
                <w:rFonts w:eastAsiaTheme="minorEastAsia" w:hint="eastAsia"/>
                <w:lang w:eastAsia="zh-CN"/>
                <w14:ligatures w14:val="standard"/>
              </w:rPr>
              <w:t>对同一类计算均值，得到新的类簇中心</w:t>
            </w:r>
          </w:p>
          <w:p w14:paraId="18C9C545" w14:textId="77777777" w:rsidR="00E07C41" w:rsidRDefault="00514A19">
            <w:pPr>
              <w:pStyle w:val="Para"/>
              <w:ind w:firstLine="0"/>
              <w:rPr>
                <w:rFonts w:eastAsiaTheme="minorEastAsia"/>
                <w:lang w:eastAsia="zh-CN"/>
                <w14:ligatures w14:val="standard"/>
              </w:rPr>
            </w:pPr>
            <w:r>
              <w:rPr>
                <w:rFonts w:eastAsiaTheme="minorEastAsia" w:hint="eastAsia"/>
                <w:lang w:eastAsia="zh-CN"/>
                <w14:ligatures w14:val="standard"/>
              </w:rPr>
              <w:t>5</w:t>
            </w:r>
            <w:r>
              <w:rPr>
                <w:rFonts w:eastAsiaTheme="minorEastAsia" w:hint="eastAsia"/>
                <w:lang w:eastAsia="zh-CN"/>
                <w14:ligatures w14:val="standard"/>
              </w:rPr>
              <w:t>：</w:t>
            </w:r>
            <w:r>
              <w:rPr>
                <w:rFonts w:eastAsiaTheme="minorEastAsia" w:hint="eastAsia"/>
                <w:lang w:eastAsia="zh-CN"/>
                <w14:ligatures w14:val="standard"/>
              </w:rPr>
              <w:t xml:space="preserve">  </w:t>
            </w:r>
            <w:r>
              <w:rPr>
                <w:rFonts w:eastAsiaTheme="minorEastAsia" w:hint="eastAsia"/>
                <w:b/>
                <w:bCs/>
                <w:lang w:eastAsia="zh-CN"/>
                <w14:ligatures w14:val="standard"/>
              </w:rPr>
              <w:t>IF</w:t>
            </w:r>
            <w:r>
              <w:rPr>
                <w:rFonts w:eastAsiaTheme="minorEastAsia" w:hint="eastAsia"/>
                <w:lang w:eastAsia="zh-CN"/>
                <w14:ligatures w14:val="standard"/>
              </w:rPr>
              <w:t xml:space="preserve"> </w:t>
            </w:r>
            <w:r>
              <w:rPr>
                <w:rFonts w:eastAsiaTheme="minorEastAsia" w:hint="eastAsia"/>
                <w:lang w:eastAsia="zh-CN"/>
                <w14:ligatures w14:val="standard"/>
              </w:rPr>
              <w:t>公式</w:t>
            </w:r>
            <w:r>
              <w:rPr>
                <w:rFonts w:eastAsiaTheme="minorEastAsia" w:hint="eastAsia"/>
                <w:lang w:eastAsia="zh-CN"/>
                <w14:ligatures w14:val="standard"/>
              </w:rPr>
              <w:t xml:space="preserve">(2-55) </w:t>
            </w:r>
            <w:r>
              <w:rPr>
                <w:rFonts w:eastAsiaTheme="minorEastAsia" w:hint="eastAsia"/>
                <w:b/>
                <w:bCs/>
                <w:lang w:eastAsia="zh-CN"/>
                <w14:ligatures w14:val="standard"/>
              </w:rPr>
              <w:t xml:space="preserve">&lt; </w:t>
            </w:r>
            <w:r>
              <w:rPr>
                <w:rFonts w:eastAsiaTheme="minorEastAsia" w:hint="eastAsia"/>
                <w:lang w:eastAsia="zh-CN"/>
                <w14:ligatures w14:val="standard"/>
              </w:rPr>
              <w:t>阈值</w:t>
            </w:r>
          </w:p>
          <w:p w14:paraId="0FA19DCB" w14:textId="77777777" w:rsidR="00E07C41" w:rsidRDefault="00514A19">
            <w:pPr>
              <w:pStyle w:val="Para"/>
              <w:ind w:firstLine="0"/>
              <w:rPr>
                <w:rFonts w:eastAsiaTheme="minorEastAsia"/>
                <w:b/>
                <w:bCs/>
                <w:lang w:eastAsia="zh-CN"/>
                <w14:ligatures w14:val="standard"/>
              </w:rPr>
            </w:pPr>
            <w:r>
              <w:rPr>
                <w:rFonts w:eastAsiaTheme="minorEastAsia" w:hint="eastAsia"/>
                <w:lang w:eastAsia="zh-CN"/>
                <w14:ligatures w14:val="standard"/>
              </w:rPr>
              <w:t>6</w:t>
            </w:r>
            <w:r>
              <w:rPr>
                <w:rFonts w:eastAsiaTheme="minorEastAsia" w:hint="eastAsia"/>
                <w:lang w:eastAsia="zh-CN"/>
                <w14:ligatures w14:val="standard"/>
              </w:rPr>
              <w:t>：</w:t>
            </w:r>
            <w:r>
              <w:rPr>
                <w:rFonts w:eastAsiaTheme="minorEastAsia" w:hint="eastAsia"/>
                <w:lang w:eastAsia="zh-CN"/>
                <w14:ligatures w14:val="standard"/>
              </w:rPr>
              <w:t xml:space="preserve">   </w:t>
            </w:r>
            <w:r>
              <w:rPr>
                <w:rFonts w:eastAsiaTheme="minorEastAsia" w:hint="eastAsia"/>
                <w:b/>
                <w:bCs/>
                <w:lang w:eastAsia="zh-CN"/>
                <w14:ligatures w14:val="standard"/>
              </w:rPr>
              <w:t xml:space="preserve">  BREAK </w:t>
            </w:r>
          </w:p>
          <w:p w14:paraId="462F314A" w14:textId="77777777" w:rsidR="00E07C41" w:rsidRDefault="00514A19">
            <w:pPr>
              <w:pStyle w:val="Para"/>
              <w:ind w:firstLine="0"/>
              <w:rPr>
                <w:rFonts w:eastAsiaTheme="minorEastAsia"/>
                <w:b/>
                <w:bCs/>
                <w:lang w:eastAsia="zh-CN"/>
                <w14:ligatures w14:val="standard"/>
              </w:rPr>
            </w:pPr>
            <w:r>
              <w:rPr>
                <w:rFonts w:eastAsiaTheme="minorEastAsia" w:hint="eastAsia"/>
                <w:lang w:eastAsia="zh-CN"/>
                <w14:ligatures w14:val="standard"/>
              </w:rPr>
              <w:t>7</w:t>
            </w:r>
            <w:r>
              <w:rPr>
                <w:rFonts w:eastAsiaTheme="minorEastAsia" w:hint="eastAsia"/>
                <w:lang w:eastAsia="zh-CN"/>
                <w14:ligatures w14:val="standard"/>
              </w:rPr>
              <w:t>：</w:t>
            </w:r>
            <w:r>
              <w:rPr>
                <w:rFonts w:eastAsiaTheme="minorEastAsia" w:hint="eastAsia"/>
                <w:b/>
                <w:bCs/>
                <w:lang w:eastAsia="zh-CN"/>
                <w14:ligatures w14:val="standard"/>
              </w:rPr>
              <w:t>END FOR</w:t>
            </w:r>
          </w:p>
          <w:p w14:paraId="1B82B4BC" w14:textId="77777777" w:rsidR="00E07C41" w:rsidRDefault="00514A19">
            <w:pPr>
              <w:pStyle w:val="Para"/>
              <w:ind w:firstLine="0"/>
              <w:rPr>
                <w:rFonts w:eastAsiaTheme="minorEastAsia"/>
                <w:lang w:eastAsia="zh-CN"/>
                <w14:ligatures w14:val="standard"/>
              </w:rPr>
            </w:pPr>
            <w:r>
              <w:rPr>
                <w:rFonts w:eastAsiaTheme="minorEastAsia" w:hint="eastAsia"/>
                <w:lang w:eastAsia="zh-CN"/>
                <w14:ligatures w14:val="standard"/>
              </w:rPr>
              <w:t>8</w:t>
            </w:r>
            <w:r>
              <w:rPr>
                <w:rFonts w:eastAsiaTheme="minorEastAsia" w:hint="eastAsia"/>
                <w:lang w:eastAsia="zh-CN"/>
                <w14:ligatures w14:val="standard"/>
              </w:rPr>
              <w:t>：返回聚类结果</w:t>
            </w:r>
          </w:p>
          <w:p w14:paraId="005C4367" w14:textId="77777777" w:rsidR="00E07C41" w:rsidRDefault="00514A19">
            <w:pPr>
              <w:pStyle w:val="Para"/>
              <w:ind w:firstLineChars="500" w:firstLine="900"/>
              <w:rPr>
                <w:rFonts w:eastAsiaTheme="minorEastAsia"/>
                <w:lang w:eastAsia="zh-CN"/>
                <w14:ligatures w14:val="standard"/>
              </w:rPr>
            </w:pP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#RSF-CV</w:t>
            </w:r>
            <w:r>
              <w:rPr>
                <w:rFonts w:eastAsiaTheme="minorEastAsia" w:hint="eastAsia"/>
                <w:lang w:eastAsia="zh-CN"/>
                <w14:ligatures w14:val="standard"/>
              </w:rPr>
              <w:t>水平集模型演化轮廓线</w:t>
            </w:r>
            <w:r>
              <w:rPr>
                <w:rFonts w:eastAsiaTheme="minorEastAsia" w:hint="eastAsia"/>
                <w:lang w:eastAsia="zh-CN"/>
                <w14:ligatures w14:val="standard"/>
              </w:rPr>
              <w:t># #</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r>
              <w:rPr>
                <w:rFonts w:eastAsiaTheme="minorEastAsia" w:hint="eastAsia"/>
                <w:lang w:eastAsia="zh-CN"/>
                <w14:ligatures w14:val="standard"/>
              </w:rPr>
              <w:t>#</w:t>
            </w:r>
            <w:r>
              <w:rPr>
                <w:rFonts w:eastAsiaTheme="minorEastAsia"/>
                <w:lang w:eastAsia="zh-CN"/>
                <w14:ligatures w14:val="standard"/>
              </w:rPr>
              <w:t xml:space="preserve"> </w:t>
            </w:r>
          </w:p>
          <w:p w14:paraId="6E92753F" w14:textId="77777777" w:rsidR="00E07C41" w:rsidRDefault="00514A19">
            <w:pPr>
              <w:pStyle w:val="Para"/>
              <w:ind w:firstLine="0"/>
              <w:rPr>
                <w:rFonts w:eastAsiaTheme="minorEastAsia"/>
                <w:lang w:eastAsia="zh-CN"/>
                <w14:ligatures w14:val="standard"/>
              </w:rPr>
            </w:pPr>
            <w:r>
              <w:rPr>
                <w:rFonts w:eastAsiaTheme="minorEastAsia" w:hint="eastAsia"/>
                <w:lang w:eastAsia="zh-CN"/>
                <w14:ligatures w14:val="standard"/>
              </w:rPr>
              <w:t>9</w:t>
            </w:r>
            <w:r>
              <w:rPr>
                <w:rFonts w:eastAsiaTheme="minorEastAsia" w:hint="eastAsia"/>
                <w:lang w:eastAsia="zh-CN"/>
                <w14:ligatures w14:val="standard"/>
              </w:rPr>
              <w:t>：设定初始参数值</w:t>
            </w:r>
            <w:r>
              <w:rPr>
                <w:rFonts w:eastAsiaTheme="minorEastAsia" w:hint="eastAsia"/>
                <w:position w:val="-10"/>
                <w:lang w:eastAsia="zh-CN"/>
                <w14:ligatures w14:val="standard"/>
              </w:rPr>
              <w:object w:dxaOrig="680" w:dyaOrig="260" w14:anchorId="3B98F834">
                <v:shape id="_x0000_i1228" type="#_x0000_t75" style="width:33.85pt;height:12.9pt" o:ole="">
                  <v:imagedata r:id="rId646" o:title=""/>
                  <o:lock v:ext="edit" aspectratio="f"/>
                </v:shape>
                <o:OLEObject Type="Embed" ProgID="Equation.DSMT4" ShapeID="_x0000_i1228" DrawAspect="Content" ObjectID="_1637412934" r:id="rId647"/>
              </w:object>
            </w:r>
          </w:p>
          <w:p w14:paraId="460D6E44" w14:textId="77777777" w:rsidR="00E07C41" w:rsidRDefault="00514A19">
            <w:pPr>
              <w:pStyle w:val="Para"/>
              <w:ind w:firstLine="0"/>
              <w:rPr>
                <w:rFonts w:eastAsiaTheme="minorEastAsia"/>
                <w:lang w:eastAsia="zh-CN"/>
                <w14:ligatures w14:val="standard"/>
              </w:rPr>
            </w:pPr>
            <w:r>
              <w:rPr>
                <w:rFonts w:eastAsiaTheme="minorEastAsia" w:hint="eastAsia"/>
                <w:lang w:eastAsia="zh-CN"/>
                <w14:ligatures w14:val="standard"/>
              </w:rPr>
              <w:t>10</w:t>
            </w:r>
            <w:r>
              <w:rPr>
                <w:rFonts w:eastAsiaTheme="minorEastAsia" w:hint="eastAsia"/>
                <w:lang w:eastAsia="zh-CN"/>
                <w14:ligatures w14:val="standard"/>
              </w:rPr>
              <w:t>：根据</w:t>
            </w:r>
            <w:r>
              <w:rPr>
                <w:rFonts w:eastAsiaTheme="minorEastAsia" w:hint="eastAsia"/>
                <w:lang w:eastAsia="zh-CN"/>
                <w14:ligatures w14:val="standard"/>
              </w:rPr>
              <w:t>KMeans</w:t>
            </w:r>
            <w:r>
              <w:rPr>
                <w:rFonts w:eastAsiaTheme="minorEastAsia" w:hint="eastAsia"/>
                <w:lang w:eastAsia="zh-CN"/>
                <w14:ligatures w14:val="standard"/>
              </w:rPr>
              <w:t>聚类算法返回结果将类簇中心引入函数，进行水平集函数初始化</w:t>
            </w:r>
            <w:r>
              <w:rPr>
                <w:rFonts w:eastAsiaTheme="minorEastAsia" w:hint="eastAsia"/>
                <w:position w:val="-12"/>
                <w:lang w:eastAsia="zh-CN"/>
                <w14:ligatures w14:val="standard"/>
              </w:rPr>
              <w:object w:dxaOrig="279" w:dyaOrig="360" w14:anchorId="22EB175D">
                <v:shape id="_x0000_i1229" type="#_x0000_t75" style="width:13.95pt;height:18.25pt" o:ole="">
                  <v:imagedata r:id="rId530" o:title=""/>
                  <o:lock v:ext="edit" aspectratio="f"/>
                </v:shape>
                <o:OLEObject Type="Embed" ProgID="Equation.DSMT4" ShapeID="_x0000_i1229" DrawAspect="Content" ObjectID="_1637412935" r:id="rId648"/>
              </w:object>
            </w:r>
            <w:r>
              <w:rPr>
                <w:rFonts w:eastAsiaTheme="minorEastAsia" w:hint="eastAsia"/>
                <w:lang w:eastAsia="zh-CN"/>
                <w14:ligatures w14:val="standard"/>
              </w:rPr>
              <w:t xml:space="preserve"> </w:t>
            </w:r>
            <w:r>
              <w:rPr>
                <w:rFonts w:eastAsiaTheme="minorEastAsia"/>
                <w:lang w:eastAsia="zh-CN"/>
                <w14:ligatures w14:val="standard"/>
              </w:rPr>
              <w:t xml:space="preserve"> </w:t>
            </w:r>
          </w:p>
          <w:p w14:paraId="0EED1AD4" w14:textId="77777777" w:rsidR="00E07C41" w:rsidRDefault="00514A19">
            <w:pPr>
              <w:pStyle w:val="Para"/>
              <w:ind w:firstLine="0"/>
              <w:rPr>
                <w:rFonts w:eastAsiaTheme="minorEastAsia"/>
                <w:lang w:eastAsia="zh-CN"/>
                <w14:ligatures w14:val="standard"/>
              </w:rPr>
            </w:pPr>
            <w:r>
              <w:rPr>
                <w:rFonts w:eastAsiaTheme="minorEastAsia" w:hint="eastAsia"/>
                <w:lang w:eastAsia="zh-CN"/>
                <w14:ligatures w14:val="standard"/>
              </w:rPr>
              <w:t>11</w:t>
            </w:r>
            <w:r>
              <w:rPr>
                <w:rFonts w:eastAsiaTheme="minorEastAsia" w:hint="eastAsia"/>
                <w:lang w:eastAsia="zh-CN"/>
                <w14:ligatures w14:val="standard"/>
              </w:rPr>
              <w:t>：依据</w:t>
            </w:r>
            <w:r>
              <w:rPr>
                <w:rFonts w:eastAsiaTheme="minorEastAsia" w:hint="eastAsia"/>
                <w:lang w:eastAsia="zh-CN"/>
                <w14:ligatures w14:val="standard"/>
              </w:rPr>
              <w:t>(3-1)</w:t>
            </w:r>
            <w:r>
              <w:rPr>
                <w:rFonts w:eastAsiaTheme="minorEastAsia" w:hint="eastAsia"/>
                <w:lang w:eastAsia="zh-CN"/>
                <w14:ligatures w14:val="standard"/>
              </w:rPr>
              <w:t>迭代更新</w:t>
            </w:r>
            <w:r>
              <w:rPr>
                <w:rFonts w:ascii="Sabon" w:hAnsi="Sabon"/>
                <w:position w:val="-12"/>
                <w:szCs w:val="20"/>
              </w:rPr>
              <w:object w:dxaOrig="460" w:dyaOrig="371" w14:anchorId="42D3BB97">
                <v:shape id="_x0000_i1230" type="#_x0000_t75" style="width:23.1pt;height:18.8pt" o:ole="">
                  <v:imagedata r:id="rId71" o:title=""/>
                  <o:lock v:ext="edit" aspectratio="f"/>
                </v:shape>
                <o:OLEObject Type="Embed" ProgID="Equation.DSMT4" ShapeID="_x0000_i1230" DrawAspect="Content" ObjectID="_1637412936" r:id="rId649"/>
              </w:object>
            </w:r>
            <w:r>
              <w:rPr>
                <w:rFonts w:eastAsiaTheme="minorEastAsia" w:hint="eastAsia"/>
                <w:lang w:eastAsia="zh-CN"/>
                <w14:ligatures w14:val="standard"/>
              </w:rPr>
              <w:t>和</w:t>
            </w:r>
            <w:r>
              <w:rPr>
                <w:rFonts w:ascii="Sabon" w:hAnsi="Sabon"/>
                <w:position w:val="-12"/>
                <w:szCs w:val="20"/>
              </w:rPr>
              <w:object w:dxaOrig="570" w:dyaOrig="340" w14:anchorId="4CC44CE6">
                <v:shape id="_x0000_i1231" type="#_x0000_t75" style="width:28.5pt;height:17.2pt" o:ole="">
                  <v:imagedata r:id="rId73" o:title=""/>
                  <o:lock v:ext="edit" aspectratio="f"/>
                </v:shape>
                <o:OLEObject Type="Embed" ProgID="Equation.DSMT4" ShapeID="_x0000_i1231" DrawAspect="Content" ObjectID="_1637412937" r:id="rId650"/>
              </w:object>
            </w:r>
            <w:r>
              <w:rPr>
                <w:rFonts w:eastAsiaTheme="minorEastAsia" w:hint="eastAsia"/>
                <w:lang w:eastAsia="zh-CN"/>
                <w14:ligatures w14:val="standard"/>
              </w:rPr>
              <w:t>的值</w:t>
            </w:r>
          </w:p>
          <w:p w14:paraId="6709D34F" w14:textId="77777777" w:rsidR="00E07C41" w:rsidRDefault="00514A19">
            <w:pPr>
              <w:pStyle w:val="Para"/>
              <w:ind w:firstLine="0"/>
              <w:rPr>
                <w:rFonts w:eastAsiaTheme="minorEastAsia"/>
                <w:lang w:eastAsia="zh-CN"/>
                <w14:ligatures w14:val="standard"/>
              </w:rPr>
            </w:pPr>
            <w:r>
              <w:rPr>
                <w:rFonts w:eastAsiaTheme="minorEastAsia" w:hint="eastAsia"/>
                <w:lang w:eastAsia="zh-CN"/>
                <w14:ligatures w14:val="standard"/>
              </w:rPr>
              <w:t>12</w:t>
            </w:r>
            <w:r>
              <w:rPr>
                <w:rFonts w:eastAsiaTheme="minorEastAsia" w:hint="eastAsia"/>
                <w:lang w:eastAsia="zh-CN"/>
                <w14:ligatures w14:val="standard"/>
              </w:rPr>
              <w:t>：依据水平集演化的偏微分方程，更新水平集函数</w:t>
            </w:r>
            <w:r>
              <w:rPr>
                <w:rFonts w:eastAsiaTheme="minorEastAsia"/>
                <w:position w:val="-10"/>
                <w:lang w:eastAsia="zh-CN"/>
                <w14:ligatures w14:val="standard"/>
              </w:rPr>
              <w:object w:dxaOrig="220" w:dyaOrig="260" w14:anchorId="296D93C9">
                <v:shape id="_x0000_i1232" type="#_x0000_t75" style="width:10.75pt;height:12.9pt" o:ole="">
                  <v:imagedata r:id="rId534" o:title=""/>
                  <o:lock v:ext="edit" aspectratio="f"/>
                </v:shape>
                <o:OLEObject Type="Embed" ProgID="Equation.DSMT4" ShapeID="_x0000_i1232" DrawAspect="Content" ObjectID="_1637412938" r:id="rId651"/>
              </w:object>
            </w:r>
          </w:p>
          <w:p w14:paraId="7420ACFB" w14:textId="77777777" w:rsidR="00E07C41" w:rsidRDefault="00514A19">
            <w:pPr>
              <w:pStyle w:val="Para"/>
              <w:ind w:firstLine="0"/>
              <w:rPr>
                <w:rFonts w:eastAsiaTheme="minorEastAsia"/>
                <w:lang w:eastAsia="zh-CN"/>
                <w14:ligatures w14:val="standard"/>
              </w:rPr>
            </w:pPr>
            <w:r>
              <w:rPr>
                <w:rFonts w:eastAsiaTheme="minorEastAsia" w:hint="eastAsia"/>
                <w:lang w:eastAsia="zh-CN"/>
                <w14:ligatures w14:val="standard"/>
              </w:rPr>
              <w:t>13</w:t>
            </w:r>
            <w:r>
              <w:rPr>
                <w:rFonts w:eastAsiaTheme="minorEastAsia" w:hint="eastAsia"/>
                <w:lang w:eastAsia="zh-CN"/>
                <w14:ligatures w14:val="standard"/>
              </w:rPr>
              <w:t>：判断是否满足收敛条件，满足退出，否则返回步骤</w:t>
            </w:r>
            <w:r>
              <w:rPr>
                <w:rFonts w:eastAsiaTheme="minorEastAsia" w:hint="eastAsia"/>
                <w:lang w:eastAsia="zh-CN"/>
                <w14:ligatures w14:val="standard"/>
              </w:rPr>
              <w:t>11</w:t>
            </w:r>
          </w:p>
          <w:p w14:paraId="2498FF03" w14:textId="77777777" w:rsidR="00E07C41" w:rsidRDefault="00514A19">
            <w:pPr>
              <w:pStyle w:val="Para"/>
              <w:ind w:firstLine="0"/>
              <w:rPr>
                <w:rFonts w:eastAsiaTheme="minorEastAsia"/>
                <w:lang w:eastAsia="zh-CN"/>
                <w14:ligatures w14:val="standard"/>
              </w:rPr>
            </w:pPr>
            <w:r>
              <w:rPr>
                <w:rFonts w:eastAsiaTheme="minorEastAsia" w:hint="eastAsia"/>
                <w:b/>
                <w:lang w:eastAsia="zh-CN"/>
                <w14:ligatures w14:val="standard"/>
              </w:rPr>
              <w:t>输出：</w:t>
            </w:r>
            <m:oMath>
              <m:r>
                <m:rPr>
                  <m:sty m:val="p"/>
                </m:rPr>
                <w:rPr>
                  <w:rFonts w:ascii="Cambria Math" w:eastAsiaTheme="minorEastAsia" w:hAnsi="Cambria Math" w:hint="eastAsia"/>
                  <w:lang w:eastAsia="zh-CN"/>
                  <w14:ligatures w14:val="standard"/>
                </w:rPr>
                <m:t>分</m:t>
              </m:r>
            </m:oMath>
            <w:r>
              <w:rPr>
                <w:rFonts w:ascii="Cambria Math" w:eastAsiaTheme="minorEastAsia" w:hAnsi="Cambria Math" w:hint="eastAsia"/>
                <w:lang w:eastAsia="zh-CN"/>
                <w14:ligatures w14:val="standard"/>
              </w:rPr>
              <w:t>割后图像</w:t>
            </w:r>
          </w:p>
        </w:tc>
      </w:tr>
    </w:tbl>
    <w:p w14:paraId="58D5D8F6" w14:textId="77777777" w:rsidR="00E07C41" w:rsidRDefault="00E07C41">
      <w:pPr>
        <w:pStyle w:val="af8"/>
        <w:widowControl/>
        <w:snapToGrid w:val="0"/>
        <w:spacing w:line="400" w:lineRule="exact"/>
        <w:ind w:left="703" w:firstLineChars="0" w:firstLine="0"/>
        <w:jc w:val="center"/>
        <w:rPr>
          <w:rFonts w:ascii="黑体" w:eastAsia="黑体" w:hAnsi="黑体" w:cs="Times New Roman"/>
          <w:sz w:val="21"/>
          <w:szCs w:val="22"/>
        </w:rPr>
      </w:pPr>
    </w:p>
    <w:p w14:paraId="1EF1350E" w14:textId="77777777" w:rsidR="00E07C41" w:rsidRDefault="00514A19">
      <w:pPr>
        <w:pStyle w:val="2"/>
        <w:spacing w:before="120" w:after="120"/>
        <w:rPr>
          <w:rFonts w:ascii="Times New Roman" w:hAnsi="Times New Roman" w:cs="Times New Roman"/>
          <w:color w:val="000000" w:themeColor="text1"/>
        </w:rPr>
      </w:pPr>
      <w:r>
        <w:rPr>
          <w:rFonts w:ascii="Times New Roman" w:hAnsi="Times New Roman" w:cs="Times New Roman"/>
          <w:color w:val="000000" w:themeColor="text1"/>
        </w:rPr>
        <w:t>4.3</w:t>
      </w:r>
      <w:r>
        <w:rPr>
          <w:rFonts w:ascii="Times New Roman" w:hAnsi="Times New Roman" w:cs="Times New Roman"/>
          <w:color w:val="000000" w:themeColor="text1"/>
        </w:rPr>
        <w:t>实验</w:t>
      </w:r>
      <w:bookmarkEnd w:id="331"/>
    </w:p>
    <w:p w14:paraId="268D0BD7" w14:textId="77777777" w:rsidR="00E07C41" w:rsidRDefault="00514A19">
      <w:pPr>
        <w:pStyle w:val="3"/>
        <w:spacing w:before="120" w:after="120"/>
      </w:pPr>
      <w:bookmarkStart w:id="334" w:name="_Toc9526712"/>
      <w:bookmarkEnd w:id="332"/>
      <w:r>
        <w:t>4.3.1</w:t>
      </w:r>
      <w:r>
        <w:t>实验环境和实验数据</w:t>
      </w:r>
      <w:bookmarkEnd w:id="334"/>
    </w:p>
    <w:p w14:paraId="0C0C01F6" w14:textId="77777777" w:rsidR="00E07C41" w:rsidRDefault="00514A19">
      <w:pPr>
        <w:spacing w:line="400" w:lineRule="exact"/>
        <w:ind w:firstLineChars="200" w:firstLine="480"/>
        <w:rPr>
          <w:rFonts w:ascii="Times New Roman" w:hAnsi="Times New Roman" w:cs="Times New Roman"/>
        </w:rPr>
      </w:pPr>
      <w:r>
        <w:rPr>
          <w:rFonts w:ascii="Times New Roman" w:hAnsi="Times New Roman" w:cs="Times New Roman"/>
        </w:rPr>
        <w:t>实验硬件环境为</w:t>
      </w:r>
      <w:r>
        <w:rPr>
          <w:rFonts w:ascii="Times New Roman" w:hAnsi="Times New Roman" w:cs="Times New Roman"/>
        </w:rPr>
        <w:t xml:space="preserve">:Intel(R) </w:t>
      </w:r>
      <w:r>
        <w:rPr>
          <w:rFonts w:ascii="Times New Roman" w:hAnsi="Times New Roman" w:cs="Times New Roman" w:hint="eastAsia"/>
        </w:rPr>
        <w:t>Core</w:t>
      </w:r>
      <w:r>
        <w:rPr>
          <w:rFonts w:ascii="Times New Roman" w:hAnsi="Times New Roman" w:cs="Times New Roman"/>
        </w:rPr>
        <w:t>(</w:t>
      </w:r>
      <w:r>
        <w:rPr>
          <w:rFonts w:ascii="Times New Roman" w:hAnsi="Times New Roman" w:cs="Times New Roman" w:hint="eastAsia"/>
        </w:rPr>
        <w:t>TM</w:t>
      </w:r>
      <w:r>
        <w:rPr>
          <w:rFonts w:ascii="Times New Roman" w:hAnsi="Times New Roman" w:cs="Times New Roman"/>
        </w:rPr>
        <w:t xml:space="preserve">) CPU </w:t>
      </w:r>
      <w:r>
        <w:rPr>
          <w:rFonts w:ascii="Times New Roman" w:hAnsi="Times New Roman" w:cs="Times New Roman" w:hint="eastAsia"/>
        </w:rPr>
        <w:t>I5</w:t>
      </w:r>
      <w:r>
        <w:rPr>
          <w:rFonts w:ascii="Times New Roman" w:hAnsi="Times New Roman" w:cs="Times New Roman"/>
        </w:rPr>
        <w:t>-</w:t>
      </w:r>
      <w:r>
        <w:rPr>
          <w:rFonts w:ascii="Times New Roman" w:hAnsi="Times New Roman" w:cs="Times New Roman" w:hint="eastAsia"/>
        </w:rPr>
        <w:t>3370</w:t>
      </w:r>
      <w:r>
        <w:rPr>
          <w:rFonts w:ascii="Times New Roman" w:hAnsi="Times New Roman" w:cs="Times New Roman"/>
        </w:rPr>
        <w:t xml:space="preserve"> @</w:t>
      </w:r>
      <w:r>
        <w:rPr>
          <w:rFonts w:ascii="Times New Roman" w:hAnsi="Times New Roman" w:cs="Times New Roman" w:hint="eastAsia"/>
        </w:rPr>
        <w:t>1</w:t>
      </w:r>
      <w:r>
        <w:rPr>
          <w:rFonts w:ascii="Times New Roman" w:hAnsi="Times New Roman" w:cs="Times New Roman"/>
        </w:rPr>
        <w:t>.</w:t>
      </w:r>
      <w:r>
        <w:rPr>
          <w:rFonts w:ascii="Times New Roman" w:hAnsi="Times New Roman" w:cs="Times New Roman" w:hint="eastAsia"/>
        </w:rPr>
        <w:t>8</w:t>
      </w:r>
      <w:r>
        <w:rPr>
          <w:rFonts w:ascii="Times New Roman" w:hAnsi="Times New Roman" w:cs="Times New Roman"/>
        </w:rPr>
        <w:t>0GHz(</w:t>
      </w:r>
      <w:r>
        <w:rPr>
          <w:rFonts w:ascii="Times New Roman" w:hAnsi="Times New Roman" w:cs="Times New Roman" w:hint="eastAsia"/>
        </w:rPr>
        <w:t>2</w:t>
      </w:r>
      <w:r>
        <w:rPr>
          <w:rFonts w:ascii="Times New Roman" w:hAnsi="Times New Roman" w:cs="Times New Roman"/>
        </w:rPr>
        <w:t>核</w:t>
      </w:r>
      <w:r>
        <w:rPr>
          <w:rFonts w:ascii="Times New Roman" w:hAnsi="Times New Roman" w:cs="Times New Roman"/>
        </w:rPr>
        <w:t>) CPU</w:t>
      </w:r>
      <w:r>
        <w:rPr>
          <w:rFonts w:ascii="Times New Roman" w:hAnsi="Times New Roman" w:cs="Times New Roman"/>
        </w:rPr>
        <w:t>、</w:t>
      </w:r>
      <w:r>
        <w:rPr>
          <w:rFonts w:ascii="Times New Roman" w:hAnsi="Times New Roman" w:cs="Times New Roman" w:hint="eastAsia"/>
        </w:rPr>
        <w:t>12</w:t>
      </w:r>
      <w:r>
        <w:rPr>
          <w:rFonts w:ascii="Times New Roman" w:hAnsi="Times New Roman" w:cs="Times New Roman"/>
        </w:rPr>
        <w:t>GB RAM;</w:t>
      </w:r>
      <w:r>
        <w:rPr>
          <w:rFonts w:ascii="Times New Roman" w:hAnsi="Times New Roman" w:cs="Times New Roman"/>
        </w:rPr>
        <w:t>软件环境为：</w:t>
      </w:r>
      <w:r>
        <w:rPr>
          <w:rFonts w:ascii="Times New Roman" w:hAnsi="Times New Roman" w:cs="Times New Roman" w:hint="eastAsia"/>
        </w:rPr>
        <w:t>Windows 7</w:t>
      </w:r>
      <w:r>
        <w:rPr>
          <w:rFonts w:ascii="Times New Roman" w:hAnsi="Times New Roman" w:cs="Times New Roman" w:hint="eastAsia"/>
        </w:rPr>
        <w:t>旗舰版</w:t>
      </w:r>
      <w:r>
        <w:rPr>
          <w:rFonts w:ascii="Times New Roman" w:hAnsi="Times New Roman" w:cs="Times New Roman"/>
        </w:rPr>
        <w:t>操作系统、</w:t>
      </w:r>
      <w:r>
        <w:rPr>
          <w:rFonts w:ascii="Times New Roman" w:hAnsi="Times New Roman" w:cs="Times New Roman" w:hint="eastAsia"/>
        </w:rPr>
        <w:t>Matlab 2014a</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hint="eastAsia"/>
        </w:rPr>
        <w:t>Opencv</w:t>
      </w:r>
      <w:r>
        <w:rPr>
          <w:rFonts w:ascii="Times New Roman" w:hAnsi="Times New Roman" w:cs="Times New Roman"/>
        </w:rPr>
        <w:t xml:space="preserve"> </w:t>
      </w:r>
      <w:r>
        <w:rPr>
          <w:rFonts w:ascii="Times New Roman" w:hAnsi="Times New Roman" w:cs="Times New Roman" w:hint="eastAsia"/>
        </w:rPr>
        <w:t>3</w:t>
      </w:r>
      <w:r>
        <w:rPr>
          <w:rFonts w:ascii="Times New Roman" w:hAnsi="Times New Roman" w:cs="Times New Roman"/>
        </w:rPr>
        <w:t>.</w:t>
      </w:r>
      <w:r>
        <w:rPr>
          <w:rFonts w:ascii="Times New Roman" w:hAnsi="Times New Roman" w:cs="Times New Roman" w:hint="eastAsia"/>
        </w:rPr>
        <w:t>1</w:t>
      </w:r>
      <w:r>
        <w:rPr>
          <w:rFonts w:ascii="Times New Roman" w:hAnsi="Times New Roman" w:cs="Times New Roman"/>
        </w:rPr>
        <w:t>.0</w:t>
      </w:r>
      <w:r>
        <w:rPr>
          <w:rFonts w:ascii="Times New Roman" w:hAnsi="Times New Roman" w:cs="Times New Roman" w:hint="eastAsia"/>
        </w:rPr>
        <w:t>。实验参数若无特殊说明选取如下：</w:t>
      </w:r>
      <w:r>
        <w:rPr>
          <w:rFonts w:ascii="Times New Roman" w:hAnsi="Times New Roman" w:cs="Times New Roman" w:hint="eastAsia"/>
        </w:rPr>
        <w:t>Heaviside</w:t>
      </w:r>
      <w:r>
        <w:rPr>
          <w:rFonts w:ascii="Times New Roman" w:hAnsi="Times New Roman" w:cs="Times New Roman" w:hint="eastAsia"/>
        </w:rPr>
        <w:t>函数和</w:t>
      </w:r>
      <w:r>
        <w:rPr>
          <w:rFonts w:ascii="Times New Roman" w:hAnsi="Times New Roman" w:cs="Times New Roman" w:hint="eastAsia"/>
        </w:rPr>
        <w:t>Dirac</w:t>
      </w:r>
      <w:r>
        <w:rPr>
          <w:rFonts w:ascii="Times New Roman" w:hAnsi="Times New Roman" w:cs="Times New Roman" w:hint="eastAsia"/>
        </w:rPr>
        <w:t>函数中</w:t>
      </w:r>
      <w:r>
        <w:rPr>
          <w:rFonts w:ascii="Times New Roman" w:hAnsi="Times New Roman" w:cs="Times New Roman" w:hint="eastAsia"/>
          <w:position w:val="-6"/>
        </w:rPr>
        <w:object w:dxaOrig="200" w:dyaOrig="220" w14:anchorId="479117C1">
          <v:shape id="_x0000_i1233" type="#_x0000_t75" style="width:10.2pt;height:10.75pt" o:ole="">
            <v:imagedata r:id="rId540" o:title=""/>
            <o:lock v:ext="edit" aspectratio="f"/>
          </v:shape>
          <o:OLEObject Type="Embed" ProgID="Equation.DSMT4" ShapeID="_x0000_i1233" DrawAspect="Content" ObjectID="_1637412939" r:id="rId652"/>
        </w:object>
      </w:r>
      <w:r>
        <w:rPr>
          <w:rFonts w:ascii="Times New Roman" w:hAnsi="Times New Roman" w:cs="Times New Roman" w:hint="eastAsia"/>
        </w:rPr>
        <w:t>为</w:t>
      </w:r>
      <w:r>
        <w:rPr>
          <w:rFonts w:ascii="Times New Roman" w:hAnsi="Times New Roman" w:cs="Times New Roman" w:hint="eastAsia"/>
        </w:rPr>
        <w:t>1.0</w:t>
      </w:r>
      <w:r>
        <w:rPr>
          <w:rFonts w:ascii="Times New Roman" w:hAnsi="Times New Roman" w:cs="Times New Roman" w:hint="eastAsia"/>
        </w:rPr>
        <w:t>，时间步长取</w:t>
      </w:r>
      <w:r>
        <w:rPr>
          <w:rFonts w:ascii="Times New Roman" w:hAnsi="Times New Roman" w:cs="Times New Roman" w:hint="eastAsia"/>
        </w:rPr>
        <w:t>0.01</w:t>
      </w:r>
      <w:r>
        <w:rPr>
          <w:rFonts w:ascii="Times New Roman" w:hAnsi="Times New Roman" w:cs="Times New Roman" w:hint="eastAsia"/>
        </w:rPr>
        <w:t>，</w:t>
      </w:r>
      <w:r>
        <w:rPr>
          <w:rFonts w:ascii="Times New Roman" w:hAnsi="Times New Roman" w:cs="Times New Roman" w:hint="eastAsia"/>
          <w:position w:val="-6"/>
        </w:rPr>
        <w:object w:dxaOrig="180" w:dyaOrig="220" w14:anchorId="089694E1">
          <v:shape id="_x0000_i1234" type="#_x0000_t75" style="width:9.15pt;height:10.75pt" o:ole="">
            <v:imagedata r:id="rId542" o:title=""/>
            <o:lock v:ext="edit" aspectratio="f"/>
          </v:shape>
          <o:OLEObject Type="Embed" ProgID="Equation.DSMT4" ShapeID="_x0000_i1234" DrawAspect="Content" ObjectID="_1637412940" r:id="rId653"/>
        </w:object>
      </w:r>
      <w:r>
        <w:rPr>
          <w:rFonts w:ascii="Times New Roman" w:hAnsi="Times New Roman" w:cs="Times New Roman" w:hint="eastAsia"/>
        </w:rPr>
        <w:t>取</w:t>
      </w:r>
      <w:r>
        <w:rPr>
          <w:rFonts w:ascii="Times New Roman" w:hAnsi="Times New Roman" w:cs="Times New Roman" w:hint="eastAsia"/>
        </w:rPr>
        <w:t>0.002*255*255</w:t>
      </w:r>
      <w:r>
        <w:rPr>
          <w:rFonts w:ascii="Times New Roman" w:hAnsi="Times New Roman" w:cs="Times New Roman" w:hint="eastAsia"/>
        </w:rPr>
        <w:t>，</w:t>
      </w:r>
      <w:r>
        <w:rPr>
          <w:rFonts w:ascii="Times New Roman" w:hAnsi="Times New Roman" w:cs="Times New Roman" w:hint="eastAsia"/>
          <w:position w:val="-10"/>
        </w:rPr>
        <w:object w:dxaOrig="240" w:dyaOrig="260" w14:anchorId="5C4EEC83">
          <v:shape id="_x0000_i1235" type="#_x0000_t75" style="width:11.8pt;height:12.9pt" o:ole="">
            <v:imagedata r:id="rId544" o:title=""/>
            <o:lock v:ext="edit" aspectratio="f"/>
          </v:shape>
          <o:OLEObject Type="Embed" ProgID="Equation.DSMT4" ShapeID="_x0000_i1235" DrawAspect="Content" ObjectID="_1637412941" r:id="rId654"/>
        </w:object>
      </w:r>
      <w:r>
        <w:rPr>
          <w:rFonts w:ascii="Times New Roman" w:hAnsi="Times New Roman" w:cs="Times New Roman" w:hint="eastAsia"/>
        </w:rPr>
        <w:t>取</w:t>
      </w:r>
      <w:r>
        <w:rPr>
          <w:rFonts w:ascii="Times New Roman" w:hAnsi="Times New Roman" w:cs="Times New Roman" w:hint="eastAsia"/>
        </w:rPr>
        <w:t>1.0</w:t>
      </w:r>
      <w:r>
        <w:rPr>
          <w:rFonts w:ascii="Times New Roman" w:hAnsi="Times New Roman" w:cs="Times New Roman" w:hint="eastAsia"/>
        </w:rPr>
        <w:t>，</w:t>
      </w:r>
      <w:r>
        <w:rPr>
          <w:rFonts w:ascii="Times New Roman" w:hAnsi="Times New Roman" w:cs="Times New Roman" w:hint="eastAsia"/>
          <w:position w:val="-6"/>
        </w:rPr>
        <w:object w:dxaOrig="240" w:dyaOrig="220" w14:anchorId="781893A6">
          <v:shape id="_x0000_i1236" type="#_x0000_t75" style="width:11.8pt;height:10.75pt" o:ole="">
            <v:imagedata r:id="rId655" o:title=""/>
            <o:lock v:ext="edit" aspectratio="f"/>
          </v:shape>
          <o:OLEObject Type="Embed" ProgID="Equation.DSMT4" ShapeID="_x0000_i1236" DrawAspect="Content" ObjectID="_1637412942" r:id="rId656"/>
        </w:object>
      </w:r>
      <w:r>
        <w:rPr>
          <w:rFonts w:ascii="Times New Roman" w:hAnsi="Times New Roman" w:cs="Times New Roman" w:hint="eastAsia"/>
        </w:rPr>
        <w:t>取值为</w:t>
      </w:r>
      <w:r>
        <w:rPr>
          <w:rFonts w:ascii="Times New Roman" w:hAnsi="Times New Roman" w:cs="Times New Roman" w:hint="eastAsia"/>
        </w:rPr>
        <w:t>3</w:t>
      </w:r>
      <w:r>
        <w:rPr>
          <w:rFonts w:ascii="Times New Roman" w:hAnsi="Times New Roman" w:cs="Times New Roman" w:hint="eastAsia"/>
        </w:rPr>
        <w:t>。</w:t>
      </w:r>
    </w:p>
    <w:p w14:paraId="3593055A" w14:textId="77777777" w:rsidR="00E07C41" w:rsidRDefault="00514A19">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实验数据：</w:t>
      </w:r>
      <w:r>
        <w:rPr>
          <w:rFonts w:ascii="Times New Roman" w:hAnsi="Times New Roman" w:cs="Times New Roman" w:hint="eastAsia"/>
        </w:rPr>
        <w:t>实验数据集采用自然场景数据集</w:t>
      </w:r>
      <w:r>
        <w:rPr>
          <w:rFonts w:ascii="Times New Roman" w:hAnsi="Times New Roman" w:cs="Times New Roman" w:hint="eastAsia"/>
        </w:rPr>
        <w:t>BSDS500</w:t>
      </w:r>
      <w:r>
        <w:rPr>
          <w:rFonts w:ascii="Times New Roman" w:hAnsi="Times New Roman" w:cs="Times New Roman" w:hint="eastAsia"/>
        </w:rPr>
        <w:t>数据集以及医学数据集</w:t>
      </w:r>
      <w:r>
        <w:rPr>
          <w:rFonts w:ascii="Times New Roman" w:hAnsi="Times New Roman" w:cs="Times New Roman" w:hint="eastAsia"/>
        </w:rPr>
        <w:t>STARE</w:t>
      </w:r>
      <w:r>
        <w:rPr>
          <w:rFonts w:ascii="Times New Roman" w:hAnsi="Times New Roman" w:cs="Times New Roman" w:hint="eastAsia"/>
        </w:rPr>
        <w:t>。</w:t>
      </w:r>
      <w:r>
        <w:rPr>
          <w:rFonts w:ascii="Times New Roman" w:hAnsi="Times New Roman" w:cs="Times New Roman" w:hint="eastAsia"/>
          <w:color w:val="0000FF"/>
          <w:rPrChange w:id="335" w:author="cowry" w:date="2019-12-05T20:34:00Z">
            <w:rPr>
              <w:rFonts w:ascii="Times New Roman" w:hAnsi="Times New Roman" w:cs="Times New Roman" w:hint="eastAsia"/>
            </w:rPr>
          </w:rPrChange>
        </w:rPr>
        <w:t>在</w:t>
      </w:r>
      <w:r>
        <w:rPr>
          <w:rFonts w:ascii="Times New Roman" w:hAnsi="Times New Roman" w:cs="Times New Roman" w:hint="eastAsia"/>
          <w:color w:val="0000FF"/>
          <w:rPrChange w:id="336" w:author="cowry" w:date="2019-12-05T20:34:00Z">
            <w:rPr>
              <w:rFonts w:ascii="Times New Roman" w:hAnsi="Times New Roman" w:cs="Times New Roman" w:hint="eastAsia"/>
            </w:rPr>
          </w:rPrChange>
        </w:rPr>
        <w:t>3.3.1</w:t>
      </w:r>
      <w:r>
        <w:rPr>
          <w:rFonts w:ascii="Times New Roman" w:hAnsi="Times New Roman" w:cs="Times New Roman" w:hint="eastAsia"/>
          <w:color w:val="0000FF"/>
          <w:rPrChange w:id="337" w:author="cowry" w:date="2019-12-05T20:34:00Z">
            <w:rPr>
              <w:rFonts w:ascii="Times New Roman" w:hAnsi="Times New Roman" w:cs="Times New Roman" w:hint="eastAsia"/>
            </w:rPr>
          </w:rPrChange>
        </w:rPr>
        <w:t>小节介绍了</w:t>
      </w:r>
      <w:r>
        <w:rPr>
          <w:rFonts w:ascii="Times New Roman" w:hAnsi="Times New Roman" w:cs="Times New Roman" w:hint="eastAsia"/>
          <w:color w:val="0000FF"/>
          <w:rPrChange w:id="338" w:author="cowry" w:date="2019-12-05T20:34:00Z">
            <w:rPr>
              <w:rFonts w:ascii="Times New Roman" w:hAnsi="Times New Roman" w:cs="Times New Roman" w:hint="eastAsia"/>
            </w:rPr>
          </w:rPrChange>
        </w:rPr>
        <w:t>BSDS500</w:t>
      </w:r>
      <w:r>
        <w:rPr>
          <w:rFonts w:ascii="Times New Roman" w:hAnsi="Times New Roman" w:cs="Times New Roman" w:hint="eastAsia"/>
          <w:color w:val="0000FF"/>
          <w:rPrChange w:id="339" w:author="cowry" w:date="2019-12-05T20:34:00Z">
            <w:rPr>
              <w:rFonts w:ascii="Times New Roman" w:hAnsi="Times New Roman" w:cs="Times New Roman" w:hint="eastAsia"/>
            </w:rPr>
          </w:rPrChange>
        </w:rPr>
        <w:t>数据集，此处不再赘述。</w:t>
      </w:r>
      <w:r>
        <w:rPr>
          <w:rFonts w:ascii="Times New Roman" w:hAnsi="Times New Roman" w:cs="Times New Roman" w:hint="eastAsia"/>
        </w:rPr>
        <w:t>STARE</w:t>
      </w:r>
      <w:r>
        <w:rPr>
          <w:rFonts w:ascii="Times New Roman" w:hAnsi="Times New Roman" w:cs="Times New Roman" w:hint="eastAsia"/>
        </w:rPr>
        <w:t>数据集是眼底视网膜图像数据</w:t>
      </w:r>
      <w:r>
        <w:rPr>
          <w:rFonts w:ascii="Times New Roman" w:hAnsi="Times New Roman" w:cs="Times New Roman" w:hint="eastAsia"/>
        </w:rPr>
        <w:t>[</w:t>
      </w:r>
      <w:r>
        <w:commentReference w:id="340"/>
      </w:r>
      <w:r>
        <w:rPr>
          <w:rFonts w:ascii="Times New Roman" w:hAnsi="Times New Roman" w:cs="Times New Roman" w:hint="eastAsia"/>
        </w:rPr>
        <w:t>]</w:t>
      </w:r>
      <w:r>
        <w:rPr>
          <w:rFonts w:ascii="Times New Roman" w:hAnsi="Times New Roman" w:cs="Times New Roman" w:hint="eastAsia"/>
        </w:rPr>
        <w:t>，主要用来做视网膜血管分割研究，数据集图像尺寸大小为</w:t>
      </w:r>
      <w:r>
        <w:rPr>
          <w:rFonts w:ascii="Times New Roman" w:hAnsi="Times New Roman" w:cs="Times New Roman" w:hint="eastAsia"/>
        </w:rPr>
        <w:t>605*700</w:t>
      </w:r>
      <w:r>
        <w:rPr>
          <w:rFonts w:ascii="Times New Roman" w:hAnsi="Times New Roman" w:cs="Times New Roman" w:hint="eastAsia"/>
        </w:rPr>
        <w:t>，图像中包括病变图像以及未病变图像，其分割真实结果由专家进行标注。</w:t>
      </w:r>
    </w:p>
    <w:p w14:paraId="30DEB83B" w14:textId="77777777" w:rsidR="00E07C41" w:rsidRDefault="00514A19">
      <w:pPr>
        <w:pStyle w:val="3"/>
        <w:spacing w:before="120" w:after="120"/>
      </w:pPr>
      <w:bookmarkStart w:id="341" w:name="_Toc9526713"/>
      <w:r>
        <w:t>4.3.2</w:t>
      </w:r>
      <w:r>
        <w:t>评价标准</w:t>
      </w:r>
      <w:bookmarkEnd w:id="341"/>
    </w:p>
    <w:p w14:paraId="6B4E732B" w14:textId="77777777" w:rsidR="00E07C41" w:rsidRDefault="00514A19">
      <w:pPr>
        <w:spacing w:line="400" w:lineRule="exact"/>
        <w:ind w:firstLine="420"/>
        <w:rPr>
          <w:rFonts w:ascii="宋体" w:eastAsia="宋体" w:hAnsi="宋体" w:cs="宋体"/>
          <w:kern w:val="0"/>
        </w:rPr>
      </w:pPr>
      <w:r>
        <w:rPr>
          <w:rFonts w:ascii="宋体" w:eastAsia="宋体" w:hAnsi="宋体" w:cs="宋体" w:hint="eastAsia"/>
          <w:kern w:val="0"/>
        </w:rPr>
        <w:t>为了验证本文模型的有效性，</w:t>
      </w:r>
      <w:r>
        <w:rPr>
          <w:rFonts w:ascii="宋体" w:eastAsia="宋体" w:hAnsi="宋体" w:cs="宋体" w:hint="eastAsia"/>
          <w:color w:val="0000FF"/>
          <w:kern w:val="0"/>
          <w:rPrChange w:id="342" w:author="cowry" w:date="2019-12-05T20:34:00Z">
            <w:rPr>
              <w:rFonts w:ascii="宋体" w:eastAsia="宋体" w:hAnsi="宋体" w:cs="宋体" w:hint="eastAsia"/>
              <w:kern w:val="0"/>
            </w:rPr>
          </w:rPrChange>
        </w:rPr>
        <w:t>我们可以通过肉眼观察看出本文模型的实验效果</w:t>
      </w:r>
      <w:r>
        <w:rPr>
          <w:rFonts w:ascii="宋体" w:eastAsia="宋体" w:hAnsi="宋体" w:cs="宋体" w:hint="eastAsia"/>
          <w:kern w:val="0"/>
        </w:rPr>
        <w:t>与其它模型的实验效果的优劣，另外，本文采用DSC(dice similarity coefficient)以及Jaccard(jaccard similarity)[</w:t>
      </w:r>
      <w:r>
        <w:commentReference w:id="343"/>
      </w:r>
      <w:r>
        <w:rPr>
          <w:rFonts w:ascii="宋体" w:eastAsia="宋体" w:hAnsi="宋体" w:cs="宋体" w:hint="eastAsia"/>
          <w:kern w:val="0"/>
        </w:rPr>
        <w:t>]两种指标进行评估：</w:t>
      </w:r>
    </w:p>
    <w:p w14:paraId="47ECFD2A" w14:textId="77777777" w:rsidR="00E07C41" w:rsidRDefault="00E07C41">
      <w:pPr>
        <w:spacing w:line="400" w:lineRule="exact"/>
        <w:ind w:firstLine="420"/>
        <w:rPr>
          <w:rFonts w:ascii="宋体" w:eastAsia="宋体" w:hAnsi="宋体" w:cs="宋体"/>
          <w:kern w:val="0"/>
        </w:rPr>
      </w:pPr>
    </w:p>
    <w:p w14:paraId="69B90E05" w14:textId="77777777" w:rsidR="00E07C41" w:rsidRDefault="00514A19">
      <w:pPr>
        <w:spacing w:line="400" w:lineRule="exact"/>
        <w:ind w:left="6300" w:firstLineChars="575" w:firstLine="1380"/>
        <w:rPr>
          <w:rFonts w:ascii="宋体" w:eastAsia="宋体" w:hAnsi="宋体" w:cs="宋体"/>
          <w:kern w:val="0"/>
        </w:rPr>
      </w:pPr>
      <w:r>
        <w:rPr>
          <w:position w:val="-32"/>
        </w:rPr>
        <w:object w:dxaOrig="2183" w:dyaOrig="1143" w14:anchorId="7B5BC6E1">
          <v:shape id="_x0000_s1139" type="#_x0000_t75" style="position:absolute;left:0;text-align:left;margin-left:150.8pt;margin-top:-7.05pt;width:114pt;height:37pt;z-index:251719168;mso-width-relative:page;mso-height-relative:page">
            <v:imagedata r:id="rId657" o:title=""/>
            <o:lock v:ext="edit" aspectratio="f"/>
          </v:shape>
          <o:OLEObject Type="Embed" ProgID="Equation.DSMT4" ShapeID="_x0000_s1139" DrawAspect="Content" ObjectID="_1637413052" r:id="rId658"/>
        </w:object>
      </w:r>
      <w:r>
        <w:rPr>
          <w:rFonts w:ascii="宋体" w:eastAsia="宋体" w:hAnsi="宋体" w:cs="宋体" w:hint="eastAsia"/>
          <w:kern w:val="0"/>
        </w:rPr>
        <w:t>(4-8)</w:t>
      </w:r>
    </w:p>
    <w:p w14:paraId="1E41F889" w14:textId="77777777" w:rsidR="00E07C41" w:rsidRDefault="00514A19">
      <w:pPr>
        <w:spacing w:line="400" w:lineRule="exact"/>
        <w:ind w:left="6300" w:firstLineChars="575" w:firstLine="1380"/>
        <w:rPr>
          <w:rFonts w:ascii="宋体" w:eastAsia="宋体" w:hAnsi="宋体" w:cs="宋体"/>
          <w:kern w:val="0"/>
        </w:rPr>
      </w:pPr>
      <w:r>
        <w:rPr>
          <w:position w:val="-32"/>
        </w:rPr>
        <w:lastRenderedPageBreak/>
        <w:object w:dxaOrig="2183" w:dyaOrig="1143" w14:anchorId="63E85F88">
          <v:shape id="_x0000_s1140" type="#_x0000_t75" style="position:absolute;left:0;text-align:left;margin-left:163.75pt;margin-top:15pt;width:87pt;height:37pt;z-index:251720192;mso-width-relative:page;mso-height-relative:page">
            <v:imagedata r:id="rId659" o:title=""/>
            <o:lock v:ext="edit" aspectratio="f"/>
          </v:shape>
          <o:OLEObject Type="Embed" ProgID="Equation.DSMT4" ShapeID="_x0000_s1140" DrawAspect="Content" ObjectID="_1637413053" r:id="rId660"/>
        </w:object>
      </w:r>
    </w:p>
    <w:p w14:paraId="6DE8270F" w14:textId="77777777" w:rsidR="00E07C41" w:rsidRDefault="00514A19">
      <w:pPr>
        <w:spacing w:line="400" w:lineRule="exact"/>
        <w:ind w:left="6300" w:firstLineChars="575" w:firstLine="1380"/>
        <w:rPr>
          <w:rFonts w:ascii="宋体" w:eastAsia="宋体" w:hAnsi="宋体" w:cs="宋体"/>
          <w:kern w:val="0"/>
        </w:rPr>
      </w:pPr>
      <w:r>
        <w:rPr>
          <w:rFonts w:ascii="宋体" w:eastAsia="宋体" w:hAnsi="宋体" w:cs="宋体" w:hint="eastAsia"/>
          <w:kern w:val="0"/>
        </w:rPr>
        <w:t>(4-9)</w:t>
      </w:r>
    </w:p>
    <w:p w14:paraId="7E2F5299" w14:textId="77777777" w:rsidR="00E07C41" w:rsidRDefault="00E07C41">
      <w:pPr>
        <w:spacing w:line="400" w:lineRule="exact"/>
        <w:ind w:left="6300" w:firstLineChars="575" w:firstLine="1380"/>
        <w:rPr>
          <w:rFonts w:ascii="宋体" w:eastAsia="宋体" w:hAnsi="宋体" w:cs="宋体"/>
          <w:kern w:val="0"/>
        </w:rPr>
      </w:pPr>
    </w:p>
    <w:p w14:paraId="7880A400" w14:textId="77777777" w:rsidR="00E07C41" w:rsidRDefault="00514A19">
      <w:pPr>
        <w:spacing w:line="400" w:lineRule="exact"/>
        <w:rPr>
          <w:rFonts w:ascii="宋体" w:eastAsia="宋体" w:hAnsi="宋体" w:cs="宋体"/>
          <w:kern w:val="0"/>
        </w:rPr>
      </w:pPr>
      <w:r>
        <w:rPr>
          <w:rFonts w:ascii="宋体" w:eastAsia="宋体" w:hAnsi="宋体" w:cs="宋体" w:hint="eastAsia"/>
          <w:kern w:val="0"/>
        </w:rPr>
        <w:t xml:space="preserve"> </w:t>
      </w:r>
      <w:r>
        <w:rPr>
          <w:rFonts w:ascii="宋体" w:eastAsia="宋体" w:hAnsi="宋体" w:cs="宋体" w:hint="eastAsia"/>
          <w:kern w:val="0"/>
        </w:rPr>
        <w:tab/>
        <w:t>其中，</w:t>
      </w:r>
      <w:r>
        <w:rPr>
          <w:position w:val="-14"/>
        </w:rPr>
        <w:object w:dxaOrig="2183" w:dyaOrig="1143" w14:anchorId="7A208DE8">
          <v:shape id="_x0000_s1141" type="#_x0000_t75" style="position:absolute;left:0;text-align:left;margin-left:57pt;margin-top:4pt;width:15pt;height:19pt;z-index:251721216;mso-position-horizontal-relative:text;mso-position-vertical-relative:text;mso-width-relative:page;mso-height-relative:page">
            <v:imagedata r:id="rId661" o:title=""/>
            <o:lock v:ext="edit" aspectratio="f"/>
          </v:shape>
          <o:OLEObject Type="Embed" ProgID="Equation.DSMT4" ShapeID="_x0000_s1141" DrawAspect="Content" ObjectID="_1637413054" r:id="rId662"/>
        </w:object>
      </w:r>
      <w:r>
        <w:rPr>
          <w:rFonts w:ascii="宋体" w:eastAsia="宋体" w:hAnsi="宋体" w:cs="宋体" w:hint="eastAsia"/>
          <w:kern w:val="0"/>
        </w:rPr>
        <w:t xml:space="preserve">   表示模型的分割结果，</w:t>
      </w:r>
      <w:r>
        <w:rPr>
          <w:position w:val="-12"/>
        </w:rPr>
        <w:object w:dxaOrig="320" w:dyaOrig="360" w14:anchorId="6094CCAB">
          <v:shape id="_x0000_i1237" type="#_x0000_t75" style="width:16.1pt;height:18.25pt" o:ole="">
            <v:imagedata r:id="rId663" o:title=""/>
          </v:shape>
          <o:OLEObject Type="Embed" ProgID="Equation.DSMT4" ShapeID="_x0000_i1237" DrawAspect="Content" ObjectID="_1637412943" r:id="rId664"/>
        </w:object>
      </w:r>
      <w:r>
        <w:rPr>
          <w:rFonts w:ascii="宋体" w:eastAsia="宋体" w:hAnsi="宋体" w:cs="宋体" w:hint="eastAsia"/>
          <w:kern w:val="0"/>
        </w:rPr>
        <w:t>表示数据集真实结果，</w:t>
      </w:r>
      <w:r>
        <w:rPr>
          <w:position w:val="-10"/>
        </w:rPr>
        <w:object w:dxaOrig="480" w:dyaOrig="320" w14:anchorId="42F1F43F">
          <v:shape id="_x0000_i1238" type="#_x0000_t75" style="width:24.2pt;height:16.1pt" o:ole="">
            <v:imagedata r:id="rId665" o:title=""/>
            <o:lock v:ext="edit" aspectratio="f"/>
          </v:shape>
          <o:OLEObject Type="Embed" ProgID="Equation.DSMT4" ShapeID="_x0000_i1238" DrawAspect="Content" ObjectID="_1637412944" r:id="rId666"/>
        </w:object>
      </w:r>
      <w:r>
        <w:rPr>
          <w:rFonts w:ascii="宋体" w:eastAsia="宋体" w:hAnsi="宋体" w:cs="宋体" w:hint="eastAsia"/>
          <w:kern w:val="0"/>
        </w:rPr>
        <w:t>表示区域内包含的像素点个数，DSC和JS两个指标越接近于1，说明模型分割的结果与真实结果越接近，分割越精确。</w:t>
      </w:r>
    </w:p>
    <w:p w14:paraId="7CED17AA" w14:textId="77777777" w:rsidR="00E07C41" w:rsidRDefault="00514A19">
      <w:pPr>
        <w:pStyle w:val="3"/>
        <w:spacing w:before="120" w:after="120"/>
      </w:pPr>
      <w:bookmarkStart w:id="344" w:name="_Toc9526714"/>
      <w:r>
        <w:t>4.3.3</w:t>
      </w:r>
      <w:r>
        <w:rPr>
          <w:rFonts w:hint="eastAsia"/>
        </w:rPr>
        <w:t>实验内容</w:t>
      </w:r>
      <w:bookmarkEnd w:id="344"/>
    </w:p>
    <w:p w14:paraId="2EB1C6CD"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为了验证本文算法的有效性，我们在实验中对比了经典的</w:t>
      </w:r>
      <w:r>
        <w:rPr>
          <w:rFonts w:ascii="Times New Roman" w:hAnsi="Times New Roman" w:cs="Times New Roman" w:hint="eastAsia"/>
        </w:rPr>
        <w:t>CV</w:t>
      </w:r>
      <w:r>
        <w:rPr>
          <w:rFonts w:ascii="Times New Roman" w:hAnsi="Times New Roman" w:cs="Times New Roman" w:hint="eastAsia"/>
        </w:rPr>
        <w:t>水平集模型，引入局部图像信息的</w:t>
      </w:r>
      <w:r>
        <w:rPr>
          <w:rFonts w:ascii="Times New Roman" w:hAnsi="Times New Roman" w:cs="Times New Roman" w:hint="eastAsia"/>
        </w:rPr>
        <w:t>RSF</w:t>
      </w:r>
      <w:r>
        <w:rPr>
          <w:rFonts w:ascii="Times New Roman" w:hAnsi="Times New Roman" w:cs="Times New Roman" w:hint="eastAsia"/>
        </w:rPr>
        <w:t>模型、</w:t>
      </w:r>
      <w:r>
        <w:rPr>
          <w:rFonts w:ascii="Times New Roman" w:hAnsi="Times New Roman" w:cs="Times New Roman" w:hint="eastAsia"/>
        </w:rPr>
        <w:t>LBF</w:t>
      </w:r>
      <w:r>
        <w:rPr>
          <w:rFonts w:ascii="Times New Roman" w:hAnsi="Times New Roman" w:cs="Times New Roman" w:hint="eastAsia"/>
        </w:rPr>
        <w:t>模型，以及降低算法复杂度的</w:t>
      </w:r>
      <w:r>
        <w:rPr>
          <w:rFonts w:ascii="Times New Roman" w:hAnsi="Times New Roman" w:cs="Times New Roman" w:hint="eastAsia"/>
        </w:rPr>
        <w:t>LIF</w:t>
      </w:r>
      <w:r>
        <w:rPr>
          <w:rFonts w:ascii="Times New Roman" w:hAnsi="Times New Roman" w:cs="Times New Roman" w:hint="eastAsia"/>
        </w:rPr>
        <w:t>模型，主要的实验内容如下所示：</w:t>
      </w:r>
    </w:p>
    <w:p w14:paraId="75246BA1"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实验一：与上述几个模型在</w:t>
      </w:r>
      <w:r>
        <w:rPr>
          <w:rFonts w:ascii="Times New Roman" w:hAnsi="Times New Roman" w:cs="Times New Roman" w:hint="eastAsia"/>
        </w:rPr>
        <w:t>BSDS500</w:t>
      </w:r>
      <w:r>
        <w:rPr>
          <w:rFonts w:ascii="Times New Roman" w:hAnsi="Times New Roman" w:cs="Times New Roman" w:hint="eastAsia"/>
        </w:rPr>
        <w:t>自然场景数据集以及</w:t>
      </w:r>
      <w:r>
        <w:rPr>
          <w:rFonts w:ascii="Times New Roman" w:hAnsi="Times New Roman" w:cs="Times New Roman" w:hint="eastAsia"/>
        </w:rPr>
        <w:t>STARE</w:t>
      </w:r>
      <w:r>
        <w:rPr>
          <w:rFonts w:ascii="Times New Roman" w:hAnsi="Times New Roman" w:cs="Times New Roman" w:hint="eastAsia"/>
        </w:rPr>
        <w:t>医学数据集进行实验对比，模型参数设置与</w:t>
      </w:r>
      <w:r>
        <w:rPr>
          <w:rFonts w:ascii="Times New Roman" w:hAnsi="Times New Roman" w:cs="Times New Roman" w:hint="eastAsia"/>
        </w:rPr>
        <w:t>3.3.3</w:t>
      </w:r>
      <w:r>
        <w:rPr>
          <w:rFonts w:ascii="Times New Roman" w:hAnsi="Times New Roman" w:cs="Times New Roman" w:hint="eastAsia"/>
        </w:rPr>
        <w:t>小节相同，实验结果通过上一小节介绍的评价标准进行展示。</w:t>
      </w:r>
    </w:p>
    <w:p w14:paraId="1141F26E" w14:textId="77777777" w:rsidR="00E07C41" w:rsidRDefault="00514A19">
      <w:pPr>
        <w:autoSpaceDE w:val="0"/>
        <w:autoSpaceDN w:val="0"/>
        <w:adjustRightInd w:val="0"/>
        <w:spacing w:line="400" w:lineRule="exact"/>
        <w:ind w:firstLine="420"/>
        <w:rPr>
          <w:rFonts w:ascii="Times New Roman" w:hAnsi="Times New Roman" w:cs="Times New Roman"/>
        </w:rPr>
      </w:pPr>
      <w:r>
        <w:rPr>
          <w:rFonts w:ascii="Times New Roman" w:hAnsi="Times New Roman" w:cs="Times New Roman" w:hint="eastAsia"/>
        </w:rPr>
        <w:t>实验二：为了克服噪声因素的影响，本文模型引入</w:t>
      </w:r>
      <w:r>
        <w:rPr>
          <w:rFonts w:ascii="Times New Roman" w:hAnsi="Times New Roman" w:cs="Times New Roman" w:hint="eastAsia"/>
        </w:rPr>
        <w:t>KMeans</w:t>
      </w:r>
      <w:r>
        <w:rPr>
          <w:rFonts w:ascii="Times New Roman" w:hAnsi="Times New Roman" w:cs="Times New Roman" w:hint="eastAsia"/>
        </w:rPr>
        <w:t>聚类算法替代高斯混合模型，因此，在本次实验中对图像加入了噪声，并对比了之前高斯混合模型确定目标区域的</w:t>
      </w:r>
      <w:r>
        <w:rPr>
          <w:rFonts w:ascii="Times New Roman" w:hAnsi="Times New Roman" w:cs="Times New Roman" w:hint="eastAsia"/>
        </w:rPr>
        <w:t>GMM-CV</w:t>
      </w:r>
      <w:r>
        <w:rPr>
          <w:rFonts w:ascii="Times New Roman" w:hAnsi="Times New Roman" w:cs="Times New Roman" w:hint="eastAsia"/>
        </w:rPr>
        <w:t>水平集模型。</w:t>
      </w:r>
    </w:p>
    <w:p w14:paraId="29FE3204" w14:textId="77777777" w:rsidR="00E07C41" w:rsidRDefault="00514A19">
      <w:pPr>
        <w:autoSpaceDE w:val="0"/>
        <w:autoSpaceDN w:val="0"/>
        <w:adjustRightInd w:val="0"/>
        <w:spacing w:line="400" w:lineRule="exact"/>
        <w:ind w:firstLine="420"/>
        <w:rPr>
          <w:rFonts w:ascii="Times New Roman" w:hAnsi="Times New Roman" w:cs="Times New Roman"/>
        </w:rPr>
      </w:pPr>
      <w:r>
        <w:rPr>
          <w:rFonts w:ascii="Times New Roman" w:hAnsi="Times New Roman" w:cs="Times New Roman" w:hint="eastAsia"/>
        </w:rPr>
        <w:t>实验三：本文模型将图像局部信息与全局信息相结合，并通过权重系数有效调节，为了验证验证本文模型对于图像局部信息的有效利用，本次实验在灰度不均匀图像进行实验对比，对比模型为上述几个模型。</w:t>
      </w:r>
    </w:p>
    <w:p w14:paraId="17D184F1" w14:textId="77777777" w:rsidR="00E07C41" w:rsidRDefault="00514A19">
      <w:pPr>
        <w:pStyle w:val="3"/>
        <w:spacing w:before="120" w:after="120"/>
      </w:pPr>
      <w:bookmarkStart w:id="345" w:name="_Toc9526715"/>
      <w:r>
        <w:t>4.3.4</w:t>
      </w:r>
      <w:bookmarkEnd w:id="345"/>
      <w:r>
        <w:rPr>
          <w:rFonts w:hint="eastAsia"/>
        </w:rPr>
        <w:t>实验结果</w:t>
      </w:r>
    </w:p>
    <w:p w14:paraId="5BE5E1F3" w14:textId="77777777" w:rsidR="00E07C41" w:rsidRDefault="00E07C41">
      <w:pPr>
        <w:spacing w:line="400" w:lineRule="exact"/>
        <w:ind w:firstLine="420"/>
        <w:jc w:val="center"/>
        <w:rPr>
          <w:rFonts w:ascii="Times New Roman" w:hAnsi="Times New Roman" w:cs="Times New Roman"/>
        </w:rPr>
      </w:pPr>
    </w:p>
    <w:p w14:paraId="1D19FD4C" w14:textId="77777777" w:rsidR="00E07C41" w:rsidRDefault="00E07C41">
      <w:pPr>
        <w:spacing w:line="400" w:lineRule="exact"/>
        <w:ind w:firstLine="420"/>
        <w:rPr>
          <w:rFonts w:ascii="Times New Roman" w:hAnsi="Times New Roman" w:cs="Times New Roman"/>
        </w:rPr>
      </w:pPr>
    </w:p>
    <w:p w14:paraId="0917142B" w14:textId="77777777" w:rsidR="00E07C41" w:rsidRDefault="00E07C41">
      <w:pPr>
        <w:spacing w:line="400" w:lineRule="exact"/>
        <w:ind w:firstLine="420"/>
        <w:rPr>
          <w:rFonts w:ascii="Times New Roman" w:hAnsi="Times New Roman" w:cs="Times New Roman"/>
        </w:rPr>
      </w:pPr>
    </w:p>
    <w:p w14:paraId="556D7B01" w14:textId="77777777" w:rsidR="00E07C41" w:rsidRDefault="00514A19">
      <w:pPr>
        <w:spacing w:line="400" w:lineRule="exact"/>
        <w:ind w:firstLine="420"/>
        <w:jc w:val="center"/>
        <w:rPr>
          <w:rFonts w:ascii="Times New Roman" w:hAnsi="Times New Roman" w:cs="Times New Roman"/>
        </w:rPr>
      </w:pPr>
      <w:r>
        <w:rPr>
          <w:noProof/>
        </w:rPr>
        <w:drawing>
          <wp:anchor distT="0" distB="0" distL="114300" distR="114300" simplePos="0" relativeHeight="251607552" behindDoc="0" locked="0" layoutInCell="1" allowOverlap="1">
            <wp:simplePos x="0" y="0"/>
            <wp:positionH relativeFrom="column">
              <wp:posOffset>394335</wp:posOffset>
            </wp:positionH>
            <wp:positionV relativeFrom="paragraph">
              <wp:posOffset>242570</wp:posOffset>
            </wp:positionV>
            <wp:extent cx="4879975" cy="730885"/>
            <wp:effectExtent l="0" t="0" r="15875" b="12065"/>
            <wp:wrapNone/>
            <wp:docPr id="10"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3"/>
                    <pic:cNvPicPr>
                      <a:picLocks noChangeAspect="1"/>
                    </pic:cNvPicPr>
                  </pic:nvPicPr>
                  <pic:blipFill>
                    <a:blip r:embed="rId667"/>
                    <a:stretch>
                      <a:fillRect/>
                    </a:stretch>
                  </pic:blipFill>
                  <pic:spPr>
                    <a:xfrm>
                      <a:off x="0" y="0"/>
                      <a:ext cx="4879975" cy="730885"/>
                    </a:xfrm>
                    <a:prstGeom prst="rect">
                      <a:avLst/>
                    </a:prstGeom>
                    <a:noFill/>
                    <a:ln>
                      <a:noFill/>
                    </a:ln>
                  </pic:spPr>
                </pic:pic>
              </a:graphicData>
            </a:graphic>
          </wp:anchor>
        </w:drawing>
      </w:r>
      <w:r>
        <w:rPr>
          <w:noProof/>
        </w:rPr>
        <w:drawing>
          <wp:anchor distT="0" distB="0" distL="114300" distR="114300" simplePos="0" relativeHeight="251606528" behindDoc="0" locked="0" layoutInCell="1" allowOverlap="1">
            <wp:simplePos x="0" y="0"/>
            <wp:positionH relativeFrom="column">
              <wp:posOffset>394335</wp:posOffset>
            </wp:positionH>
            <wp:positionV relativeFrom="paragraph">
              <wp:posOffset>-520700</wp:posOffset>
            </wp:positionV>
            <wp:extent cx="4859655" cy="710565"/>
            <wp:effectExtent l="0" t="0" r="17145" b="13335"/>
            <wp:wrapNone/>
            <wp:docPr id="8"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2"/>
                    <pic:cNvPicPr>
                      <a:picLocks noChangeAspect="1"/>
                    </pic:cNvPicPr>
                  </pic:nvPicPr>
                  <pic:blipFill>
                    <a:blip r:embed="rId668"/>
                    <a:stretch>
                      <a:fillRect/>
                    </a:stretch>
                  </pic:blipFill>
                  <pic:spPr>
                    <a:xfrm>
                      <a:off x="0" y="0"/>
                      <a:ext cx="4859655" cy="710565"/>
                    </a:xfrm>
                    <a:prstGeom prst="rect">
                      <a:avLst/>
                    </a:prstGeom>
                    <a:noFill/>
                    <a:ln>
                      <a:noFill/>
                    </a:ln>
                  </pic:spPr>
                </pic:pic>
              </a:graphicData>
            </a:graphic>
          </wp:anchor>
        </w:drawing>
      </w:r>
    </w:p>
    <w:p w14:paraId="6414B6D8" w14:textId="77777777" w:rsidR="00E07C41" w:rsidRDefault="00E07C41">
      <w:pPr>
        <w:spacing w:line="400" w:lineRule="exact"/>
        <w:ind w:firstLine="420"/>
        <w:jc w:val="center"/>
        <w:rPr>
          <w:rFonts w:ascii="Times New Roman" w:hAnsi="Times New Roman" w:cs="Times New Roman"/>
        </w:rPr>
      </w:pPr>
    </w:p>
    <w:p w14:paraId="09B76260" w14:textId="77777777" w:rsidR="00E07C41" w:rsidRDefault="00E07C41">
      <w:pPr>
        <w:spacing w:line="400" w:lineRule="exact"/>
        <w:ind w:firstLine="420"/>
        <w:jc w:val="center"/>
        <w:rPr>
          <w:rFonts w:ascii="Times New Roman" w:hAnsi="Times New Roman" w:cs="Times New Roman"/>
        </w:rPr>
      </w:pPr>
    </w:p>
    <w:p w14:paraId="5B45B18C" w14:textId="77777777" w:rsidR="00E07C41" w:rsidRDefault="00E07C41">
      <w:pPr>
        <w:spacing w:line="400" w:lineRule="exact"/>
        <w:ind w:firstLine="420"/>
        <w:jc w:val="center"/>
        <w:rPr>
          <w:rFonts w:ascii="Times New Roman" w:hAnsi="Times New Roman" w:cs="Times New Roman"/>
        </w:rPr>
      </w:pPr>
    </w:p>
    <w:p w14:paraId="1BB93C4D" w14:textId="77777777" w:rsidR="00E07C41" w:rsidRDefault="00514A19">
      <w:pPr>
        <w:spacing w:line="400" w:lineRule="exact"/>
        <w:ind w:left="840" w:firstLine="420"/>
        <w:jc w:val="center"/>
        <w:rPr>
          <w:rFonts w:ascii="Times New Roman" w:hAnsi="Times New Roman" w:cs="Times New Roman"/>
        </w:rPr>
      </w:pPr>
      <w:r>
        <w:rPr>
          <w:noProof/>
        </w:rPr>
        <w:drawing>
          <wp:anchor distT="0" distB="0" distL="114300" distR="114300" simplePos="0" relativeHeight="251608576" behindDoc="0" locked="0" layoutInCell="1" allowOverlap="1">
            <wp:simplePos x="0" y="0"/>
            <wp:positionH relativeFrom="column">
              <wp:posOffset>398780</wp:posOffset>
            </wp:positionH>
            <wp:positionV relativeFrom="paragraph">
              <wp:posOffset>86360</wp:posOffset>
            </wp:positionV>
            <wp:extent cx="4884420" cy="866140"/>
            <wp:effectExtent l="0" t="0" r="11430" b="10160"/>
            <wp:wrapNone/>
            <wp:docPr id="11"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4"/>
                    <pic:cNvPicPr>
                      <a:picLocks noChangeAspect="1"/>
                    </pic:cNvPicPr>
                  </pic:nvPicPr>
                  <pic:blipFill>
                    <a:blip r:embed="rId669"/>
                    <a:stretch>
                      <a:fillRect/>
                    </a:stretch>
                  </pic:blipFill>
                  <pic:spPr>
                    <a:xfrm>
                      <a:off x="0" y="0"/>
                      <a:ext cx="4884420" cy="866140"/>
                    </a:xfrm>
                    <a:prstGeom prst="rect">
                      <a:avLst/>
                    </a:prstGeom>
                    <a:noFill/>
                    <a:ln>
                      <a:noFill/>
                    </a:ln>
                  </pic:spPr>
                </pic:pic>
              </a:graphicData>
            </a:graphic>
          </wp:anchor>
        </w:drawing>
      </w:r>
    </w:p>
    <w:p w14:paraId="2C4B13CA" w14:textId="77777777" w:rsidR="00E07C41" w:rsidRDefault="00E07C41">
      <w:pPr>
        <w:spacing w:line="400" w:lineRule="exact"/>
        <w:ind w:left="840" w:firstLine="420"/>
        <w:jc w:val="center"/>
        <w:rPr>
          <w:rFonts w:ascii="Times New Roman" w:hAnsi="Times New Roman" w:cs="Times New Roman"/>
        </w:rPr>
      </w:pPr>
    </w:p>
    <w:p w14:paraId="5743009A" w14:textId="77777777" w:rsidR="00E07C41" w:rsidRDefault="00E07C41">
      <w:pPr>
        <w:spacing w:line="400" w:lineRule="exact"/>
        <w:ind w:left="840" w:firstLine="420"/>
        <w:jc w:val="center"/>
        <w:rPr>
          <w:rFonts w:ascii="Times New Roman" w:hAnsi="Times New Roman" w:cs="Times New Roman"/>
        </w:rPr>
      </w:pPr>
    </w:p>
    <w:p w14:paraId="407AF414" w14:textId="77777777" w:rsidR="00E07C41" w:rsidRDefault="00E07C41">
      <w:pPr>
        <w:spacing w:line="400" w:lineRule="exact"/>
        <w:ind w:firstLine="420"/>
        <w:rPr>
          <w:rFonts w:ascii="Times New Roman" w:hAnsi="Times New Roman" w:cs="Times New Roman"/>
        </w:rPr>
      </w:pPr>
    </w:p>
    <w:p w14:paraId="47F27ED4" w14:textId="77777777" w:rsidR="00E07C41" w:rsidRDefault="00514A19">
      <w:pPr>
        <w:spacing w:line="400" w:lineRule="exact"/>
        <w:ind w:firstLine="420"/>
        <w:jc w:val="center"/>
        <w:rPr>
          <w:rFonts w:ascii="Times New Roman" w:hAnsi="Times New Roman" w:cs="Times New Roman"/>
        </w:rPr>
      </w:pPr>
      <w:r>
        <w:rPr>
          <w:noProof/>
        </w:rPr>
        <w:drawing>
          <wp:anchor distT="0" distB="0" distL="114300" distR="114300" simplePos="0" relativeHeight="251609600" behindDoc="0" locked="0" layoutInCell="1" allowOverlap="1">
            <wp:simplePos x="0" y="0"/>
            <wp:positionH relativeFrom="column">
              <wp:posOffset>407035</wp:posOffset>
            </wp:positionH>
            <wp:positionV relativeFrom="paragraph">
              <wp:posOffset>88900</wp:posOffset>
            </wp:positionV>
            <wp:extent cx="4660900" cy="895985"/>
            <wp:effectExtent l="0" t="0" r="6350" b="18415"/>
            <wp:wrapNone/>
            <wp:docPr id="12"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5"/>
                    <pic:cNvPicPr>
                      <a:picLocks noChangeAspect="1"/>
                    </pic:cNvPicPr>
                  </pic:nvPicPr>
                  <pic:blipFill>
                    <a:blip r:embed="rId670"/>
                    <a:stretch>
                      <a:fillRect/>
                    </a:stretch>
                  </pic:blipFill>
                  <pic:spPr>
                    <a:xfrm>
                      <a:off x="0" y="0"/>
                      <a:ext cx="4660900" cy="895985"/>
                    </a:xfrm>
                    <a:prstGeom prst="rect">
                      <a:avLst/>
                    </a:prstGeom>
                    <a:noFill/>
                    <a:ln>
                      <a:noFill/>
                    </a:ln>
                  </pic:spPr>
                </pic:pic>
              </a:graphicData>
            </a:graphic>
          </wp:anchor>
        </w:drawing>
      </w:r>
    </w:p>
    <w:p w14:paraId="3CF86382" w14:textId="77777777" w:rsidR="00E07C41" w:rsidRDefault="00E07C41">
      <w:pPr>
        <w:spacing w:line="400" w:lineRule="exact"/>
        <w:ind w:firstLine="420"/>
        <w:rPr>
          <w:rFonts w:ascii="Times New Roman" w:hAnsi="Times New Roman" w:cs="Times New Roman"/>
        </w:rPr>
      </w:pPr>
    </w:p>
    <w:p w14:paraId="200E3990" w14:textId="77777777" w:rsidR="00E07C41" w:rsidRDefault="00E07C41">
      <w:pPr>
        <w:spacing w:line="400" w:lineRule="exact"/>
        <w:ind w:firstLine="420"/>
        <w:jc w:val="center"/>
        <w:rPr>
          <w:rFonts w:ascii="Times New Roman" w:hAnsi="Times New Roman" w:cs="Times New Roman"/>
        </w:rPr>
      </w:pPr>
    </w:p>
    <w:p w14:paraId="5CC2F9CA" w14:textId="77777777" w:rsidR="00E07C41" w:rsidRDefault="00E07C41">
      <w:pPr>
        <w:spacing w:line="400" w:lineRule="exact"/>
        <w:ind w:firstLine="420"/>
        <w:jc w:val="center"/>
        <w:rPr>
          <w:rFonts w:ascii="Times New Roman" w:hAnsi="Times New Roman" w:cs="Times New Roman"/>
        </w:rPr>
      </w:pPr>
    </w:p>
    <w:p w14:paraId="3EF5A83A" w14:textId="77777777" w:rsidR="00E07C41" w:rsidRDefault="00514A19">
      <w:pPr>
        <w:spacing w:line="400" w:lineRule="exact"/>
        <w:ind w:firstLine="420"/>
        <w:jc w:val="center"/>
        <w:rPr>
          <w:rFonts w:ascii="黑体" w:eastAsia="黑体" w:hAnsi="黑体" w:cs="Times New Roman"/>
          <w:bCs/>
          <w:iCs/>
          <w:color w:val="000000"/>
          <w:sz w:val="21"/>
          <w:szCs w:val="21"/>
        </w:rPr>
      </w:pPr>
      <w:r>
        <w:rPr>
          <w:rFonts w:ascii="黑体" w:eastAsia="黑体" w:hAnsi="黑体" w:cs="Times New Roman" w:hint="eastAsia"/>
          <w:bCs/>
          <w:iCs/>
          <w:color w:val="000000"/>
          <w:sz w:val="21"/>
          <w:szCs w:val="21"/>
        </w:rPr>
        <w:t>图4.3 (a) 本文模型的分割结果, (b) RSF模型分割结果, (c) LIF模型分割结果, (d) LBF 模型分割结果.(e)CV模型分割结果</w:t>
      </w:r>
    </w:p>
    <w:p w14:paraId="71439DD9"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从图</w:t>
      </w:r>
      <w:r>
        <w:rPr>
          <w:rFonts w:ascii="Times New Roman" w:hAnsi="Times New Roman" w:cs="Times New Roman" w:hint="eastAsia"/>
        </w:rPr>
        <w:t>4.3</w:t>
      </w:r>
      <w:r>
        <w:rPr>
          <w:rFonts w:ascii="Times New Roman" w:hAnsi="Times New Roman" w:cs="Times New Roman" w:hint="eastAsia"/>
        </w:rPr>
        <w:t>中我们可以看到本文模型相较于其它模型而言，能够很好的拟合目标轮廓区域，其它模型在飞机那张图片中会受到背景区域白云的影响导致分割不准确。本文模型充分发挥了</w:t>
      </w:r>
      <w:r>
        <w:rPr>
          <w:rFonts w:ascii="Times New Roman" w:hAnsi="Times New Roman" w:cs="Times New Roman" w:hint="eastAsia"/>
        </w:rPr>
        <w:t>Kmeans</w:t>
      </w:r>
      <w:r>
        <w:rPr>
          <w:rFonts w:ascii="Times New Roman" w:hAnsi="Times New Roman" w:cs="Times New Roman" w:hint="eastAsia"/>
        </w:rPr>
        <w:t>聚类算法对目标区域的初始判断，并且在全局能量项和局部能量项的共同作用下驱动曲线演化达到准确分割的目的。本文模型的在</w:t>
      </w:r>
      <w:r>
        <w:rPr>
          <w:rFonts w:ascii="Times New Roman" w:hAnsi="Times New Roman" w:cs="Times New Roman" w:hint="eastAsia"/>
        </w:rPr>
        <w:t>BSDS500</w:t>
      </w:r>
      <w:r>
        <w:rPr>
          <w:rFonts w:ascii="Times New Roman" w:hAnsi="Times New Roman" w:cs="Times New Roman" w:hint="eastAsia"/>
        </w:rPr>
        <w:t>数据集上测得的实验结果，如表</w:t>
      </w:r>
      <w:r>
        <w:rPr>
          <w:rFonts w:ascii="Times New Roman" w:hAnsi="Times New Roman" w:cs="Times New Roman" w:hint="eastAsia"/>
        </w:rPr>
        <w:t>4-2</w:t>
      </w:r>
      <w:r>
        <w:rPr>
          <w:rFonts w:ascii="Times New Roman" w:hAnsi="Times New Roman" w:cs="Times New Roman" w:hint="eastAsia"/>
        </w:rPr>
        <w:t>所示。</w:t>
      </w:r>
    </w:p>
    <w:p w14:paraId="4A0B736F" w14:textId="77777777" w:rsidR="00E07C41" w:rsidRDefault="00514A19">
      <w:pPr>
        <w:spacing w:line="400" w:lineRule="exact"/>
        <w:jc w:val="center"/>
        <w:rPr>
          <w:rFonts w:ascii="黑体" w:eastAsia="黑体" w:hAnsi="黑体" w:cs="Times New Roman"/>
          <w:sz w:val="21"/>
          <w:szCs w:val="21"/>
        </w:rPr>
      </w:pPr>
      <w:r>
        <w:rPr>
          <w:rFonts w:ascii="黑体" w:eastAsia="黑体" w:hAnsi="黑体" w:cs="Times New Roman"/>
          <w:sz w:val="21"/>
          <w:szCs w:val="21"/>
        </w:rPr>
        <w:t>表4-2</w:t>
      </w:r>
      <w:r>
        <w:rPr>
          <w:rFonts w:ascii="黑体" w:eastAsia="黑体" w:hAnsi="黑体" w:cs="Times New Roman"/>
          <w:bCs/>
          <w:iCs/>
          <w:color w:val="000000"/>
          <w:sz w:val="21"/>
          <w:szCs w:val="21"/>
        </w:rPr>
        <w:t xml:space="preserve"> </w:t>
      </w:r>
      <w:r>
        <w:rPr>
          <w:rFonts w:ascii="黑体" w:eastAsia="黑体" w:hAnsi="黑体" w:cs="Times New Roman" w:hint="eastAsia"/>
          <w:bCs/>
          <w:iCs/>
          <w:color w:val="0000FF"/>
          <w:sz w:val="21"/>
          <w:szCs w:val="21"/>
          <w:rPrChange w:id="346" w:author="cowry" w:date="2019-12-05T20:34:00Z">
            <w:rPr>
              <w:rFonts w:ascii="黑体" w:eastAsia="黑体" w:hAnsi="黑体" w:cs="Times New Roman" w:hint="eastAsia"/>
              <w:bCs/>
              <w:iCs/>
              <w:color w:val="000000"/>
              <w:sz w:val="21"/>
              <w:szCs w:val="21"/>
            </w:rPr>
          </w:rPrChange>
        </w:rPr>
        <w:t>本文模型与其它模型在</w:t>
      </w:r>
      <w:r>
        <w:rPr>
          <w:rFonts w:ascii="黑体" w:eastAsia="黑体" w:hAnsi="黑体" w:cs="Times New Roman"/>
          <w:color w:val="0000FF"/>
          <w:sz w:val="21"/>
          <w:szCs w:val="21"/>
          <w:rPrChange w:id="347" w:author="cowry" w:date="2019-12-05T20:34:00Z">
            <w:rPr>
              <w:rFonts w:ascii="黑体" w:eastAsia="黑体" w:hAnsi="黑体" w:cs="Times New Roman"/>
              <w:sz w:val="21"/>
              <w:szCs w:val="21"/>
            </w:rPr>
          </w:rPrChange>
        </w:rPr>
        <w:t>BSDS 500数据集的实验结果</w:t>
      </w:r>
      <w:r>
        <w:rPr>
          <w:rFonts w:ascii="黑体" w:eastAsia="黑体" w:hAnsi="黑体" w:cs="Times New Roman" w:hint="eastAsia"/>
          <w:sz w:val="21"/>
          <w:szCs w:val="21"/>
        </w:rPr>
        <w:t>.</w:t>
      </w:r>
    </w:p>
    <w:tbl>
      <w:tblPr>
        <w:tblStyle w:val="af0"/>
        <w:tblW w:w="8020" w:type="dxa"/>
        <w:jc w:val="center"/>
        <w:tblBorders>
          <w:top w:val="single" w:sz="4" w:space="0" w:color="auto"/>
          <w:left w:val="none" w:sz="0" w:space="0" w:color="auto"/>
          <w:bottom w:val="single" w:sz="4" w:space="0" w:color="auto"/>
          <w:right w:val="none" w:sz="0" w:space="0" w:color="auto"/>
          <w:insideH w:val="single" w:sz="4" w:space="0" w:color="auto"/>
          <w:insideV w:val="none" w:sz="0" w:space="0" w:color="auto"/>
        </w:tblBorders>
        <w:tblLayout w:type="fixed"/>
        <w:tblLook w:val="04A0" w:firstRow="1" w:lastRow="0" w:firstColumn="1" w:lastColumn="0" w:noHBand="0" w:noVBand="1"/>
      </w:tblPr>
      <w:tblGrid>
        <w:gridCol w:w="2005"/>
        <w:gridCol w:w="2004"/>
        <w:gridCol w:w="2005"/>
        <w:gridCol w:w="2006"/>
      </w:tblGrid>
      <w:tr w:rsidR="00E07C41" w14:paraId="53AC478D" w14:textId="77777777">
        <w:trPr>
          <w:trHeight w:val="384"/>
          <w:jc w:val="center"/>
        </w:trPr>
        <w:tc>
          <w:tcPr>
            <w:tcW w:w="2005" w:type="dxa"/>
            <w:tcBorders>
              <w:bottom w:val="single" w:sz="4" w:space="0" w:color="auto"/>
            </w:tcBorders>
          </w:tcPr>
          <w:p w14:paraId="34584EDA" w14:textId="77777777" w:rsidR="00E07C41" w:rsidRDefault="00514A19">
            <w:pPr>
              <w:pStyle w:val="BodyChar"/>
              <w:tabs>
                <w:tab w:val="clear" w:pos="567"/>
                <w:tab w:val="left" w:pos="355"/>
              </w:tabs>
              <w:rPr>
                <w:lang w:eastAsia="zh-CN"/>
              </w:rPr>
            </w:pPr>
            <w:r>
              <w:rPr>
                <w:rFonts w:hint="eastAsia"/>
                <w:lang w:eastAsia="zh-CN"/>
              </w:rPr>
              <w:t>M</w:t>
            </w:r>
            <w:r>
              <w:rPr>
                <w:lang w:eastAsia="zh-CN"/>
              </w:rPr>
              <w:t>ethod</w:t>
            </w:r>
          </w:p>
        </w:tc>
        <w:tc>
          <w:tcPr>
            <w:tcW w:w="2004" w:type="dxa"/>
            <w:tcBorders>
              <w:bottom w:val="single" w:sz="4" w:space="0" w:color="auto"/>
            </w:tcBorders>
          </w:tcPr>
          <w:p w14:paraId="3AD5DFC1" w14:textId="77777777" w:rsidR="00E07C41" w:rsidRDefault="00514A19">
            <w:pPr>
              <w:pStyle w:val="BodyChar"/>
              <w:tabs>
                <w:tab w:val="clear" w:pos="567"/>
                <w:tab w:val="left" w:pos="355"/>
              </w:tabs>
              <w:rPr>
                <w:lang w:val="en-US" w:eastAsia="zh-CN"/>
              </w:rPr>
            </w:pPr>
            <w:r>
              <w:rPr>
                <w:rFonts w:hint="eastAsia"/>
                <w:lang w:val="en-US" w:eastAsia="zh-CN"/>
              </w:rPr>
              <w:t>DSC</w:t>
            </w:r>
          </w:p>
        </w:tc>
        <w:tc>
          <w:tcPr>
            <w:tcW w:w="2005" w:type="dxa"/>
            <w:tcBorders>
              <w:bottom w:val="single" w:sz="4" w:space="0" w:color="auto"/>
            </w:tcBorders>
          </w:tcPr>
          <w:p w14:paraId="39F5D1CB" w14:textId="77777777" w:rsidR="00E07C41" w:rsidRDefault="00514A19">
            <w:pPr>
              <w:pStyle w:val="BodyChar"/>
              <w:tabs>
                <w:tab w:val="clear" w:pos="567"/>
                <w:tab w:val="left" w:pos="355"/>
              </w:tabs>
              <w:rPr>
                <w:lang w:val="en-US" w:eastAsia="zh-CN"/>
              </w:rPr>
            </w:pPr>
            <w:r>
              <w:rPr>
                <w:rFonts w:hint="eastAsia"/>
                <w:lang w:val="en-US" w:eastAsia="zh-CN"/>
              </w:rPr>
              <w:t>JS</w:t>
            </w:r>
          </w:p>
        </w:tc>
        <w:tc>
          <w:tcPr>
            <w:tcW w:w="2006" w:type="dxa"/>
            <w:tcBorders>
              <w:bottom w:val="single" w:sz="4" w:space="0" w:color="auto"/>
            </w:tcBorders>
          </w:tcPr>
          <w:p w14:paraId="267E3B0E" w14:textId="77777777" w:rsidR="00E07C41" w:rsidRDefault="00514A19">
            <w:pPr>
              <w:pStyle w:val="BodyChar"/>
              <w:tabs>
                <w:tab w:val="clear" w:pos="567"/>
                <w:tab w:val="left" w:pos="355"/>
              </w:tabs>
              <w:rPr>
                <w:lang w:eastAsia="zh-CN"/>
              </w:rPr>
            </w:pPr>
            <w:r>
              <w:rPr>
                <w:rFonts w:hint="eastAsia"/>
                <w:lang w:eastAsia="zh-CN"/>
              </w:rPr>
              <w:t>标准差</w:t>
            </w:r>
          </w:p>
        </w:tc>
      </w:tr>
      <w:tr w:rsidR="00E07C41" w14:paraId="1B56AA6D" w14:textId="77777777">
        <w:trPr>
          <w:trHeight w:val="342"/>
          <w:jc w:val="center"/>
        </w:trPr>
        <w:tc>
          <w:tcPr>
            <w:tcW w:w="2005" w:type="dxa"/>
            <w:tcBorders>
              <w:bottom w:val="nil"/>
            </w:tcBorders>
          </w:tcPr>
          <w:p w14:paraId="1341C04C" w14:textId="77777777" w:rsidR="00E07C41" w:rsidRDefault="00514A19">
            <w:pPr>
              <w:pStyle w:val="BodyChar"/>
              <w:tabs>
                <w:tab w:val="clear" w:pos="567"/>
                <w:tab w:val="left" w:pos="355"/>
              </w:tabs>
              <w:rPr>
                <w:lang w:eastAsia="zh-CN"/>
              </w:rPr>
            </w:pPr>
            <w:r>
              <w:rPr>
                <w:rFonts w:hint="eastAsia"/>
                <w:lang w:eastAsia="zh-CN"/>
              </w:rPr>
              <w:t>O</w:t>
            </w:r>
            <w:r>
              <w:rPr>
                <w:lang w:eastAsia="zh-CN"/>
              </w:rPr>
              <w:t>ur method</w:t>
            </w:r>
          </w:p>
        </w:tc>
        <w:tc>
          <w:tcPr>
            <w:tcW w:w="2004" w:type="dxa"/>
            <w:tcBorders>
              <w:bottom w:val="nil"/>
            </w:tcBorders>
          </w:tcPr>
          <w:p w14:paraId="5C7ACF71" w14:textId="77777777" w:rsidR="00E07C41" w:rsidRDefault="00514A19">
            <w:pPr>
              <w:pStyle w:val="BodyChar"/>
              <w:tabs>
                <w:tab w:val="clear" w:pos="567"/>
                <w:tab w:val="left" w:pos="355"/>
              </w:tabs>
              <w:rPr>
                <w:lang w:val="en-US" w:eastAsia="zh-CN"/>
              </w:rPr>
            </w:pPr>
            <w:r>
              <w:rPr>
                <w:rFonts w:hint="eastAsia"/>
                <w:lang w:val="en-US" w:eastAsia="zh-CN"/>
              </w:rPr>
              <w:t>0.9474</w:t>
            </w:r>
          </w:p>
        </w:tc>
        <w:tc>
          <w:tcPr>
            <w:tcW w:w="2005" w:type="dxa"/>
            <w:tcBorders>
              <w:bottom w:val="nil"/>
            </w:tcBorders>
          </w:tcPr>
          <w:p w14:paraId="6E7505DA" w14:textId="77777777" w:rsidR="00E07C41" w:rsidRDefault="00514A19">
            <w:pPr>
              <w:pStyle w:val="BodyChar"/>
              <w:tabs>
                <w:tab w:val="clear" w:pos="567"/>
                <w:tab w:val="left" w:pos="355"/>
              </w:tabs>
              <w:rPr>
                <w:lang w:val="en-US" w:eastAsia="zh-CN"/>
              </w:rPr>
            </w:pPr>
            <w:r>
              <w:rPr>
                <w:rFonts w:hint="eastAsia"/>
                <w:lang w:val="en-US" w:eastAsia="zh-CN"/>
              </w:rPr>
              <w:t>0.9239</w:t>
            </w:r>
          </w:p>
        </w:tc>
        <w:tc>
          <w:tcPr>
            <w:tcW w:w="2006" w:type="dxa"/>
            <w:tcBorders>
              <w:bottom w:val="nil"/>
            </w:tcBorders>
          </w:tcPr>
          <w:p w14:paraId="1A6E7A4D" w14:textId="77777777" w:rsidR="00E07C41" w:rsidRDefault="00514A19">
            <w:pPr>
              <w:pStyle w:val="BodyChar"/>
              <w:tabs>
                <w:tab w:val="clear" w:pos="567"/>
                <w:tab w:val="left" w:pos="355"/>
              </w:tabs>
              <w:rPr>
                <w:lang w:val="en-US" w:eastAsia="zh-CN"/>
              </w:rPr>
            </w:pPr>
            <w:r>
              <w:rPr>
                <w:rFonts w:hint="eastAsia"/>
                <w:lang w:val="en-US" w:eastAsia="zh-CN"/>
              </w:rPr>
              <w:t>1.0864</w:t>
            </w:r>
          </w:p>
        </w:tc>
      </w:tr>
      <w:tr w:rsidR="00E07C41" w14:paraId="40CF4CCA" w14:textId="77777777">
        <w:trPr>
          <w:trHeight w:val="317"/>
          <w:jc w:val="center"/>
        </w:trPr>
        <w:tc>
          <w:tcPr>
            <w:tcW w:w="2005" w:type="dxa"/>
            <w:tcBorders>
              <w:top w:val="nil"/>
              <w:bottom w:val="nil"/>
            </w:tcBorders>
          </w:tcPr>
          <w:p w14:paraId="66D4D1E4" w14:textId="77777777" w:rsidR="00E07C41" w:rsidRDefault="00514A19">
            <w:pPr>
              <w:pStyle w:val="BodyChar"/>
              <w:tabs>
                <w:tab w:val="clear" w:pos="567"/>
                <w:tab w:val="left" w:pos="355"/>
              </w:tabs>
              <w:rPr>
                <w:lang w:val="en-US" w:eastAsia="zh-CN"/>
              </w:rPr>
            </w:pPr>
            <w:r>
              <w:rPr>
                <w:rFonts w:hint="eastAsia"/>
                <w:lang w:val="en-US" w:eastAsia="zh-CN"/>
              </w:rPr>
              <w:t>RSF</w:t>
            </w:r>
          </w:p>
        </w:tc>
        <w:tc>
          <w:tcPr>
            <w:tcW w:w="2004" w:type="dxa"/>
            <w:tcBorders>
              <w:top w:val="nil"/>
              <w:bottom w:val="nil"/>
            </w:tcBorders>
          </w:tcPr>
          <w:p w14:paraId="0D84FDCF" w14:textId="77777777" w:rsidR="00E07C41" w:rsidRDefault="00514A19">
            <w:pPr>
              <w:pStyle w:val="BodyChar"/>
              <w:tabs>
                <w:tab w:val="clear" w:pos="567"/>
                <w:tab w:val="left" w:pos="355"/>
              </w:tabs>
              <w:rPr>
                <w:lang w:val="en-US" w:eastAsia="zh-CN"/>
              </w:rPr>
            </w:pPr>
            <w:r>
              <w:rPr>
                <w:rFonts w:hint="eastAsia"/>
                <w:lang w:val="en-US" w:eastAsia="zh-CN"/>
              </w:rPr>
              <w:t>0.</w:t>
            </w:r>
            <w:r>
              <w:rPr>
                <w:rFonts w:hint="eastAsia"/>
                <w:lang w:eastAsia="zh-CN"/>
              </w:rPr>
              <w:t>8</w:t>
            </w:r>
            <w:r>
              <w:rPr>
                <w:lang w:eastAsia="zh-CN"/>
              </w:rPr>
              <w:t>73</w:t>
            </w:r>
            <w:r>
              <w:rPr>
                <w:rFonts w:hint="eastAsia"/>
                <w:lang w:val="en-US" w:eastAsia="zh-CN"/>
              </w:rPr>
              <w:t>0</w:t>
            </w:r>
          </w:p>
        </w:tc>
        <w:tc>
          <w:tcPr>
            <w:tcW w:w="2005" w:type="dxa"/>
            <w:tcBorders>
              <w:top w:val="nil"/>
              <w:bottom w:val="nil"/>
            </w:tcBorders>
          </w:tcPr>
          <w:p w14:paraId="4209A9D8" w14:textId="77777777" w:rsidR="00E07C41" w:rsidRDefault="00514A19">
            <w:pPr>
              <w:pStyle w:val="BodyChar"/>
              <w:tabs>
                <w:tab w:val="clear" w:pos="567"/>
                <w:tab w:val="left" w:pos="355"/>
              </w:tabs>
              <w:rPr>
                <w:lang w:eastAsia="zh-CN"/>
              </w:rPr>
            </w:pPr>
            <w:r>
              <w:rPr>
                <w:rFonts w:hint="eastAsia"/>
                <w:lang w:val="en-US" w:eastAsia="zh-CN"/>
              </w:rPr>
              <w:t>0.89</w:t>
            </w:r>
            <w:r>
              <w:rPr>
                <w:lang w:eastAsia="zh-CN"/>
              </w:rPr>
              <w:t>09</w:t>
            </w:r>
          </w:p>
        </w:tc>
        <w:tc>
          <w:tcPr>
            <w:tcW w:w="2006" w:type="dxa"/>
            <w:tcBorders>
              <w:top w:val="nil"/>
              <w:bottom w:val="nil"/>
            </w:tcBorders>
          </w:tcPr>
          <w:p w14:paraId="07C58D6D" w14:textId="77777777" w:rsidR="00E07C41" w:rsidRDefault="00514A19">
            <w:pPr>
              <w:pStyle w:val="BodyChar"/>
              <w:tabs>
                <w:tab w:val="clear" w:pos="567"/>
                <w:tab w:val="left" w:pos="355"/>
              </w:tabs>
              <w:rPr>
                <w:lang w:val="en-US" w:eastAsia="zh-CN"/>
              </w:rPr>
            </w:pPr>
            <w:r>
              <w:rPr>
                <w:rFonts w:hint="eastAsia"/>
                <w:lang w:val="en-US" w:eastAsia="zh-CN"/>
              </w:rPr>
              <w:t>1.1854</w:t>
            </w:r>
          </w:p>
        </w:tc>
      </w:tr>
      <w:tr w:rsidR="00E07C41" w14:paraId="3ECB7FAE" w14:textId="77777777">
        <w:trPr>
          <w:trHeight w:val="317"/>
          <w:jc w:val="center"/>
        </w:trPr>
        <w:tc>
          <w:tcPr>
            <w:tcW w:w="2005" w:type="dxa"/>
            <w:tcBorders>
              <w:top w:val="nil"/>
              <w:bottom w:val="nil"/>
            </w:tcBorders>
          </w:tcPr>
          <w:p w14:paraId="6BC1B214" w14:textId="77777777" w:rsidR="00E07C41" w:rsidRDefault="00514A19">
            <w:pPr>
              <w:pStyle w:val="BodyChar"/>
              <w:tabs>
                <w:tab w:val="clear" w:pos="567"/>
                <w:tab w:val="left" w:pos="355"/>
              </w:tabs>
              <w:rPr>
                <w:lang w:val="en-US" w:eastAsia="zh-CN"/>
              </w:rPr>
            </w:pPr>
            <w:r>
              <w:rPr>
                <w:rFonts w:hint="eastAsia"/>
                <w:lang w:eastAsia="zh-CN"/>
              </w:rPr>
              <w:t>L</w:t>
            </w:r>
            <w:r>
              <w:rPr>
                <w:rFonts w:hint="eastAsia"/>
                <w:lang w:val="en-US" w:eastAsia="zh-CN"/>
              </w:rPr>
              <w:t>IF</w:t>
            </w:r>
          </w:p>
        </w:tc>
        <w:tc>
          <w:tcPr>
            <w:tcW w:w="2004" w:type="dxa"/>
            <w:tcBorders>
              <w:top w:val="nil"/>
              <w:bottom w:val="nil"/>
            </w:tcBorders>
          </w:tcPr>
          <w:p w14:paraId="00D99B29" w14:textId="77777777" w:rsidR="00E07C41" w:rsidRDefault="00514A19">
            <w:pPr>
              <w:pStyle w:val="BodyChar"/>
              <w:tabs>
                <w:tab w:val="clear" w:pos="567"/>
                <w:tab w:val="left" w:pos="355"/>
              </w:tabs>
              <w:rPr>
                <w:lang w:eastAsia="zh-CN"/>
              </w:rPr>
            </w:pPr>
            <w:r>
              <w:rPr>
                <w:rFonts w:hint="eastAsia"/>
                <w:lang w:val="en-US" w:eastAsia="zh-CN"/>
              </w:rPr>
              <w:t>0.8619</w:t>
            </w:r>
          </w:p>
        </w:tc>
        <w:tc>
          <w:tcPr>
            <w:tcW w:w="2005" w:type="dxa"/>
            <w:tcBorders>
              <w:top w:val="nil"/>
              <w:bottom w:val="nil"/>
            </w:tcBorders>
          </w:tcPr>
          <w:p w14:paraId="37222AF8" w14:textId="77777777" w:rsidR="00E07C41" w:rsidRDefault="00514A19">
            <w:pPr>
              <w:pStyle w:val="BodyChar"/>
              <w:tabs>
                <w:tab w:val="clear" w:pos="567"/>
                <w:tab w:val="left" w:pos="355"/>
              </w:tabs>
              <w:rPr>
                <w:lang w:val="en-US" w:eastAsia="zh-CN"/>
              </w:rPr>
            </w:pPr>
            <w:r>
              <w:rPr>
                <w:rFonts w:hint="eastAsia"/>
                <w:lang w:val="en-US" w:eastAsia="zh-CN"/>
              </w:rPr>
              <w:t>0.8439</w:t>
            </w:r>
          </w:p>
        </w:tc>
        <w:tc>
          <w:tcPr>
            <w:tcW w:w="2006" w:type="dxa"/>
            <w:tcBorders>
              <w:top w:val="nil"/>
              <w:bottom w:val="nil"/>
            </w:tcBorders>
          </w:tcPr>
          <w:p w14:paraId="34D732FA" w14:textId="77777777" w:rsidR="00E07C41" w:rsidRDefault="00514A19">
            <w:pPr>
              <w:pStyle w:val="BodyChar"/>
              <w:tabs>
                <w:tab w:val="clear" w:pos="567"/>
                <w:tab w:val="left" w:pos="355"/>
              </w:tabs>
              <w:rPr>
                <w:lang w:val="en-US" w:eastAsia="zh-CN"/>
              </w:rPr>
            </w:pPr>
            <w:r>
              <w:rPr>
                <w:rFonts w:hint="eastAsia"/>
                <w:lang w:val="en-US" w:eastAsia="zh-CN"/>
              </w:rPr>
              <w:t>2.1321</w:t>
            </w:r>
          </w:p>
        </w:tc>
      </w:tr>
      <w:tr w:rsidR="00E07C41" w14:paraId="28722232" w14:textId="77777777">
        <w:trPr>
          <w:trHeight w:val="317"/>
          <w:jc w:val="center"/>
        </w:trPr>
        <w:tc>
          <w:tcPr>
            <w:tcW w:w="2005" w:type="dxa"/>
            <w:tcBorders>
              <w:top w:val="nil"/>
              <w:bottom w:val="nil"/>
            </w:tcBorders>
          </w:tcPr>
          <w:p w14:paraId="1FEE0E67" w14:textId="77777777" w:rsidR="00E07C41" w:rsidRDefault="00514A19">
            <w:pPr>
              <w:pStyle w:val="BodyChar"/>
              <w:tabs>
                <w:tab w:val="clear" w:pos="567"/>
                <w:tab w:val="left" w:pos="355"/>
              </w:tabs>
              <w:rPr>
                <w:lang w:val="en-US" w:eastAsia="zh-CN"/>
              </w:rPr>
            </w:pPr>
            <w:r>
              <w:rPr>
                <w:rFonts w:hint="eastAsia"/>
                <w:lang w:val="en-US" w:eastAsia="zh-CN"/>
              </w:rPr>
              <w:t>LBF</w:t>
            </w:r>
          </w:p>
        </w:tc>
        <w:tc>
          <w:tcPr>
            <w:tcW w:w="2004" w:type="dxa"/>
            <w:tcBorders>
              <w:top w:val="nil"/>
              <w:bottom w:val="nil"/>
            </w:tcBorders>
          </w:tcPr>
          <w:p w14:paraId="0AAB573E" w14:textId="77777777" w:rsidR="00E07C41" w:rsidRDefault="00514A19">
            <w:pPr>
              <w:pStyle w:val="BodyChar"/>
              <w:tabs>
                <w:tab w:val="clear" w:pos="567"/>
                <w:tab w:val="left" w:pos="355"/>
              </w:tabs>
              <w:rPr>
                <w:lang w:val="en-US" w:eastAsia="zh-CN"/>
              </w:rPr>
            </w:pPr>
            <w:r>
              <w:rPr>
                <w:rFonts w:hint="eastAsia"/>
                <w:lang w:val="en-US" w:eastAsia="zh-CN"/>
              </w:rPr>
              <w:t>0.8190</w:t>
            </w:r>
          </w:p>
        </w:tc>
        <w:tc>
          <w:tcPr>
            <w:tcW w:w="2005" w:type="dxa"/>
            <w:tcBorders>
              <w:top w:val="nil"/>
              <w:bottom w:val="nil"/>
            </w:tcBorders>
          </w:tcPr>
          <w:p w14:paraId="6A3EA67C" w14:textId="77777777" w:rsidR="00E07C41" w:rsidRDefault="00514A19">
            <w:pPr>
              <w:pStyle w:val="BodyChar"/>
              <w:tabs>
                <w:tab w:val="clear" w:pos="567"/>
                <w:tab w:val="left" w:pos="355"/>
              </w:tabs>
              <w:rPr>
                <w:lang w:eastAsia="zh-CN"/>
              </w:rPr>
            </w:pPr>
            <w:r>
              <w:rPr>
                <w:rFonts w:hint="eastAsia"/>
                <w:lang w:val="en-US" w:eastAsia="zh-CN"/>
              </w:rPr>
              <w:t>0.</w:t>
            </w:r>
            <w:r>
              <w:rPr>
                <w:rFonts w:hint="eastAsia"/>
                <w:lang w:eastAsia="zh-CN"/>
              </w:rPr>
              <w:t>8</w:t>
            </w:r>
            <w:r>
              <w:rPr>
                <w:lang w:eastAsia="zh-CN"/>
              </w:rPr>
              <w:t>428</w:t>
            </w:r>
          </w:p>
        </w:tc>
        <w:tc>
          <w:tcPr>
            <w:tcW w:w="2006" w:type="dxa"/>
            <w:tcBorders>
              <w:top w:val="nil"/>
              <w:bottom w:val="nil"/>
            </w:tcBorders>
          </w:tcPr>
          <w:p w14:paraId="0085CF66" w14:textId="77777777" w:rsidR="00E07C41" w:rsidRDefault="00514A19">
            <w:pPr>
              <w:pStyle w:val="BodyChar"/>
              <w:tabs>
                <w:tab w:val="clear" w:pos="567"/>
                <w:tab w:val="left" w:pos="355"/>
              </w:tabs>
              <w:rPr>
                <w:lang w:val="en-US" w:eastAsia="zh-CN"/>
              </w:rPr>
            </w:pPr>
            <w:r>
              <w:rPr>
                <w:rFonts w:hint="eastAsia"/>
                <w:lang w:val="en-US" w:eastAsia="zh-CN"/>
              </w:rPr>
              <w:t>1.5433</w:t>
            </w:r>
          </w:p>
        </w:tc>
      </w:tr>
      <w:tr w:rsidR="00E07C41" w14:paraId="1AB49CA3" w14:textId="77777777">
        <w:trPr>
          <w:trHeight w:val="342"/>
          <w:jc w:val="center"/>
        </w:trPr>
        <w:tc>
          <w:tcPr>
            <w:tcW w:w="2005" w:type="dxa"/>
            <w:tcBorders>
              <w:top w:val="nil"/>
            </w:tcBorders>
          </w:tcPr>
          <w:p w14:paraId="3D969D1A" w14:textId="77777777" w:rsidR="00E07C41" w:rsidRDefault="00514A19">
            <w:pPr>
              <w:pStyle w:val="BodyChar"/>
              <w:tabs>
                <w:tab w:val="clear" w:pos="567"/>
                <w:tab w:val="left" w:pos="355"/>
              </w:tabs>
              <w:rPr>
                <w:lang w:val="en-US" w:eastAsia="zh-CN"/>
              </w:rPr>
            </w:pPr>
            <w:r>
              <w:rPr>
                <w:rFonts w:hint="eastAsia"/>
                <w:lang w:val="en-US" w:eastAsia="zh-CN"/>
              </w:rPr>
              <w:t>CV</w:t>
            </w:r>
          </w:p>
        </w:tc>
        <w:tc>
          <w:tcPr>
            <w:tcW w:w="2004" w:type="dxa"/>
            <w:tcBorders>
              <w:top w:val="nil"/>
            </w:tcBorders>
          </w:tcPr>
          <w:p w14:paraId="5615B19E" w14:textId="77777777" w:rsidR="00E07C41" w:rsidRDefault="00514A19">
            <w:pPr>
              <w:pStyle w:val="BodyChar"/>
              <w:tabs>
                <w:tab w:val="clear" w:pos="567"/>
                <w:tab w:val="left" w:pos="355"/>
              </w:tabs>
              <w:rPr>
                <w:lang w:val="en-US" w:eastAsia="zh-CN"/>
              </w:rPr>
            </w:pPr>
            <w:r>
              <w:rPr>
                <w:rFonts w:hint="eastAsia"/>
                <w:lang w:val="en-US" w:eastAsia="zh-CN"/>
              </w:rPr>
              <w:t>0.7443</w:t>
            </w:r>
          </w:p>
        </w:tc>
        <w:tc>
          <w:tcPr>
            <w:tcW w:w="2005" w:type="dxa"/>
            <w:tcBorders>
              <w:top w:val="nil"/>
            </w:tcBorders>
          </w:tcPr>
          <w:p w14:paraId="194BE15A" w14:textId="77777777" w:rsidR="00E07C41" w:rsidRDefault="00514A19">
            <w:pPr>
              <w:pStyle w:val="BodyChar"/>
              <w:tabs>
                <w:tab w:val="clear" w:pos="567"/>
                <w:tab w:val="left" w:pos="355"/>
              </w:tabs>
              <w:rPr>
                <w:lang w:val="en-US" w:eastAsia="zh-CN"/>
              </w:rPr>
            </w:pPr>
            <w:r>
              <w:rPr>
                <w:rFonts w:hint="eastAsia"/>
                <w:lang w:val="en-US" w:eastAsia="zh-CN"/>
              </w:rPr>
              <w:t>0.7566</w:t>
            </w:r>
          </w:p>
        </w:tc>
        <w:tc>
          <w:tcPr>
            <w:tcW w:w="2006" w:type="dxa"/>
            <w:tcBorders>
              <w:top w:val="nil"/>
            </w:tcBorders>
          </w:tcPr>
          <w:p w14:paraId="0F110334" w14:textId="77777777" w:rsidR="00E07C41" w:rsidRDefault="00514A19">
            <w:pPr>
              <w:pStyle w:val="BodyChar"/>
              <w:tabs>
                <w:tab w:val="clear" w:pos="567"/>
                <w:tab w:val="left" w:pos="355"/>
              </w:tabs>
              <w:rPr>
                <w:lang w:val="en-US" w:eastAsia="zh-CN"/>
              </w:rPr>
            </w:pPr>
            <w:r>
              <w:rPr>
                <w:rFonts w:hint="eastAsia"/>
                <w:lang w:val="en-US" w:eastAsia="zh-CN"/>
              </w:rPr>
              <w:t>2.9801</w:t>
            </w:r>
          </w:p>
        </w:tc>
      </w:tr>
    </w:tbl>
    <w:p w14:paraId="1DE9DC47" w14:textId="77777777" w:rsidR="00E07C41" w:rsidRDefault="00E07C41">
      <w:pPr>
        <w:spacing w:line="400" w:lineRule="exact"/>
        <w:rPr>
          <w:rFonts w:ascii="黑体" w:eastAsia="黑体" w:hAnsi="黑体" w:cs="Times New Roman"/>
          <w:sz w:val="21"/>
          <w:szCs w:val="21"/>
        </w:rPr>
      </w:pPr>
    </w:p>
    <w:p w14:paraId="2FB45913" w14:textId="77777777" w:rsidR="00E07C41" w:rsidRDefault="00514A19">
      <w:pPr>
        <w:pStyle w:val="2"/>
        <w:spacing w:before="120" w:after="120"/>
        <w:rPr>
          <w:rFonts w:ascii="Times New Roman" w:hAnsi="Times New Roman" w:cs="Times New Roman"/>
          <w:color w:val="000000" w:themeColor="text1"/>
        </w:rPr>
      </w:pPr>
      <w:bookmarkStart w:id="348" w:name="_Toc9526717"/>
      <w:r>
        <w:rPr>
          <w:rFonts w:ascii="Times New Roman" w:hAnsi="Times New Roman" w:cs="Times New Roman"/>
          <w:color w:val="000000" w:themeColor="text1"/>
        </w:rPr>
        <w:t>4.4</w:t>
      </w:r>
      <w:r>
        <w:rPr>
          <w:rFonts w:ascii="Times New Roman" w:hAnsi="Times New Roman" w:cs="Times New Roman"/>
          <w:color w:val="000000" w:themeColor="text1"/>
        </w:rPr>
        <w:t>本章小结</w:t>
      </w:r>
      <w:bookmarkEnd w:id="348"/>
    </w:p>
    <w:p w14:paraId="34C9FA1B" w14:textId="77777777" w:rsidR="00E07C41" w:rsidRDefault="00514A19">
      <w:pPr>
        <w:spacing w:line="400" w:lineRule="exact"/>
        <w:ind w:firstLineChars="150" w:firstLine="360"/>
        <w:rPr>
          <w:rFonts w:ascii="Times New Roman" w:hAnsi="Times New Roman" w:cs="Times New Roman"/>
        </w:rPr>
      </w:pPr>
      <w:r>
        <w:rPr>
          <w:rFonts w:ascii="Times New Roman" w:hAnsi="Times New Roman" w:cs="Times New Roman" w:hint="eastAsia"/>
        </w:rPr>
        <w:t>考虑到高斯混合模型对图像噪声敏感，本文将</w:t>
      </w:r>
      <w:r>
        <w:rPr>
          <w:rFonts w:ascii="Times New Roman" w:hAnsi="Times New Roman" w:cs="Times New Roman" w:hint="eastAsia"/>
        </w:rPr>
        <w:t>KMeans</w:t>
      </w:r>
      <w:r>
        <w:rPr>
          <w:rFonts w:ascii="Times New Roman" w:hAnsi="Times New Roman" w:cs="Times New Roman" w:hint="eastAsia"/>
        </w:rPr>
        <w:t>聚类算法引入到确定初始目标区域这个环节上，同时进一步考虑到</w:t>
      </w:r>
      <w:r>
        <w:rPr>
          <w:rFonts w:ascii="Times New Roman" w:hAnsi="Times New Roman" w:cs="Times New Roman" w:hint="eastAsia"/>
        </w:rPr>
        <w:t>CV</w:t>
      </w:r>
      <w:r>
        <w:rPr>
          <w:rFonts w:ascii="Times New Roman" w:hAnsi="Times New Roman" w:cs="Times New Roman" w:hint="eastAsia"/>
        </w:rPr>
        <w:t>全局能量项会受到图像灰度不均匀的影响，因此引入了</w:t>
      </w:r>
      <w:r>
        <w:rPr>
          <w:rFonts w:ascii="Times New Roman" w:hAnsi="Times New Roman" w:cs="Times New Roman" w:hint="eastAsia"/>
        </w:rPr>
        <w:t>RSF</w:t>
      </w:r>
      <w:r>
        <w:rPr>
          <w:rFonts w:ascii="Times New Roman" w:hAnsi="Times New Roman" w:cs="Times New Roman" w:hint="eastAsia"/>
        </w:rPr>
        <w:t>模型，并且依据</w:t>
      </w:r>
      <w:r>
        <w:rPr>
          <w:rFonts w:ascii="Times New Roman" w:hAnsi="Times New Roman" w:cs="Times New Roman" w:hint="eastAsia"/>
        </w:rPr>
        <w:t>LBP</w:t>
      </w:r>
      <w:r>
        <w:rPr>
          <w:rFonts w:ascii="Times New Roman" w:hAnsi="Times New Roman" w:cs="Times New Roman" w:hint="eastAsia"/>
        </w:rPr>
        <w:t>算法的思想动态调整两个能量项的参数权重。实验结果显示，本文的模型在抗躁性相较于之前的模型有了显著提高，在针对灰度不均匀图像的分割上也具有较好的分割结果，评价指标也显示了本文模型相较于其它模型在</w:t>
      </w:r>
      <w:r>
        <w:rPr>
          <w:rFonts w:ascii="Times New Roman" w:hAnsi="Times New Roman" w:cs="Times New Roman" w:hint="eastAsia"/>
        </w:rPr>
        <w:t>BSDS500</w:t>
      </w:r>
      <w:r>
        <w:rPr>
          <w:rFonts w:ascii="Times New Roman" w:hAnsi="Times New Roman" w:cs="Times New Roman" w:hint="eastAsia"/>
        </w:rPr>
        <w:t>数据集上的表现更加优异。</w:t>
      </w:r>
    </w:p>
    <w:p w14:paraId="438CAD3C" w14:textId="77777777" w:rsidR="00E07C41" w:rsidRDefault="00514A19">
      <w:pPr>
        <w:spacing w:line="400" w:lineRule="exact"/>
        <w:ind w:firstLineChars="150" w:firstLine="360"/>
        <w:rPr>
          <w:rFonts w:ascii="Times New Roman" w:hAnsi="Times New Roman" w:cs="Times New Roman"/>
        </w:rPr>
      </w:pPr>
      <w:r>
        <w:rPr>
          <w:rFonts w:ascii="Times New Roman" w:hAnsi="Times New Roman" w:cs="Times New Roman"/>
        </w:rPr>
        <w:br w:type="page"/>
      </w:r>
    </w:p>
    <w:p w14:paraId="66CD8DB0" w14:textId="77777777" w:rsidR="00E07C41" w:rsidRDefault="00E07C41">
      <w:pPr>
        <w:ind w:firstLineChars="150" w:firstLine="360"/>
        <w:rPr>
          <w:rFonts w:ascii="Times New Roman" w:hAnsi="Times New Roman" w:cs="Times New Roman"/>
        </w:rPr>
        <w:sectPr w:rsidR="00E07C41">
          <w:headerReference w:type="even" r:id="rId671"/>
          <w:headerReference w:type="default" r:id="rId672"/>
          <w:pgSz w:w="11906" w:h="16838"/>
          <w:pgMar w:top="1701" w:right="1418" w:bottom="1418" w:left="1418" w:header="1304" w:footer="1020" w:gutter="567"/>
          <w:cols w:space="425"/>
          <w:docGrid w:linePitch="326"/>
        </w:sectPr>
      </w:pPr>
    </w:p>
    <w:p w14:paraId="76C181FC" w14:textId="77777777" w:rsidR="00E07C41" w:rsidRDefault="00514A19">
      <w:pPr>
        <w:pStyle w:val="1"/>
        <w:spacing w:before="120" w:after="120"/>
      </w:pPr>
      <w:bookmarkStart w:id="349" w:name="_Toc508876312"/>
      <w:bookmarkStart w:id="350" w:name="_Toc9526718"/>
      <w:r>
        <w:lastRenderedPageBreak/>
        <w:t>第</w:t>
      </w:r>
      <w:r>
        <w:t>5</w:t>
      </w:r>
      <w:r>
        <w:t>章</w:t>
      </w:r>
      <w:r>
        <w:t xml:space="preserve"> </w:t>
      </w:r>
      <w:r>
        <w:t>总结与展望</w:t>
      </w:r>
      <w:bookmarkEnd w:id="349"/>
      <w:bookmarkEnd w:id="350"/>
    </w:p>
    <w:p w14:paraId="78A493B5" w14:textId="77777777" w:rsidR="00E07C41" w:rsidRDefault="00514A19">
      <w:pPr>
        <w:pStyle w:val="2"/>
        <w:spacing w:before="120" w:after="120"/>
        <w:rPr>
          <w:rFonts w:ascii="Times New Roman" w:hAnsi="Times New Roman" w:cs="Times New Roman"/>
          <w:color w:val="000000" w:themeColor="text1"/>
        </w:rPr>
      </w:pPr>
      <w:bookmarkStart w:id="351" w:name="_Toc9526719"/>
      <w:bookmarkStart w:id="352" w:name="_Toc508876313"/>
      <w:r>
        <w:rPr>
          <w:rFonts w:ascii="Times New Roman" w:hAnsi="Times New Roman" w:cs="Times New Roman"/>
          <w:color w:val="000000" w:themeColor="text1"/>
        </w:rPr>
        <w:t>5.1</w:t>
      </w:r>
      <w:r>
        <w:rPr>
          <w:rFonts w:ascii="Times New Roman" w:hAnsi="Times New Roman" w:cs="Times New Roman"/>
          <w:color w:val="000000" w:themeColor="text1"/>
        </w:rPr>
        <w:t>总结</w:t>
      </w:r>
      <w:bookmarkEnd w:id="351"/>
      <w:bookmarkEnd w:id="352"/>
    </w:p>
    <w:p w14:paraId="5CC38DFF" w14:textId="77777777" w:rsidR="00E07C41" w:rsidRDefault="00514A19">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hint="eastAsia"/>
        </w:rPr>
        <w:t>近年来，随着计算机硬件水平的提高、互联网技术的蓬勃发展，图像日益成为了人类社会不可或缺的信息载体，发展高端的图像处理技术的需求日益增长，各类图像处理的算法层出不穷。结合了水平集方法的图像分割模型作为图像分割领域的一个研究方向，长久以来都是研究的热点。其结合水平集方法演化活动曲线这样天才般的构想，有效解决了曲线演化完全依赖繁琐复杂的参数计算的难题。本文在科研前辈们研究成果的基础上大胆创新，提出了一些改进，现总结工作如下：</w:t>
      </w:r>
    </w:p>
    <w:p w14:paraId="552B6A98" w14:textId="77777777" w:rsidR="00E07C41" w:rsidRDefault="00514A19">
      <w:pPr>
        <w:autoSpaceDE w:val="0"/>
        <w:autoSpaceDN w:val="0"/>
        <w:adjustRightInd w:val="0"/>
        <w:spacing w:line="400" w:lineRule="exact"/>
        <w:ind w:firstLine="36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初始轮廓线对水平集图像分割的结果至关重要，我们通过高斯混合模型对图像像素进行二分类，分为初始目标区域以及背景区域，起到预判初始轮廓线的作用。从第三章的实验结果中可以看出，在克服初始轮廓线问题上具有一定的效果。之后，考虑到高斯混合模型考虑单一像素而造成了对噪声敏感问题，我们引入</w:t>
      </w:r>
      <w:r>
        <w:rPr>
          <w:rFonts w:ascii="Times New Roman" w:hAnsi="Times New Roman" w:cs="Times New Roman" w:hint="eastAsia"/>
        </w:rPr>
        <w:t>KMeans</w:t>
      </w:r>
      <w:r>
        <w:rPr>
          <w:rFonts w:ascii="Times New Roman" w:hAnsi="Times New Roman" w:cs="Times New Roman" w:hint="eastAsia"/>
        </w:rPr>
        <w:t>聚类算法取代高斯混合模型。第四章的实验结果可以看到，</w:t>
      </w:r>
      <w:r>
        <w:rPr>
          <w:rFonts w:ascii="Times New Roman" w:hAnsi="Times New Roman" w:cs="Times New Roman" w:hint="eastAsia"/>
        </w:rPr>
        <w:t>KMeans</w:t>
      </w:r>
      <w:r>
        <w:rPr>
          <w:rFonts w:ascii="Times New Roman" w:hAnsi="Times New Roman" w:cs="Times New Roman" w:hint="eastAsia"/>
        </w:rPr>
        <w:t>聚类方法在处理含噪声图像上具有较好的效果。</w:t>
      </w:r>
    </w:p>
    <w:p w14:paraId="7DA525D4" w14:textId="77777777" w:rsidR="00E07C41" w:rsidRDefault="00514A19">
      <w:pPr>
        <w:spacing w:line="400" w:lineRule="exact"/>
        <w:ind w:firstLine="360"/>
        <w:rPr>
          <w:rFonts w:ascii="Times New Roman" w:hAnsi="Times New Roman" w:cs="Times New Roman"/>
        </w:rPr>
      </w:pPr>
      <w:r>
        <w:rPr>
          <w:rFonts w:ascii="Times New Roman" w:hAnsi="Times New Roman" w:cs="Times New Roman"/>
        </w:rPr>
        <w:t>（</w:t>
      </w:r>
      <w:r>
        <w:rPr>
          <w:rFonts w:ascii="Times New Roman" w:hAnsi="Times New Roman" w:cs="Times New Roman"/>
        </w:rPr>
        <w:t>2</w:t>
      </w:r>
      <w:r>
        <w:rPr>
          <w:rFonts w:ascii="Times New Roman" w:hAnsi="Times New Roman" w:cs="Times New Roman"/>
        </w:rPr>
        <w:t>）</w:t>
      </w:r>
      <w:r>
        <w:rPr>
          <w:rFonts w:ascii="Times New Roman" w:hAnsi="Times New Roman" w:cs="Times New Roman" w:hint="eastAsia"/>
        </w:rPr>
        <w:t>因为水平集方法具有良好的信息包容性，本文所提到的两个模型都引入了聚类算法得到的先验信息。在第三章介绍的</w:t>
      </w:r>
      <w:r>
        <w:rPr>
          <w:rFonts w:ascii="Times New Roman" w:hAnsi="Times New Roman" w:cs="Times New Roman" w:hint="eastAsia"/>
        </w:rPr>
        <w:t>GMM-CV</w:t>
      </w:r>
      <w:r>
        <w:rPr>
          <w:rFonts w:ascii="Times New Roman" w:hAnsi="Times New Roman" w:cs="Times New Roman" w:hint="eastAsia"/>
        </w:rPr>
        <w:t>模型中，将初试目标区域以及背景区域的灰度值加和求平均引入到</w:t>
      </w:r>
      <w:r>
        <w:rPr>
          <w:rFonts w:ascii="Times New Roman" w:hAnsi="Times New Roman" w:cs="Times New Roman" w:hint="eastAsia"/>
        </w:rPr>
        <w:t>CV</w:t>
      </w:r>
      <w:r>
        <w:rPr>
          <w:rFonts w:ascii="Times New Roman" w:hAnsi="Times New Roman" w:cs="Times New Roman" w:hint="eastAsia"/>
        </w:rPr>
        <w:t>模型中进行改进，并随着轮廓线的演化不断迭代灰度均值，以达到更加精准的分割目的。在第四章介绍的</w:t>
      </w:r>
      <w:r>
        <w:rPr>
          <w:rFonts w:ascii="Times New Roman" w:hAnsi="Times New Roman" w:cs="Times New Roman" w:hint="eastAsia"/>
        </w:rPr>
        <w:t>KMRSF-CV</w:t>
      </w:r>
      <w:r>
        <w:rPr>
          <w:rFonts w:ascii="Times New Roman" w:hAnsi="Times New Roman" w:cs="Times New Roman" w:hint="eastAsia"/>
        </w:rPr>
        <w:t>模型中，巧妙运用了</w:t>
      </w:r>
      <w:r>
        <w:rPr>
          <w:rFonts w:ascii="Times New Roman" w:hAnsi="Times New Roman" w:cs="Times New Roman" w:hint="eastAsia"/>
        </w:rPr>
        <w:t>KMeans</w:t>
      </w:r>
      <w:r>
        <w:rPr>
          <w:rFonts w:ascii="Times New Roman" w:hAnsi="Times New Roman" w:cs="Times New Roman" w:hint="eastAsia"/>
        </w:rPr>
        <w:t>聚类方法得到的目标区域和背景区域的灰度均值，相较于之前的求和平均算法而言，效果更加准确。</w:t>
      </w:r>
    </w:p>
    <w:p w14:paraId="43A92356" w14:textId="77777777" w:rsidR="00E07C41" w:rsidRDefault="00514A19">
      <w:pPr>
        <w:spacing w:line="400" w:lineRule="exact"/>
        <w:ind w:firstLine="360"/>
        <w:rPr>
          <w:rFonts w:ascii="Times New Roman" w:hAnsi="Times New Roman" w:cs="Times New Roman"/>
        </w:rPr>
      </w:pPr>
      <w:r>
        <w:rPr>
          <w:rFonts w:ascii="Times New Roman" w:hAnsi="Times New Roman" w:cs="Times New Roman" w:hint="eastAsia"/>
          <w:lang w:val="zh-CN"/>
        </w:rPr>
        <w:t>（</w:t>
      </w:r>
      <w:r>
        <w:rPr>
          <w:rFonts w:ascii="Times New Roman" w:hAnsi="Times New Roman" w:cs="Times New Roman" w:hint="eastAsia"/>
          <w:lang w:val="zh-CN"/>
        </w:rPr>
        <w:t>3</w:t>
      </w:r>
      <w:r>
        <w:rPr>
          <w:rFonts w:ascii="Times New Roman" w:hAnsi="Times New Roman" w:cs="Times New Roman" w:hint="eastAsia"/>
          <w:lang w:val="zh-CN"/>
        </w:rPr>
        <w:t>）传统经典的</w:t>
      </w:r>
      <w:r>
        <w:rPr>
          <w:rFonts w:ascii="Times New Roman" w:hAnsi="Times New Roman" w:cs="Times New Roman" w:hint="eastAsia"/>
        </w:rPr>
        <w:t>CV</w:t>
      </w:r>
      <w:r>
        <w:rPr>
          <w:rFonts w:ascii="Times New Roman" w:hAnsi="Times New Roman" w:cs="Times New Roman" w:hint="eastAsia"/>
        </w:rPr>
        <w:t>水平集模型注重图像的全局信息，曲线演化易受到灰度不均匀因素的影响，</w:t>
      </w:r>
      <w:r>
        <w:rPr>
          <w:rFonts w:ascii="Times New Roman" w:hAnsi="Times New Roman" w:cs="Times New Roman" w:hint="eastAsia"/>
        </w:rPr>
        <w:t>RSF</w:t>
      </w:r>
      <w:r>
        <w:rPr>
          <w:rFonts w:ascii="Times New Roman" w:hAnsi="Times New Roman" w:cs="Times New Roman" w:hint="eastAsia"/>
        </w:rPr>
        <w:t>模型以及</w:t>
      </w:r>
      <w:r>
        <w:rPr>
          <w:rFonts w:ascii="Times New Roman" w:hAnsi="Times New Roman" w:cs="Times New Roman" w:hint="eastAsia"/>
        </w:rPr>
        <w:t>LBF</w:t>
      </w:r>
      <w:r>
        <w:rPr>
          <w:rFonts w:ascii="Times New Roman" w:hAnsi="Times New Roman" w:cs="Times New Roman" w:hint="eastAsia"/>
        </w:rPr>
        <w:t>模型更注重图像轮廓线周围的邻域信息，易陷入局部极小值。本文模型将两者进行结合提出</w:t>
      </w:r>
      <w:r>
        <w:rPr>
          <w:rFonts w:ascii="Times New Roman" w:hAnsi="Times New Roman" w:cs="Times New Roman" w:hint="eastAsia"/>
        </w:rPr>
        <w:t>RSF-CV</w:t>
      </w:r>
      <w:r>
        <w:rPr>
          <w:rFonts w:ascii="Times New Roman" w:hAnsi="Times New Roman" w:cs="Times New Roman" w:hint="eastAsia"/>
        </w:rPr>
        <w:t>模型，充分考虑全局信息和局部信息，并通过</w:t>
      </w:r>
      <w:r>
        <w:rPr>
          <w:rFonts w:ascii="Times New Roman" w:hAnsi="Times New Roman" w:cs="Times New Roman" w:hint="eastAsia"/>
        </w:rPr>
        <w:t>LBP</w:t>
      </w:r>
      <w:r>
        <w:rPr>
          <w:rFonts w:ascii="Times New Roman" w:hAnsi="Times New Roman" w:cs="Times New Roman" w:hint="eastAsia"/>
        </w:rPr>
        <w:t>算法的思想，在曲线演化过程中，赋予两个能量项不同的权重系数，使图像分割更加精准。</w:t>
      </w:r>
    </w:p>
    <w:p w14:paraId="4ABD74AE" w14:textId="77777777" w:rsidR="00E07C41" w:rsidRDefault="00514A19">
      <w:pPr>
        <w:pStyle w:val="2"/>
        <w:spacing w:before="120" w:after="120"/>
        <w:rPr>
          <w:rFonts w:ascii="Times New Roman" w:hAnsi="Times New Roman" w:cs="Times New Roman"/>
          <w:color w:val="000000" w:themeColor="text1"/>
        </w:rPr>
      </w:pPr>
      <w:bookmarkStart w:id="353" w:name="_Toc9526720"/>
      <w:r>
        <w:rPr>
          <w:rFonts w:ascii="Times New Roman" w:hAnsi="Times New Roman" w:cs="Times New Roman"/>
          <w:color w:val="000000" w:themeColor="text1"/>
        </w:rPr>
        <w:t>5.2</w:t>
      </w:r>
      <w:r>
        <w:rPr>
          <w:rFonts w:ascii="Times New Roman" w:hAnsi="Times New Roman" w:cs="Times New Roman"/>
          <w:color w:val="000000" w:themeColor="text1"/>
        </w:rPr>
        <w:t>展望</w:t>
      </w:r>
      <w:bookmarkEnd w:id="353"/>
    </w:p>
    <w:p w14:paraId="61321A44" w14:textId="77777777" w:rsidR="00E07C41" w:rsidRDefault="00514A19">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本文的工作取得了一定成效，但依然进一步探索的地方，未来的研究工作可以从以下几点进行进一步改进：</w:t>
      </w:r>
    </w:p>
    <w:p w14:paraId="5A26817C"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）本文在确定初始目标区域和背景区域，采用了高斯混合模型以及</w:t>
      </w:r>
      <w:r>
        <w:rPr>
          <w:rFonts w:ascii="Times New Roman" w:hAnsi="Times New Roman" w:cs="Times New Roman" w:hint="eastAsia"/>
        </w:rPr>
        <w:t>KMeans</w:t>
      </w:r>
      <w:r>
        <w:rPr>
          <w:rFonts w:ascii="Times New Roman" w:hAnsi="Times New Roman" w:cs="Times New Roman" w:hint="eastAsia"/>
        </w:rPr>
        <w:t>聚类算法。在后续的研究工作中，可以尝试采用其它聚类方法甚至非聚类方法得到先验信息。另外，也可以研究分析高斯混合模型和</w:t>
      </w:r>
      <w:r>
        <w:rPr>
          <w:rFonts w:ascii="Times New Roman" w:hAnsi="Times New Roman" w:cs="Times New Roman" w:hint="eastAsia"/>
        </w:rPr>
        <w:t>KMeans</w:t>
      </w:r>
      <w:r>
        <w:rPr>
          <w:rFonts w:ascii="Times New Roman" w:hAnsi="Times New Roman" w:cs="Times New Roman" w:hint="eastAsia"/>
        </w:rPr>
        <w:t>算法的一些改进算法是否能够与水平集图像分割更好结合。</w:t>
      </w:r>
    </w:p>
    <w:p w14:paraId="124269A3" w14:textId="77777777" w:rsidR="00E07C41" w:rsidRDefault="00514A19">
      <w:pPr>
        <w:spacing w:line="400" w:lineRule="exact"/>
        <w:ind w:firstLine="420"/>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hint="eastAsia"/>
        </w:rPr>
        <w:t>2</w:t>
      </w:r>
      <w:r>
        <w:rPr>
          <w:rFonts w:ascii="Times New Roman" w:hAnsi="Times New Roman" w:cs="Times New Roman" w:hint="eastAsia"/>
        </w:rPr>
        <w:t>）由于有些图像目标区域与背景区域灰度差别较小，容易引起图像分割失败，可以尝试采用一些图像增强方法对待分割的图像进行预处理，例如直方图均衡化方法，这样可以增加前景区域和背景区域的对比度。但也要考虑到对灰度不均匀图像，采用这样的预处理会加剧不均匀性，因此要做好权衡以及应对措施，这也是下一步工作的研究点。</w:t>
      </w:r>
    </w:p>
    <w:p w14:paraId="7256AC03" w14:textId="77777777" w:rsidR="00E07C41" w:rsidRDefault="00514A19">
      <w:pPr>
        <w:spacing w:line="400" w:lineRule="exact"/>
        <w:ind w:firstLine="420"/>
        <w:rPr>
          <w:rFonts w:ascii="Times New Roman" w:hAnsi="Times New Roman" w:cs="Times New Roman"/>
        </w:rPr>
        <w:sectPr w:rsidR="00E07C41">
          <w:headerReference w:type="even" r:id="rId673"/>
          <w:headerReference w:type="default" r:id="rId674"/>
          <w:pgSz w:w="11906" w:h="16838"/>
          <w:pgMar w:top="1701" w:right="1418" w:bottom="1418" w:left="1418" w:header="1304" w:footer="1021" w:gutter="567"/>
          <w:cols w:space="425"/>
          <w:docGrid w:linePitch="326"/>
        </w:sect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bookmarkStart w:id="354" w:name="_Toc479174329"/>
      <w:r>
        <w:rPr>
          <w:rFonts w:ascii="Times New Roman" w:hAnsi="Times New Roman" w:cs="Times New Roman" w:hint="eastAsia"/>
        </w:rPr>
        <w:t>目前人工神经网络、深度学习非常热门，这一类技术在学习过程中对参数调整非常精准，如果在设备允许的条件下可以尝试结合人工神经网络进行研究。本文模型在曲线演化过程中，采用</w:t>
      </w:r>
      <w:r>
        <w:rPr>
          <w:rFonts w:ascii="Times New Roman" w:hAnsi="Times New Roman" w:cs="Times New Roman" w:hint="eastAsia"/>
        </w:rPr>
        <w:t>LBP</w:t>
      </w:r>
      <w:r>
        <w:rPr>
          <w:rFonts w:ascii="Times New Roman" w:hAnsi="Times New Roman" w:cs="Times New Roman" w:hint="eastAsia"/>
        </w:rPr>
        <w:t>算法思想进行动态调参，形式上可能略显单薄，如果能够结合人工神经网络，根据轮廓线所处的图像区域进行调整，有可能会进一步优化模型，分割更加准确。</w:t>
      </w:r>
    </w:p>
    <w:p w14:paraId="0211DEBD" w14:textId="77777777" w:rsidR="00E07C41" w:rsidRDefault="00514A19">
      <w:pPr>
        <w:pStyle w:val="1"/>
        <w:spacing w:before="120" w:after="120"/>
      </w:pPr>
      <w:bookmarkStart w:id="355" w:name="_Toc9526721"/>
      <w:r>
        <w:lastRenderedPageBreak/>
        <w:t>参考文献</w:t>
      </w:r>
      <w:bookmarkEnd w:id="354"/>
      <w:bookmarkEnd w:id="355"/>
    </w:p>
    <w:p w14:paraId="029A9EA7" w14:textId="77777777" w:rsidR="00E07C41" w:rsidRDefault="00514A19">
      <w:pPr>
        <w:spacing w:line="360" w:lineRule="exact"/>
        <w:ind w:left="420" w:hangingChars="200" w:hanging="420"/>
        <w:rPr>
          <w:rFonts w:ascii="Times New Roman" w:hAnsi="Times New Roman" w:cs="Times New Roman"/>
          <w:sz w:val="21"/>
          <w:szCs w:val="21"/>
        </w:rPr>
      </w:pPr>
      <w:bookmarkStart w:id="356" w:name="_Toc452110333"/>
      <w:bookmarkStart w:id="357" w:name="_Toc509828207"/>
      <w:bookmarkStart w:id="358" w:name="_Toc479174328"/>
      <w:r>
        <w:rPr>
          <w:rFonts w:ascii="Times New Roman" w:hAnsi="Times New Roman" w:cs="Times New Roman"/>
          <w:sz w:val="21"/>
          <w:szCs w:val="21"/>
        </w:rPr>
        <w:t>[1]</w:t>
      </w:r>
      <w:r>
        <w:rPr>
          <w:rFonts w:ascii="Times New Roman" w:hAnsi="Times New Roman" w:cs="Times New Roman"/>
          <w:sz w:val="21"/>
          <w:szCs w:val="21"/>
        </w:rPr>
        <w:tab/>
      </w:r>
      <w:r>
        <w:rPr>
          <w:rFonts w:ascii="Times New Roman" w:hAnsi="Times New Roman" w:cs="Times New Roman"/>
          <w:sz w:val="21"/>
          <w:szCs w:val="21"/>
        </w:rPr>
        <w:t>张晓娜</w:t>
      </w:r>
      <w:r>
        <w:rPr>
          <w:rFonts w:ascii="Times New Roman" w:hAnsi="Times New Roman" w:cs="Times New Roman"/>
          <w:sz w:val="21"/>
          <w:szCs w:val="21"/>
        </w:rPr>
        <w:t xml:space="preserve">. </w:t>
      </w:r>
      <w:r>
        <w:rPr>
          <w:rFonts w:ascii="Times New Roman" w:hAnsi="Times New Roman" w:cs="Times New Roman"/>
          <w:sz w:val="21"/>
          <w:szCs w:val="21"/>
        </w:rPr>
        <w:t>中国互联网络信息中心发布第</w:t>
      </w:r>
      <w:r>
        <w:rPr>
          <w:rFonts w:ascii="Times New Roman" w:hAnsi="Times New Roman" w:cs="Times New Roman"/>
          <w:sz w:val="21"/>
          <w:szCs w:val="21"/>
        </w:rPr>
        <w:t>41</w:t>
      </w:r>
      <w:r>
        <w:rPr>
          <w:rFonts w:ascii="Times New Roman" w:hAnsi="Times New Roman" w:cs="Times New Roman"/>
          <w:sz w:val="21"/>
          <w:szCs w:val="21"/>
        </w:rPr>
        <w:t>次《中国互联网络发展状况统计报告》</w:t>
      </w:r>
      <w:r>
        <w:rPr>
          <w:rFonts w:ascii="Times New Roman" w:hAnsi="Times New Roman" w:cs="Times New Roman"/>
          <w:sz w:val="21"/>
          <w:szCs w:val="21"/>
        </w:rPr>
        <w:t>[N]</w:t>
      </w:r>
      <w:r>
        <w:rPr>
          <w:rFonts w:ascii="Times New Roman" w:hAnsi="Times New Roman" w:cs="Times New Roman"/>
          <w:sz w:val="21"/>
          <w:szCs w:val="21"/>
        </w:rPr>
        <w:t>民主与法制时报</w:t>
      </w:r>
      <w:r>
        <w:rPr>
          <w:rFonts w:ascii="Times New Roman" w:hAnsi="Times New Roman" w:cs="Times New Roman"/>
          <w:sz w:val="21"/>
          <w:szCs w:val="21"/>
        </w:rPr>
        <w:t>, 2018-02-06(004).</w:t>
      </w:r>
    </w:p>
    <w:p w14:paraId="00C523AC"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w:t>
      </w:r>
      <w:r>
        <w:rPr>
          <w:rFonts w:ascii="Times New Roman" w:hAnsi="Times New Roman" w:cs="Times New Roman"/>
          <w:sz w:val="21"/>
          <w:szCs w:val="21"/>
        </w:rPr>
        <w:tab/>
        <w:t>Adomavicius G, Tuzhilin A. Toward the next generation of recommender systems: A survey of the state-of-the-art and possible extensions[J]. IEEE Trans. on Knowledge and Data Engineering, 2005, 17(6): 734-749.</w:t>
      </w:r>
    </w:p>
    <w:p w14:paraId="25F62E09"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w:t>
      </w:r>
      <w:r>
        <w:rPr>
          <w:rFonts w:ascii="Times New Roman" w:hAnsi="Times New Roman" w:cs="Times New Roman"/>
          <w:sz w:val="21"/>
          <w:szCs w:val="21"/>
        </w:rPr>
        <w:tab/>
      </w:r>
      <w:r>
        <w:rPr>
          <w:rFonts w:ascii="Times New Roman" w:hAnsi="Times New Roman" w:cs="Times New Roman"/>
          <w:sz w:val="21"/>
          <w:szCs w:val="21"/>
        </w:rPr>
        <w:t>赵晨婷</w:t>
      </w:r>
      <w:r>
        <w:rPr>
          <w:rFonts w:ascii="Times New Roman" w:hAnsi="Times New Roman" w:cs="Times New Roman"/>
          <w:sz w:val="21"/>
          <w:szCs w:val="21"/>
        </w:rPr>
        <w:t xml:space="preserve">, </w:t>
      </w:r>
      <w:r>
        <w:rPr>
          <w:rFonts w:ascii="Times New Roman" w:hAnsi="Times New Roman" w:cs="Times New Roman"/>
          <w:sz w:val="21"/>
          <w:szCs w:val="21"/>
        </w:rPr>
        <w:t>马春娥</w:t>
      </w:r>
      <w:r>
        <w:rPr>
          <w:rFonts w:ascii="Times New Roman" w:hAnsi="Times New Roman" w:cs="Times New Roman"/>
          <w:sz w:val="21"/>
          <w:szCs w:val="21"/>
        </w:rPr>
        <w:t xml:space="preserve">. </w:t>
      </w:r>
      <w:r>
        <w:rPr>
          <w:rFonts w:ascii="Times New Roman" w:hAnsi="Times New Roman" w:cs="Times New Roman"/>
          <w:sz w:val="21"/>
          <w:szCs w:val="21"/>
        </w:rPr>
        <w:t>探索推荐引擎内部的秘密</w:t>
      </w:r>
      <w:r>
        <w:rPr>
          <w:rFonts w:ascii="Times New Roman" w:hAnsi="Times New Roman" w:cs="Times New Roman"/>
          <w:sz w:val="21"/>
          <w:szCs w:val="21"/>
        </w:rPr>
        <w:t>[J]. 2011-03-16, [2017-09-22]. https://www. ibm. com/developerworks/cn/web/1103_ zhaoct_recommstudy1/index. html, 2011.</w:t>
      </w:r>
    </w:p>
    <w:p w14:paraId="7050D617"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Pr>
          <w:rFonts w:ascii="Times New Roman" w:hAnsi="Times New Roman" w:cs="Times New Roman"/>
          <w:sz w:val="21"/>
          <w:szCs w:val="21"/>
        </w:rPr>
        <w:tab/>
        <w:t>Tkalcic M, Chen L. Personality and recommender systems[M]. Springer US: Recommender Systems Handbook, 2015: 715-739.</w:t>
      </w:r>
    </w:p>
    <w:p w14:paraId="68321F2C" w14:textId="77777777" w:rsidR="00E07C41" w:rsidRDefault="00514A19">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Pr>
          <w:rFonts w:ascii="Times New Roman" w:hAnsi="Times New Roman" w:cs="Times New Roman"/>
          <w:sz w:val="21"/>
          <w:szCs w:val="21"/>
        </w:rPr>
        <w:tab/>
        <w:t>You Wen. Ye Shui-sheng. A survey of collaborative filtering algorithm applied in E-commerce recommend system[J]. Computer Technology and Development, 2006, 16 (9): 70-72.</w:t>
      </w:r>
    </w:p>
    <w:p w14:paraId="65E2CDB3" w14:textId="77777777" w:rsidR="00E07C41" w:rsidRDefault="00514A19">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Pr>
          <w:rFonts w:ascii="Times New Roman" w:hAnsi="Times New Roman" w:cs="Times New Roman"/>
          <w:sz w:val="21"/>
          <w:szCs w:val="21"/>
        </w:rPr>
        <w:tab/>
        <w:t>Bobadilla J, Ortega F, Hernando A, et al. Recommender systems survey[J]. Knowledge-Based Systems, 2013, 46(1): 109–132.</w:t>
      </w:r>
    </w:p>
    <w:p w14:paraId="48FA2963" w14:textId="77777777" w:rsidR="00E07C41" w:rsidRDefault="00514A19">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Pr>
          <w:rFonts w:ascii="Times New Roman" w:hAnsi="Times New Roman" w:cs="Times New Roman"/>
          <w:sz w:val="21"/>
          <w:szCs w:val="21"/>
        </w:rPr>
        <w:tab/>
      </w:r>
      <w:r>
        <w:rPr>
          <w:rFonts w:ascii="Times New Roman" w:hAnsi="Times New Roman" w:cs="Times New Roman"/>
          <w:sz w:val="21"/>
          <w:szCs w:val="21"/>
        </w:rPr>
        <w:t>刘建国</w:t>
      </w:r>
      <w:r>
        <w:rPr>
          <w:rFonts w:ascii="Times New Roman" w:hAnsi="Times New Roman" w:cs="Times New Roman"/>
          <w:sz w:val="21"/>
          <w:szCs w:val="21"/>
        </w:rPr>
        <w:t xml:space="preserve">, </w:t>
      </w:r>
      <w:r>
        <w:rPr>
          <w:rFonts w:ascii="Times New Roman" w:hAnsi="Times New Roman" w:cs="Times New Roman"/>
          <w:sz w:val="21"/>
          <w:szCs w:val="21"/>
        </w:rPr>
        <w:t>周涛</w:t>
      </w:r>
      <w:r>
        <w:rPr>
          <w:rFonts w:ascii="Times New Roman" w:hAnsi="Times New Roman" w:cs="Times New Roman"/>
          <w:sz w:val="21"/>
          <w:szCs w:val="21"/>
        </w:rPr>
        <w:t xml:space="preserve">, </w:t>
      </w:r>
      <w:r>
        <w:rPr>
          <w:rFonts w:ascii="Times New Roman" w:hAnsi="Times New Roman" w:cs="Times New Roman"/>
          <w:sz w:val="21"/>
          <w:szCs w:val="21"/>
        </w:rPr>
        <w:t>汪秉宏</w:t>
      </w:r>
      <w:r>
        <w:rPr>
          <w:rFonts w:ascii="Times New Roman" w:hAnsi="Times New Roman" w:cs="Times New Roman"/>
          <w:sz w:val="21"/>
          <w:szCs w:val="21"/>
        </w:rPr>
        <w:t xml:space="preserve">. </w:t>
      </w:r>
      <w:r>
        <w:rPr>
          <w:rFonts w:ascii="Times New Roman" w:hAnsi="Times New Roman" w:cs="Times New Roman"/>
          <w:sz w:val="21"/>
          <w:szCs w:val="21"/>
        </w:rPr>
        <w:t>个性化推荐系统的研究进展</w:t>
      </w:r>
      <w:r>
        <w:rPr>
          <w:rFonts w:ascii="Times New Roman" w:hAnsi="Times New Roman" w:cs="Times New Roman"/>
          <w:sz w:val="21"/>
          <w:szCs w:val="21"/>
        </w:rPr>
        <w:t xml:space="preserve">[J]. </w:t>
      </w:r>
      <w:r>
        <w:rPr>
          <w:rFonts w:ascii="Times New Roman" w:hAnsi="Times New Roman" w:cs="Times New Roman"/>
          <w:sz w:val="21"/>
          <w:szCs w:val="21"/>
        </w:rPr>
        <w:t>自然科学进展</w:t>
      </w:r>
      <w:r>
        <w:rPr>
          <w:rFonts w:ascii="Times New Roman" w:hAnsi="Times New Roman" w:cs="Times New Roman"/>
          <w:sz w:val="21"/>
          <w:szCs w:val="21"/>
        </w:rPr>
        <w:t xml:space="preserve">, 2009, 19(1): 1-15. </w:t>
      </w:r>
    </w:p>
    <w:p w14:paraId="4012A13E"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Pr>
          <w:rFonts w:ascii="Times New Roman" w:hAnsi="Times New Roman" w:cs="Times New Roman"/>
          <w:sz w:val="21"/>
          <w:szCs w:val="21"/>
        </w:rPr>
        <w:tab/>
      </w:r>
      <w:r>
        <w:rPr>
          <w:rFonts w:ascii="Times New Roman" w:hAnsi="Times New Roman" w:cs="Times New Roman"/>
          <w:sz w:val="21"/>
          <w:szCs w:val="21"/>
        </w:rPr>
        <w:t>黄立威</w:t>
      </w:r>
      <w:r>
        <w:rPr>
          <w:rFonts w:ascii="Times New Roman" w:hAnsi="Times New Roman" w:cs="Times New Roman"/>
          <w:sz w:val="21"/>
          <w:szCs w:val="21"/>
        </w:rPr>
        <w:t xml:space="preserve">, </w:t>
      </w:r>
      <w:r>
        <w:rPr>
          <w:rFonts w:ascii="Times New Roman" w:hAnsi="Times New Roman" w:cs="Times New Roman"/>
          <w:sz w:val="21"/>
          <w:szCs w:val="21"/>
        </w:rPr>
        <w:t>刘艳博</w:t>
      </w:r>
      <w:r>
        <w:rPr>
          <w:rFonts w:ascii="Times New Roman" w:hAnsi="Times New Roman" w:cs="Times New Roman"/>
          <w:sz w:val="21"/>
          <w:szCs w:val="21"/>
        </w:rPr>
        <w:t xml:space="preserve">. </w:t>
      </w:r>
      <w:r>
        <w:rPr>
          <w:rFonts w:ascii="Times New Roman" w:hAnsi="Times New Roman" w:cs="Times New Roman"/>
          <w:sz w:val="21"/>
          <w:szCs w:val="21"/>
        </w:rPr>
        <w:t>基于深度学习推荐系统</w:t>
      </w:r>
      <w:r>
        <w:rPr>
          <w:rFonts w:ascii="Times New Roman" w:hAnsi="Times New Roman" w:cs="Times New Roman"/>
          <w:sz w:val="21"/>
          <w:szCs w:val="21"/>
        </w:rPr>
        <w:t xml:space="preserve">[J]. </w:t>
      </w:r>
      <w:r>
        <w:rPr>
          <w:rFonts w:ascii="Times New Roman" w:hAnsi="Times New Roman" w:cs="Times New Roman"/>
          <w:sz w:val="21"/>
          <w:szCs w:val="21"/>
        </w:rPr>
        <w:t>计算机学报</w:t>
      </w:r>
      <w:r>
        <w:rPr>
          <w:rFonts w:ascii="Times New Roman" w:hAnsi="Times New Roman" w:cs="Times New Roman"/>
          <w:sz w:val="21"/>
          <w:szCs w:val="21"/>
        </w:rPr>
        <w:t>. 201</w:t>
      </w:r>
      <w:r>
        <w:rPr>
          <w:rFonts w:ascii="Times New Roman" w:hAnsi="Times New Roman" w:cs="Times New Roman" w:hint="eastAsia"/>
          <w:sz w:val="21"/>
          <w:szCs w:val="21"/>
        </w:rPr>
        <w:t>8</w:t>
      </w:r>
      <w:r>
        <w:rPr>
          <w:rFonts w:ascii="Times New Roman" w:hAnsi="Times New Roman" w:cs="Times New Roman"/>
          <w:sz w:val="21"/>
          <w:szCs w:val="21"/>
        </w:rPr>
        <w:t>, 40(156): 1-28.</w:t>
      </w:r>
    </w:p>
    <w:p w14:paraId="25C09F0B"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Pr>
          <w:rFonts w:ascii="Times New Roman" w:hAnsi="Times New Roman" w:cs="Times New Roman"/>
          <w:sz w:val="21"/>
          <w:szCs w:val="21"/>
        </w:rPr>
        <w:tab/>
        <w:t>Michael J Pazzani and Daniel Billsus. Content-based recommendation systems[C]. In The adaptive web, Springer, 2007: 325-341.</w:t>
      </w:r>
    </w:p>
    <w:p w14:paraId="69A22277"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 Yehuda Koren. Factorization meets the neighborhood: a multifaceted collaborative filtering model[C]. In Proceedings of the 14th ACM SIGKDD international conference</w:t>
      </w:r>
      <w:r>
        <w:rPr>
          <w:rFonts w:ascii="Times New Roman" w:hAnsi="Times New Roman" w:cs="Times New Roman" w:hint="eastAsia"/>
          <w:sz w:val="21"/>
          <w:szCs w:val="21"/>
        </w:rPr>
        <w:t xml:space="preserve"> </w:t>
      </w:r>
      <w:r>
        <w:rPr>
          <w:rFonts w:ascii="Times New Roman" w:hAnsi="Times New Roman" w:cs="Times New Roman"/>
          <w:sz w:val="21"/>
          <w:szCs w:val="21"/>
        </w:rPr>
        <w:t>on Knowledge discovery and data mining, ACM, 2008: 426-434.</w:t>
      </w:r>
    </w:p>
    <w:p w14:paraId="0C111549" w14:textId="77777777" w:rsidR="00E07C41" w:rsidRDefault="00514A19">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[11] Hu L, Cao J, Xu G, et al. Personalized recommendation via cross-domain triadic factorization[C]. The, International Conference. 2013:595-606. </w:t>
      </w:r>
    </w:p>
    <w:p w14:paraId="066A5422" w14:textId="77777777" w:rsidR="00E07C41" w:rsidRDefault="00514A19">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[12] Schafer J B, Konstan J A, Riedl J. E-commerce recommendation applications[J]. Data mining and knowledge discovery, 2001, 5(1-2): 115-153.</w:t>
      </w:r>
    </w:p>
    <w:p w14:paraId="382A622F" w14:textId="77777777" w:rsidR="00E07C41" w:rsidRDefault="00514A19">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 Goldberg D, Nichols D, Oki B M, et al. Using collaborative filtering to weave an information tapestry [J]. Communications of the ACM. December, 1992, 35(12): 61-70.</w:t>
      </w:r>
    </w:p>
    <w:p w14:paraId="4D058A01" w14:textId="77777777" w:rsidR="00E07C41" w:rsidRDefault="00514A19">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 Leng Yajun</w:t>
      </w:r>
      <w:r>
        <w:rPr>
          <w:rFonts w:ascii="Times New Roman" w:hAnsi="Times New Roman" w:cs="Times New Roman" w:hint="eastAsia"/>
          <w:sz w:val="21"/>
          <w:szCs w:val="21"/>
        </w:rPr>
        <w:t>,</w:t>
      </w:r>
      <w:r>
        <w:rPr>
          <w:rFonts w:ascii="Times New Roman" w:hAnsi="Times New Roman" w:cs="Times New Roman"/>
          <w:sz w:val="21"/>
          <w:szCs w:val="21"/>
        </w:rPr>
        <w:t xml:space="preserve"> Lu Qing</w:t>
      </w:r>
      <w:r>
        <w:rPr>
          <w:rFonts w:ascii="Times New Roman" w:hAnsi="Times New Roman" w:cs="Times New Roman" w:hint="eastAsia"/>
          <w:sz w:val="21"/>
          <w:szCs w:val="21"/>
        </w:rPr>
        <w:t>,</w:t>
      </w:r>
      <w:r>
        <w:rPr>
          <w:rFonts w:ascii="Times New Roman" w:hAnsi="Times New Roman" w:cs="Times New Roman"/>
          <w:sz w:val="21"/>
          <w:szCs w:val="21"/>
        </w:rPr>
        <w:t xml:space="preserve"> Liang Chang-yong. Survey of recommendation based on collaborative filtering[J]. Pattern Recognition and Artificial Intelligence</w:t>
      </w:r>
      <w:r>
        <w:rPr>
          <w:rFonts w:ascii="Times New Roman" w:hAnsi="Times New Roman" w:cs="Times New Roman" w:hint="eastAsia"/>
          <w:sz w:val="21"/>
          <w:szCs w:val="21"/>
        </w:rPr>
        <w:t>,</w:t>
      </w:r>
      <w:r>
        <w:rPr>
          <w:rFonts w:ascii="Times New Roman" w:hAnsi="Times New Roman" w:cs="Times New Roman"/>
          <w:sz w:val="21"/>
          <w:szCs w:val="21"/>
        </w:rPr>
        <w:t xml:space="preserve"> 2014, 27(8): 720-734</w:t>
      </w:r>
      <w:r>
        <w:rPr>
          <w:rFonts w:ascii="Times New Roman" w:hAnsi="Times New Roman" w:cs="Times New Roman" w:hint="eastAsia"/>
          <w:sz w:val="21"/>
          <w:szCs w:val="21"/>
        </w:rPr>
        <w:t>.</w:t>
      </w:r>
    </w:p>
    <w:p w14:paraId="688C158A"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 Silver D, Huang A, Maddison C J, et al. Mastering the game of Go with deep neural networks and tree search[J]. Nature, 2016, 529(7587): 484-489.</w:t>
      </w:r>
    </w:p>
    <w:p w14:paraId="61232C6B"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[16] Wang H, Wang N, Yeung D Y. Collaborative deep learning for recommender systems[C]. Proceedings of the 21th ACM SIGKDD International Conference on Knowledge Discovery and Data Mining. ACM, 2015: 1235-1244.</w:t>
      </w:r>
    </w:p>
    <w:p w14:paraId="1D6BE42F"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[17] Zhang F, Yuan N J, Lian D, et al. Collaborative Knowledge Base Embedding for Recommender Systems[C]. The ACM SIGKDD International Conference. ACM, 2016: 353-362.</w:t>
      </w:r>
    </w:p>
    <w:p w14:paraId="4F1D9459"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[18] Yehuda Koren, Robert Bell, and Chris Volinsky. Matrix factorization techniques for recommender systems[J]. Computer, IEEE, 2009, 42(8): 30-37.</w:t>
      </w:r>
    </w:p>
    <w:p w14:paraId="3CD0F9CB"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[19] Andriy Mnih and Ruslan R Salakhutdinov. Probabilistic matrix factorization. In J. C. Platt, D. Koller, Y. Singer, and S.T.Roweis(eds.), Advances in Neural Information Processing Systems[C]. Curran Associates, Inc, 2008: 1257-1264.</w:t>
      </w:r>
    </w:p>
    <w:p w14:paraId="380BA3F5"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 Salakhutdinov R, Mnih A, Hinton G. Restricted Boltzmann machines for collaborative filtering[C]. Proceedings of the 24th international conference on Machine learning. ACM, 2007: 791-798.</w:t>
      </w:r>
    </w:p>
    <w:p w14:paraId="319DC539"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[21] Liwei Huang, Yanbo Liu. Recommendation system based on Deep Learning[J]. Journal of Computer. 2017, 40(156): 1-28.</w:t>
      </w:r>
    </w:p>
    <w:p w14:paraId="0CA3DFAC"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 Huang P S, He X, Gao J, et al. Learning deep structured semantic models for web search using click through data[C]. Proceedings of the 22nd ACM international conference on Conference on information &amp; knowledge management. ACM, 2013: 2333-2338.</w:t>
      </w:r>
    </w:p>
    <w:p w14:paraId="05C8734C"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 Ali Mamdouh Elkahky, Yang Song, and Xiaodong He. A multi-view deep learning approach for cross domain user modeling in recommendation systems[C]. In Proceedings</w:t>
      </w:r>
      <w:r>
        <w:rPr>
          <w:rFonts w:ascii="Times New Roman" w:hAnsi="Times New Roman" w:cs="Times New Roman" w:hint="eastAsia"/>
          <w:sz w:val="21"/>
          <w:szCs w:val="21"/>
        </w:rPr>
        <w:t xml:space="preserve"> </w:t>
      </w:r>
      <w:r>
        <w:rPr>
          <w:rFonts w:ascii="Times New Roman" w:hAnsi="Times New Roman" w:cs="Times New Roman"/>
          <w:sz w:val="21"/>
          <w:szCs w:val="21"/>
        </w:rPr>
        <w:t>of the 24th International Conference on World Wide Web. ACM, 2015:278-288.</w:t>
      </w:r>
    </w:p>
    <w:p w14:paraId="75FBEBB8"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[24] Xue H J, Dai X, Zhang J, et al. Deep Matrix Factorization Models for Recommender Systems[C]. IJCAI. 2017: 3203-3209.</w:t>
      </w:r>
    </w:p>
    <w:p w14:paraId="5C8EEC20"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[25] Cheng H T, Koc L, Harmsen J, et al. Wide &amp; deep learning for recommender systems[C]. Proceedings of the 1st Workshop on Deep Learning for Recommender Systems. ACM, 2016: 7-10.</w:t>
      </w:r>
    </w:p>
    <w:p w14:paraId="7205723F"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[26] He X, Liao L, Zhang H, et al. Neural collaborative filtering[C]. Proceedings of the 26th International Conference on World Wide Web. International World Wide Web Conferences Steering Committee, 2017: 173-182.</w:t>
      </w:r>
    </w:p>
    <w:p w14:paraId="55FCC6EF"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[27] Lin Z, Feng M, Santos C N, et al. A structured self-attentive sentence embedding[J]. arXiv preprint arXiv:1703.03130, 2017.</w:t>
      </w:r>
    </w:p>
    <w:p w14:paraId="5D6895F7"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[28] J. Chen, H. Zhang, X. He, L. Nie, W. Liu, and T.-S. Chua, “Attentive collaborative filtering: Multimedia recommendation with item and component-level attention,” in SIGIR, 2017: 335–344.</w:t>
      </w:r>
    </w:p>
    <w:p w14:paraId="104E0817"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[29] J. Li, P. Ren, Z. Chen, Z. Ren, T. Lian, and J. Ma, “Neural attentive session-based recommendation,” in CIKM, 2017: 1419–1428.</w:t>
      </w:r>
    </w:p>
    <w:p w14:paraId="1C99084A"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[30] Xiao J, Ye H, He X, et al. Attentional factorization machines: Learning the weight of feature interactions via attention networks[J]. arXiv preprint arXiv:1708.04617, 2017.</w:t>
      </w:r>
    </w:p>
    <w:p w14:paraId="35DFBF9F"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[31] He X, He Z, Song J, et al. Nais: Neural attentive item similarity model for recommendation[J]. IEEE Transactions on Knowledge and Data Engineering, 2018, 30(12): 2354-2366.   </w:t>
      </w:r>
    </w:p>
    <w:p w14:paraId="63C70E34" w14:textId="77777777" w:rsidR="00E07C41" w:rsidRDefault="00514A19">
      <w:pPr>
        <w:autoSpaceDE w:val="0"/>
        <w:autoSpaceDN w:val="0"/>
        <w:adjustRightInd w:val="0"/>
        <w:spacing w:line="360" w:lineRule="exact"/>
        <w:ind w:left="420" w:hangingChars="200" w:hanging="420"/>
        <w:rPr>
          <w:rFonts w:ascii="Times New Roman" w:hAnsi="Times New Roman" w:cs="Times New Roman"/>
          <w:color w:val="222222"/>
          <w:sz w:val="21"/>
          <w:szCs w:val="21"/>
        </w:rPr>
      </w:pPr>
      <w:r>
        <w:rPr>
          <w:rFonts w:ascii="Times New Roman" w:hAnsi="Times New Roman" w:cs="Times New Roman"/>
          <w:sz w:val="21"/>
          <w:szCs w:val="21"/>
        </w:rPr>
        <w:t>[32] Cheng Z, Ding Y, He X, et al. A^ 3NCF: An Adaptive Aspect Attention Model for Rating Prediction[C]. IJCAI. 2018: 3748-3754.</w:t>
      </w:r>
    </w:p>
    <w:p w14:paraId="6678B9C1" w14:textId="77777777" w:rsidR="00E07C41" w:rsidRDefault="00514A19">
      <w:pPr>
        <w:widowControl/>
        <w:spacing w:line="360" w:lineRule="exact"/>
        <w:ind w:left="420" w:hangingChars="200" w:hanging="420"/>
        <w:jc w:val="left"/>
        <w:rPr>
          <w:rFonts w:ascii="Times New Roman" w:eastAsia="宋体" w:hAnsi="Times New Roman" w:cs="Times New Roman"/>
          <w:color w:val="737373"/>
          <w:kern w:val="0"/>
          <w:sz w:val="21"/>
          <w:szCs w:val="21"/>
        </w:rPr>
      </w:pPr>
      <w:r>
        <w:rPr>
          <w:rFonts w:ascii="Times New Roman" w:hAnsi="Times New Roman" w:cs="Times New Roman"/>
          <w:sz w:val="21"/>
          <w:szCs w:val="21"/>
        </w:rPr>
        <w:t>[33] Resnick P, Varian HR. Recommender systems. Commun ACM, 1997, 40: 56–58.</w:t>
      </w:r>
    </w:p>
    <w:p w14:paraId="407B0B49" w14:textId="77777777" w:rsidR="00E07C41" w:rsidRDefault="00514A19">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[34] Konstan JA, Miller BN, et al. GroupLens: Applying collaborative filtering to usenet news. Comm ACM, 1997, 40(3): 77—87.</w:t>
      </w:r>
    </w:p>
    <w:p w14:paraId="4B6CD81E" w14:textId="77777777" w:rsidR="00E07C41" w:rsidRDefault="00514A19">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[35] Sarwar B, Karypis G, Konstan J, et al. Item-based collaborative filtering recommendation algorithms[C]. International Conference on World Wide Web. ACM, 2001: 285-295. </w:t>
      </w:r>
    </w:p>
    <w:p w14:paraId="29ABE69E" w14:textId="77777777" w:rsidR="00E07C41" w:rsidRDefault="00514A19">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[36] Lei Y, Chen G. Recommendation-Based Trust Model in P2P Network Environment[M]. Intelligent Information Processing VI. Springer Berlin Heidelberg, 2012: 305-310. </w:t>
      </w:r>
    </w:p>
    <w:p w14:paraId="42BB0E92"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[37] Xiangnan He, Hanwang Zhang, Min-Yen Kan, and Tat-Seng Chua. Fast matrix factorization for online recommendation with implicit feedback. In Proceedings of the 39th International ACM SIGIR conference on Research and Development in Information Retrieval, 2016: 549–558.</w:t>
      </w:r>
    </w:p>
    <w:p w14:paraId="1D2AC258"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[38] S. Rendle, C. Freudenthaler, Z. Gantner, and L. Schmidt-Thieme, “BPR: Bayesian personalized ranking from implicit feedback,” in UAI, 2009: 452–461.</w:t>
      </w:r>
    </w:p>
    <w:p w14:paraId="0C6E7281"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[39] Funk S. Netflix Update: Try This at Home[EB/OL]. [2017-04-11]. http://sifter.org/simon/journal/20061211.html.</w:t>
      </w:r>
    </w:p>
    <w:p w14:paraId="042B6BC0"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[40] </w:t>
      </w:r>
      <w:r>
        <w:rPr>
          <w:rFonts w:ascii="Times New Roman" w:hAnsi="Times New Roman" w:cs="Times New Roman"/>
          <w:sz w:val="21"/>
          <w:szCs w:val="21"/>
        </w:rPr>
        <w:t>王建洋</w:t>
      </w:r>
      <w:r>
        <w:rPr>
          <w:rFonts w:ascii="Times New Roman" w:hAnsi="Times New Roman" w:cs="Times New Roman"/>
          <w:sz w:val="21"/>
          <w:szCs w:val="21"/>
        </w:rPr>
        <w:t xml:space="preserve">. </w:t>
      </w:r>
      <w:r>
        <w:rPr>
          <w:rFonts w:ascii="Times New Roman" w:hAnsi="Times New Roman" w:cs="Times New Roman"/>
          <w:sz w:val="21"/>
          <w:szCs w:val="21"/>
        </w:rPr>
        <w:t>基于深度学习的电影推荐系统研究与实现</w:t>
      </w:r>
      <w:r>
        <w:rPr>
          <w:rFonts w:ascii="Times New Roman" w:hAnsi="Times New Roman" w:cs="Times New Roman"/>
          <w:sz w:val="21"/>
          <w:szCs w:val="21"/>
        </w:rPr>
        <w:t xml:space="preserve">[D]. </w:t>
      </w:r>
      <w:r>
        <w:rPr>
          <w:rFonts w:ascii="Times New Roman" w:hAnsi="Times New Roman" w:cs="Times New Roman"/>
          <w:sz w:val="21"/>
          <w:szCs w:val="21"/>
        </w:rPr>
        <w:t>西南交通大学</w:t>
      </w:r>
      <w:r>
        <w:rPr>
          <w:rFonts w:ascii="Times New Roman" w:hAnsi="Times New Roman" w:cs="Times New Roman"/>
          <w:sz w:val="21"/>
          <w:szCs w:val="21"/>
        </w:rPr>
        <w:t>, 2018.</w:t>
      </w:r>
    </w:p>
    <w:p w14:paraId="10D150A9"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[41] M. A. Vorontsov, Stochastic parallel-gradient-descent technique for high-resolution wave-front phase-distortion correction [J]. J. Opt. Soc. Am. A, 1998. Vol. 15, No. 10: p. 2745-2758. </w:t>
      </w:r>
    </w:p>
    <w:p w14:paraId="491027CE"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[42] Lian J, Zhang F, Xie X, et al. CCCFNet: a content-boosted collaborative filtering neural network for cross domain recommender systems[C]. Proceedings of the 26th international conference on World Wide Web companion. International World Wide Web Conferences Steering Committee, 2017: 817-818.</w:t>
      </w:r>
    </w:p>
    <w:p w14:paraId="0BD3DD76"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[43] Song X, He X, Gao J, et al. Unsupervised learning of word semantic embedding using the deep structured semantic model[J]. 2014.</w:t>
      </w:r>
    </w:p>
    <w:p w14:paraId="59E3A041"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[44] Rong X. word2vec parameter learning explained[J]. arXiv preprint arXiv:1411.2738, 2014.</w:t>
      </w:r>
    </w:p>
    <w:p w14:paraId="0C87B3C9"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[45] Wang X, He X, Nie L, et al. Item Silk Road: Recommending Items from Information Domains to Social Users[J]. 2017:185-194.</w:t>
      </w:r>
    </w:p>
    <w:p w14:paraId="4D08D526"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[46] Vaswani A, Shazeer N, Parmar N, et al. Attention is all you need[C]. Advances in Neural Information Processing Systems. 2017: 5998-6008. </w:t>
      </w:r>
    </w:p>
    <w:p w14:paraId="66E5F64F"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[47] Cao D, He X, Miao L, et al. Attentive group recommendation[C]. The 41st International ACM SIGIR Conference on Research &amp; Development in Information Retrieval. ACM, 2018: 645-654.</w:t>
      </w:r>
    </w:p>
    <w:p w14:paraId="1F2716EF"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eastAsia="微软雅黑" w:hAnsi="Times New Roman" w:cs="Times New Roman"/>
          <w:color w:val="000000"/>
          <w:sz w:val="21"/>
          <w:szCs w:val="21"/>
          <w:shd w:val="clear" w:color="auto" w:fill="FFFFFF"/>
        </w:rPr>
        <w:t xml:space="preserve">[48] </w:t>
      </w:r>
      <w:r>
        <w:rPr>
          <w:rFonts w:ascii="Times New Roman" w:hAnsi="Times New Roman" w:cs="Times New Roman"/>
          <w:sz w:val="21"/>
          <w:szCs w:val="21"/>
        </w:rPr>
        <w:t>He X, Chua T S. Neural Factorization Machines for Sparse Predictive Analytics[J]. Proceedings of the 40th International ACM SIGIR Conference on Research and Development in Information Retrieval, In SIGIR. 2017: 355-364.</w:t>
      </w:r>
    </w:p>
    <w:p w14:paraId="39A78752"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[49] Rendle S, Gantner Z, Freudenthaler C, et al. Fast context-aware recommendations with factorization machines[C]. Proceedings of the 34th international ACM SIGIR conference on Research and development in Information Retrieval. ACM, 2011: 635-644.</w:t>
      </w:r>
    </w:p>
    <w:p w14:paraId="6AFF2CFA"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[50] Rendle S. Factorization machines[C]. 2010 IEEE International Conference on Data Mining. IEEE, 2010: 995-1000.</w:t>
      </w:r>
    </w:p>
    <w:p w14:paraId="5A6D6B01"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[51] Y. Hu, Y. Koren, and C. Volinsky. Collaborative Filtering for implicit feedback datasets[C]. In ICDM, 2008: 263-272.</w:t>
      </w:r>
    </w:p>
    <w:p w14:paraId="32AEECB1"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[52] R. Socher, D. Chen, C. D. Manning, and A. Ng. Reasoning with neural tensor networks for knowledge base completion[C]. In NIPS, 2013: 926-934.</w:t>
      </w:r>
    </w:p>
    <w:p w14:paraId="7BBB0848" w14:textId="77777777" w:rsidR="00E07C41" w:rsidRDefault="00514A19">
      <w:pPr>
        <w:autoSpaceDE w:val="0"/>
        <w:autoSpaceDN w:val="0"/>
        <w:adjustRightInd w:val="0"/>
        <w:spacing w:line="360" w:lineRule="exact"/>
        <w:ind w:left="420" w:hangingChars="200" w:hanging="420"/>
        <w:rPr>
          <w:rFonts w:ascii="Arial" w:hAnsi="Arial" w:cs="Arial"/>
          <w:color w:val="222222"/>
          <w:sz w:val="20"/>
          <w:szCs w:val="20"/>
          <w:shd w:val="clear" w:color="auto" w:fill="FFFFFF"/>
        </w:rPr>
      </w:pPr>
      <w:r>
        <w:rPr>
          <w:rFonts w:ascii="Times New Roman" w:hAnsi="Times New Roman" w:cs="Times New Roman"/>
          <w:sz w:val="21"/>
          <w:szCs w:val="21"/>
        </w:rPr>
        <w:t>[53] Harper F M, Konstan J A. The movielens datasets: History and context[J]. Acm transactions on interactive intelligent systems (tiis), 2016, 5(4): 19.</w:t>
      </w:r>
    </w:p>
    <w:p w14:paraId="5139A505"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[54] X. Geng, H. Zhang, J. Bian, and T.-S. Chua. Learning image and user features for recommendation in social networks. In ICCV, 2015: 4274-4282.</w:t>
      </w:r>
    </w:p>
    <w:p w14:paraId="2B7C9C31"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[55] X. He, T. Chen, M.-Y. Kan, and X. Chen. TriRank: Review-aware explainable recommendation by modeling aspects. In CIKM, 2015: 1661-1670.</w:t>
      </w:r>
    </w:p>
    <w:p w14:paraId="6680C270"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[56] Ioffe S, Szegedy C. Batch normalization: Accelerating deep network training by reducing internal covariate shift[J]. arXiv preprint arXiv:1502.03167, 2015.</w:t>
      </w:r>
    </w:p>
    <w:p w14:paraId="74B03D31"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[57] Zheng L, Noroozi V, Yu P S. Joint deep modeling of users and items using reviews for recommendation[C]. Proceedings of the Tenth ACM International Conference on</w:t>
      </w:r>
      <w:r>
        <w:rPr>
          <w:rFonts w:ascii="Times New Roman" w:hAnsi="Times New Roman" w:cs="Times New Roman" w:hint="eastAsia"/>
          <w:sz w:val="21"/>
          <w:szCs w:val="21"/>
        </w:rPr>
        <w:t xml:space="preserve"> </w:t>
      </w:r>
      <w:r>
        <w:rPr>
          <w:rFonts w:ascii="Times New Roman" w:hAnsi="Times New Roman" w:cs="Times New Roman"/>
          <w:sz w:val="21"/>
          <w:szCs w:val="21"/>
        </w:rPr>
        <w:t>Web Search and Data Mining. ACM, 2017: 425-434.</w:t>
      </w:r>
    </w:p>
    <w:p w14:paraId="28288055"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[58] Chen J, Zhang H, He X, et al. Attentive collaborative filtering: Multimedia recommendation with item-and component-level attention[C]. Proceedings of the 40th International ACM SIGIR conference on Research and Development in Information Retrieval. ACM, 2017: 335-344.</w:t>
      </w:r>
    </w:p>
    <w:p w14:paraId="34CFF65A"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 xml:space="preserve">58] </w:t>
      </w:r>
      <w:hyperlink r:id="rId675" w:history="1">
        <w:r>
          <w:rPr>
            <w:rFonts w:ascii="Times New Roman" w:hAnsi="Times New Roman" w:cs="Times New Roman"/>
            <w:sz w:val="21"/>
            <w:szCs w:val="21"/>
          </w:rPr>
          <w:t>Minh-Thang Luong</w:t>
        </w:r>
      </w:hyperlink>
      <w:r>
        <w:rPr>
          <w:rFonts w:ascii="Times New Roman" w:hAnsi="Times New Roman" w:cs="Times New Roman"/>
          <w:sz w:val="21"/>
          <w:szCs w:val="21"/>
        </w:rPr>
        <w:t>, </w:t>
      </w:r>
      <w:hyperlink r:id="rId676" w:history="1">
        <w:r>
          <w:rPr>
            <w:rFonts w:ascii="Times New Roman" w:hAnsi="Times New Roman" w:cs="Times New Roman"/>
            <w:sz w:val="21"/>
            <w:szCs w:val="21"/>
          </w:rPr>
          <w:t>Hieu Pham</w:t>
        </w:r>
      </w:hyperlink>
      <w:r>
        <w:rPr>
          <w:rFonts w:ascii="Times New Roman" w:hAnsi="Times New Roman" w:cs="Times New Roman"/>
          <w:sz w:val="21"/>
          <w:szCs w:val="21"/>
        </w:rPr>
        <w:t>, </w:t>
      </w:r>
      <w:hyperlink r:id="rId677" w:history="1">
        <w:r>
          <w:rPr>
            <w:rFonts w:ascii="Times New Roman" w:hAnsi="Times New Roman" w:cs="Times New Roman"/>
            <w:sz w:val="21"/>
            <w:szCs w:val="21"/>
          </w:rPr>
          <w:t>Christopher D. Manning</w:t>
        </w:r>
      </w:hyperlink>
      <w:r>
        <w:rPr>
          <w:rFonts w:ascii="Times New Roman" w:hAnsi="Times New Roman" w:cs="Times New Roman"/>
          <w:sz w:val="21"/>
          <w:szCs w:val="21"/>
        </w:rPr>
        <w:t>. Effective Approaches to Attention-based Neural Machine Translation. arXiv preprint arXiv: 1508.04025</w:t>
      </w:r>
      <w:r>
        <w:rPr>
          <w:rFonts w:ascii="Times New Roman" w:hAnsi="Times New Roman" w:cs="Times New Roman" w:hint="eastAsia"/>
          <w:sz w:val="21"/>
          <w:szCs w:val="21"/>
        </w:rPr>
        <w:t>v</w:t>
      </w:r>
      <w:r>
        <w:rPr>
          <w:rFonts w:ascii="Times New Roman" w:hAnsi="Times New Roman" w:cs="Times New Roman"/>
          <w:sz w:val="21"/>
          <w:szCs w:val="21"/>
        </w:rPr>
        <w:t>3, 2015.</w:t>
      </w:r>
    </w:p>
    <w:p w14:paraId="292A9A63"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[59] Xiong C, Callan J, Liu T Y. Learning to attend and to rank with word-entity duets[C]. Proceedings of the Annual International ACM SIGIR Conference on Research and Development in Information Retrieval. 2017: 763-772.</w:t>
      </w:r>
    </w:p>
    <w:p w14:paraId="62718A93" w14:textId="77777777" w:rsidR="00E07C41" w:rsidRDefault="00514A19">
      <w:pPr>
        <w:autoSpaceDE w:val="0"/>
        <w:autoSpaceDN w:val="0"/>
        <w:adjustRightInd w:val="0"/>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[60] Chen L, Zhang H, Xiao J, et al. Sca-cnn: Spatial and channel-wise attention in convolutional networks for image captioning[C]. Proceedings of the IEEE Conference on Computer Vision and Pattern Recognition. 2017: 5659-5667.</w:t>
      </w:r>
    </w:p>
    <w:p w14:paraId="0F9103B9" w14:textId="77777777" w:rsidR="00E07C41" w:rsidRDefault="00514A19">
      <w:pPr>
        <w:spacing w:line="360" w:lineRule="exact"/>
        <w:ind w:left="420" w:hangingChars="200" w:hanging="420"/>
        <w:rPr>
          <w:rFonts w:ascii="Times New Roman" w:hAnsi="Times New Roman" w:cs="Times New Roman"/>
        </w:rPr>
        <w:sectPr w:rsidR="00E07C41">
          <w:headerReference w:type="even" r:id="rId678"/>
          <w:headerReference w:type="default" r:id="rId679"/>
          <w:pgSz w:w="11906" w:h="16838"/>
          <w:pgMar w:top="1701" w:right="1418" w:bottom="1418" w:left="1418" w:header="1304" w:footer="1021" w:gutter="567"/>
          <w:cols w:space="425"/>
          <w:docGrid w:linePitch="326"/>
        </w:sectPr>
      </w:pPr>
      <w:r>
        <w:rPr>
          <w:rFonts w:ascii="Times New Roman" w:hAnsi="Times New Roman" w:cs="Times New Roman"/>
          <w:sz w:val="21"/>
          <w:szCs w:val="21"/>
        </w:rPr>
        <w:t>[61] Srivastava N, Hinton G, Krizhevsky A, et al. Dropout: a simple way to prevent neural networks from overfitting[J]. The Journal of Machine Learning Research, 2014, 15(1): 1929-1958.</w:t>
      </w:r>
    </w:p>
    <w:p w14:paraId="4948857B" w14:textId="77777777" w:rsidR="00E07C41" w:rsidRDefault="00514A19">
      <w:pPr>
        <w:pStyle w:val="1"/>
        <w:tabs>
          <w:tab w:val="left" w:pos="2364"/>
          <w:tab w:val="left" w:pos="3809"/>
          <w:tab w:val="center" w:pos="4251"/>
        </w:tabs>
        <w:spacing w:before="120" w:after="120"/>
        <w:jc w:val="left"/>
      </w:pPr>
      <w:bookmarkStart w:id="359" w:name="_Toc5178390"/>
      <w:r>
        <w:lastRenderedPageBreak/>
        <w:tab/>
      </w:r>
      <w:r>
        <w:tab/>
      </w:r>
      <w:bookmarkStart w:id="360" w:name="_Toc9526722"/>
      <w:r>
        <w:t>致谢</w:t>
      </w:r>
      <w:bookmarkEnd w:id="359"/>
      <w:bookmarkEnd w:id="360"/>
    </w:p>
    <w:p w14:paraId="7E359F24" w14:textId="77777777" w:rsidR="00E07C41" w:rsidRDefault="00514A19">
      <w:pPr>
        <w:rPr>
          <w:rFonts w:asciiTheme="minorEastAsia" w:hAnsiTheme="minorEastAsia"/>
        </w:rPr>
      </w:pPr>
      <w:r>
        <w:rPr>
          <w:rFonts w:ascii="Times New Roman" w:hAnsi="Times New Roman" w:cs="Times New Roman"/>
        </w:rPr>
        <w:tab/>
      </w:r>
      <w:r>
        <w:rPr>
          <w:rFonts w:asciiTheme="minorEastAsia" w:hAnsiTheme="minorEastAsia" w:hint="eastAsia"/>
        </w:rPr>
        <w:t>研究生三年的求学生涯即将结束，</w:t>
      </w:r>
      <w:r>
        <w:rPr>
          <w:rFonts w:asciiTheme="minorEastAsia" w:hAnsiTheme="minorEastAsia"/>
        </w:rPr>
        <w:t>有些短暂，却让人怀念。</w:t>
      </w:r>
      <w:r>
        <w:rPr>
          <w:rFonts w:asciiTheme="minorEastAsia" w:hAnsiTheme="minorEastAsia" w:hint="eastAsia"/>
        </w:rPr>
        <w:t>在这</w:t>
      </w:r>
      <w:r>
        <w:rPr>
          <w:rFonts w:asciiTheme="minorEastAsia" w:hAnsiTheme="minorEastAsia"/>
        </w:rPr>
        <w:t>三年</w:t>
      </w:r>
      <w:r>
        <w:rPr>
          <w:rFonts w:asciiTheme="minorEastAsia" w:hAnsiTheme="minorEastAsia" w:hint="eastAsia"/>
        </w:rPr>
        <w:t>来，不但让我的专业知识有了一个很大的提高，也逐渐</w:t>
      </w:r>
      <w:r>
        <w:rPr>
          <w:rFonts w:asciiTheme="minorEastAsia" w:hAnsiTheme="minorEastAsia"/>
        </w:rPr>
        <w:t>从一个</w:t>
      </w:r>
      <w:r>
        <w:rPr>
          <w:rFonts w:asciiTheme="minorEastAsia" w:hAnsiTheme="minorEastAsia" w:hint="eastAsia"/>
        </w:rPr>
        <w:t>懵懂</w:t>
      </w:r>
      <w:r>
        <w:rPr>
          <w:rFonts w:asciiTheme="minorEastAsia" w:hAnsiTheme="minorEastAsia"/>
        </w:rPr>
        <w:t>少年</w:t>
      </w:r>
      <w:r>
        <w:rPr>
          <w:rFonts w:asciiTheme="minorEastAsia" w:hAnsiTheme="minorEastAsia" w:hint="eastAsia"/>
        </w:rPr>
        <w:t>变得更加成熟和</w:t>
      </w:r>
      <w:r>
        <w:rPr>
          <w:rFonts w:asciiTheme="minorEastAsia" w:hAnsiTheme="minorEastAsia"/>
        </w:rPr>
        <w:t>自信</w:t>
      </w:r>
      <w:r>
        <w:rPr>
          <w:rFonts w:asciiTheme="minorEastAsia" w:hAnsiTheme="minorEastAsia" w:hint="eastAsia"/>
        </w:rPr>
        <w:t>。我的成长和收获都离不开</w:t>
      </w:r>
      <w:r>
        <w:rPr>
          <w:rFonts w:asciiTheme="minorEastAsia" w:hAnsiTheme="minorEastAsia"/>
        </w:rPr>
        <w:t>老师、同学、</w:t>
      </w:r>
      <w:r>
        <w:rPr>
          <w:rFonts w:asciiTheme="minorEastAsia" w:hAnsiTheme="minorEastAsia" w:hint="eastAsia"/>
        </w:rPr>
        <w:t>家人给与的指导和</w:t>
      </w:r>
      <w:r>
        <w:rPr>
          <w:rFonts w:asciiTheme="minorEastAsia" w:hAnsiTheme="minorEastAsia"/>
        </w:rPr>
        <w:t>帮助</w:t>
      </w:r>
      <w:r>
        <w:rPr>
          <w:rFonts w:asciiTheme="minorEastAsia" w:hAnsiTheme="minorEastAsia" w:hint="eastAsia"/>
        </w:rPr>
        <w:t>，</w:t>
      </w:r>
      <w:r>
        <w:rPr>
          <w:rFonts w:asciiTheme="minorEastAsia" w:hAnsiTheme="minorEastAsia"/>
        </w:rPr>
        <w:t>在此</w:t>
      </w:r>
      <w:r>
        <w:rPr>
          <w:rFonts w:asciiTheme="minorEastAsia" w:hAnsiTheme="minorEastAsia" w:hint="eastAsia"/>
        </w:rPr>
        <w:t>我向</w:t>
      </w:r>
      <w:r>
        <w:rPr>
          <w:rFonts w:asciiTheme="minorEastAsia" w:hAnsiTheme="minorEastAsia"/>
        </w:rPr>
        <w:t>所有帮助、关心</w:t>
      </w:r>
      <w:r>
        <w:rPr>
          <w:rFonts w:asciiTheme="minorEastAsia" w:hAnsiTheme="minorEastAsia" w:hint="eastAsia"/>
        </w:rPr>
        <w:t>、鼓励</w:t>
      </w:r>
      <w:r>
        <w:rPr>
          <w:rFonts w:asciiTheme="minorEastAsia" w:hAnsiTheme="minorEastAsia"/>
        </w:rPr>
        <w:t>我的</w:t>
      </w:r>
      <w:r>
        <w:rPr>
          <w:rFonts w:asciiTheme="minorEastAsia" w:hAnsiTheme="minorEastAsia" w:hint="eastAsia"/>
        </w:rPr>
        <w:t>人</w:t>
      </w:r>
      <w:r>
        <w:rPr>
          <w:rFonts w:asciiTheme="minorEastAsia" w:hAnsiTheme="minorEastAsia"/>
        </w:rPr>
        <w:t>表示</w:t>
      </w:r>
      <w:r>
        <w:rPr>
          <w:rFonts w:asciiTheme="minorEastAsia" w:hAnsiTheme="minorEastAsia" w:hint="eastAsia"/>
        </w:rPr>
        <w:t>由衷</w:t>
      </w:r>
      <w:r>
        <w:rPr>
          <w:rFonts w:asciiTheme="minorEastAsia" w:hAnsiTheme="minorEastAsia"/>
        </w:rPr>
        <w:t>的感谢和深深的祝福。</w:t>
      </w:r>
      <w:r>
        <w:rPr>
          <w:rFonts w:asciiTheme="minorEastAsia" w:hAnsiTheme="minorEastAsia" w:hint="eastAsia"/>
        </w:rPr>
        <w:t>同样</w:t>
      </w:r>
      <w:r>
        <w:rPr>
          <w:rFonts w:asciiTheme="minorEastAsia" w:hAnsiTheme="minorEastAsia"/>
        </w:rPr>
        <w:t>感谢那些</w:t>
      </w:r>
      <w:r>
        <w:rPr>
          <w:rFonts w:asciiTheme="minorEastAsia" w:hAnsiTheme="minorEastAsia" w:hint="eastAsia"/>
        </w:rPr>
        <w:t>只通过</w:t>
      </w:r>
      <w:r>
        <w:rPr>
          <w:rFonts w:asciiTheme="minorEastAsia" w:hAnsiTheme="minorEastAsia"/>
        </w:rPr>
        <w:t>邮件</w:t>
      </w:r>
      <w:r>
        <w:rPr>
          <w:rFonts w:asciiTheme="minorEastAsia" w:hAnsiTheme="minorEastAsia" w:hint="eastAsia"/>
        </w:rPr>
        <w:t>进行交流，为我提供帮助和支持</w:t>
      </w:r>
      <w:r>
        <w:rPr>
          <w:rFonts w:asciiTheme="minorEastAsia" w:hAnsiTheme="minorEastAsia"/>
        </w:rPr>
        <w:t>的</w:t>
      </w:r>
      <w:r>
        <w:rPr>
          <w:rFonts w:asciiTheme="minorEastAsia" w:hAnsiTheme="minorEastAsia" w:hint="eastAsia"/>
        </w:rPr>
        <w:t>陌生</w:t>
      </w:r>
      <w:r>
        <w:rPr>
          <w:rFonts w:asciiTheme="minorEastAsia" w:hAnsiTheme="minorEastAsia"/>
        </w:rPr>
        <w:t>科研工作者们</w:t>
      </w:r>
      <w:r>
        <w:rPr>
          <w:rFonts w:asciiTheme="minorEastAsia" w:hAnsiTheme="minorEastAsia" w:hint="eastAsia"/>
        </w:rPr>
        <w:t>，祝福你们</w:t>
      </w:r>
      <w:r>
        <w:rPr>
          <w:rFonts w:asciiTheme="minorEastAsia" w:hAnsiTheme="minorEastAsia"/>
        </w:rPr>
        <w:t>身体健康，</w:t>
      </w:r>
      <w:r>
        <w:rPr>
          <w:rFonts w:asciiTheme="minorEastAsia" w:hAnsiTheme="minorEastAsia" w:hint="eastAsia"/>
        </w:rPr>
        <w:t>前程似锦</w:t>
      </w:r>
      <w:r>
        <w:rPr>
          <w:rFonts w:asciiTheme="minorEastAsia" w:hAnsiTheme="minorEastAsia"/>
        </w:rPr>
        <w:t>。</w:t>
      </w:r>
    </w:p>
    <w:p w14:paraId="6A2711A6" w14:textId="77777777" w:rsidR="00E07C41" w:rsidRDefault="00514A19">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 在这里</w:t>
      </w:r>
      <w:r>
        <w:rPr>
          <w:rFonts w:asciiTheme="minorEastAsia" w:hAnsiTheme="minorEastAsia"/>
        </w:rPr>
        <w:t>，首先要感谢</w:t>
      </w:r>
      <w:r>
        <w:rPr>
          <w:rFonts w:asciiTheme="minorEastAsia" w:hAnsiTheme="minorEastAsia" w:hint="eastAsia"/>
        </w:rPr>
        <w:t>陪伴和指导了</w:t>
      </w:r>
      <w:r>
        <w:rPr>
          <w:rFonts w:asciiTheme="minorEastAsia" w:hAnsiTheme="minorEastAsia"/>
        </w:rPr>
        <w:t>我</w:t>
      </w:r>
      <w:r>
        <w:rPr>
          <w:rFonts w:asciiTheme="minorEastAsia" w:hAnsiTheme="minorEastAsia" w:hint="eastAsia"/>
        </w:rPr>
        <w:t>三年的</w:t>
      </w:r>
      <w:r>
        <w:rPr>
          <w:rFonts w:asciiTheme="minorEastAsia" w:hAnsiTheme="minorEastAsia"/>
        </w:rPr>
        <w:t>导师，唐</w:t>
      </w:r>
      <w:r>
        <w:rPr>
          <w:rFonts w:asciiTheme="minorEastAsia" w:hAnsiTheme="minorEastAsia" w:hint="eastAsia"/>
        </w:rPr>
        <w:t>雁</w:t>
      </w:r>
      <w:r>
        <w:rPr>
          <w:rFonts w:asciiTheme="minorEastAsia" w:hAnsiTheme="minorEastAsia"/>
        </w:rPr>
        <w:t>教授</w:t>
      </w:r>
      <w:r>
        <w:rPr>
          <w:rFonts w:asciiTheme="minorEastAsia" w:hAnsiTheme="minorEastAsia" w:hint="eastAsia"/>
        </w:rPr>
        <w:t>，让我非常有</w:t>
      </w:r>
      <w:r>
        <w:rPr>
          <w:rFonts w:asciiTheme="minorEastAsia" w:hAnsiTheme="minorEastAsia"/>
        </w:rPr>
        <w:t>幸成为</w:t>
      </w:r>
      <w:r>
        <w:rPr>
          <w:rFonts w:asciiTheme="minorEastAsia" w:hAnsiTheme="minorEastAsia" w:hint="eastAsia"/>
        </w:rPr>
        <w:t>“</w:t>
      </w:r>
      <w:r>
        <w:rPr>
          <w:rFonts w:asciiTheme="minorEastAsia" w:hAnsiTheme="minorEastAsia"/>
        </w:rPr>
        <w:t>唐门</w:t>
      </w:r>
      <w:r>
        <w:rPr>
          <w:rFonts w:asciiTheme="minorEastAsia" w:hAnsiTheme="minorEastAsia" w:hint="eastAsia"/>
        </w:rPr>
        <w:t>”</w:t>
      </w:r>
      <w:r>
        <w:rPr>
          <w:rFonts w:asciiTheme="minorEastAsia" w:hAnsiTheme="minorEastAsia"/>
        </w:rPr>
        <w:t>的一</w:t>
      </w:r>
      <w:r>
        <w:rPr>
          <w:rFonts w:asciiTheme="minorEastAsia" w:hAnsiTheme="minorEastAsia" w:hint="eastAsia"/>
        </w:rPr>
        <w:t>员</w:t>
      </w:r>
      <w:r>
        <w:rPr>
          <w:rFonts w:asciiTheme="minorEastAsia" w:hAnsiTheme="minorEastAsia"/>
        </w:rPr>
        <w:t>。这三年</w:t>
      </w:r>
      <w:r>
        <w:rPr>
          <w:rFonts w:asciiTheme="minorEastAsia" w:hAnsiTheme="minorEastAsia" w:hint="eastAsia"/>
        </w:rPr>
        <w:t>的研究生生涯里，在唐老师的耐心指导和鼓励下，让我的学术水平</w:t>
      </w:r>
      <w:r>
        <w:rPr>
          <w:rFonts w:asciiTheme="minorEastAsia" w:hAnsiTheme="minorEastAsia"/>
        </w:rPr>
        <w:t>和生活</w:t>
      </w:r>
      <w:r>
        <w:rPr>
          <w:rFonts w:asciiTheme="minorEastAsia" w:hAnsiTheme="minorEastAsia" w:hint="eastAsia"/>
        </w:rPr>
        <w:t>能力都得到了很大的提高</w:t>
      </w:r>
      <w:r>
        <w:rPr>
          <w:rFonts w:asciiTheme="minorEastAsia" w:hAnsiTheme="minorEastAsia"/>
        </w:rPr>
        <w:t>。</w:t>
      </w:r>
      <w:r>
        <w:rPr>
          <w:rFonts w:asciiTheme="minorEastAsia" w:hAnsiTheme="minorEastAsia" w:hint="eastAsia"/>
        </w:rPr>
        <w:t>在研究学习中，无论遇到任何问题，唐老师都会认真细心地去为我解答；在遇到生活中困惑的问题，也会耐心地为我排忧解难并指明方向，唐老师这种</w:t>
      </w:r>
      <w:r>
        <w:rPr>
          <w:rFonts w:asciiTheme="minorEastAsia" w:hAnsiTheme="minorEastAsia"/>
        </w:rPr>
        <w:t>严谨的教学态度</w:t>
      </w:r>
      <w:r>
        <w:rPr>
          <w:rFonts w:asciiTheme="minorEastAsia" w:hAnsiTheme="minorEastAsia" w:hint="eastAsia"/>
        </w:rPr>
        <w:t>和独特</w:t>
      </w:r>
      <w:r>
        <w:rPr>
          <w:rFonts w:asciiTheme="minorEastAsia" w:hAnsiTheme="minorEastAsia"/>
        </w:rPr>
        <w:t>的人格魅</w:t>
      </w:r>
      <w:r>
        <w:rPr>
          <w:rFonts w:asciiTheme="minorEastAsia" w:hAnsiTheme="minorEastAsia" w:hint="eastAsia"/>
        </w:rPr>
        <w:t>力也让我深深折服，</w:t>
      </w:r>
      <w:r>
        <w:rPr>
          <w:rFonts w:asciiTheme="minorEastAsia" w:hAnsiTheme="minorEastAsia"/>
        </w:rPr>
        <w:t>时刻激励</w:t>
      </w:r>
      <w:r>
        <w:rPr>
          <w:rFonts w:asciiTheme="minorEastAsia" w:hAnsiTheme="minorEastAsia" w:hint="eastAsia"/>
        </w:rPr>
        <w:t>和</w:t>
      </w:r>
      <w:r>
        <w:rPr>
          <w:rFonts w:asciiTheme="minorEastAsia" w:hAnsiTheme="minorEastAsia"/>
        </w:rPr>
        <w:t>鞭策着我</w:t>
      </w:r>
      <w:r>
        <w:rPr>
          <w:rFonts w:asciiTheme="minorEastAsia" w:hAnsiTheme="minorEastAsia" w:hint="eastAsia"/>
        </w:rPr>
        <w:t>。正是</w:t>
      </w:r>
      <w:r>
        <w:rPr>
          <w:rFonts w:asciiTheme="minorEastAsia" w:hAnsiTheme="minorEastAsia"/>
        </w:rPr>
        <w:t>唐老师的言传身教，让我知道做学术要</w:t>
      </w:r>
      <w:r>
        <w:rPr>
          <w:rFonts w:asciiTheme="minorEastAsia" w:hAnsiTheme="minorEastAsia" w:hint="eastAsia"/>
        </w:rPr>
        <w:t>认真</w:t>
      </w:r>
      <w:r>
        <w:rPr>
          <w:rFonts w:asciiTheme="minorEastAsia" w:hAnsiTheme="minorEastAsia"/>
        </w:rPr>
        <w:t>严谨，</w:t>
      </w:r>
      <w:r>
        <w:rPr>
          <w:rFonts w:asciiTheme="minorEastAsia" w:hAnsiTheme="minorEastAsia" w:hint="eastAsia"/>
        </w:rPr>
        <w:t>做学术要稳扎稳打，用心沉淀</w:t>
      </w:r>
      <w:r>
        <w:rPr>
          <w:rFonts w:asciiTheme="minorEastAsia" w:hAnsiTheme="minorEastAsia"/>
        </w:rPr>
        <w:t>；</w:t>
      </w:r>
      <w:r>
        <w:rPr>
          <w:rFonts w:asciiTheme="minorEastAsia" w:hAnsiTheme="minorEastAsia" w:hint="eastAsia"/>
        </w:rPr>
        <w:t>更</w:t>
      </w:r>
      <w:r>
        <w:rPr>
          <w:rFonts w:asciiTheme="minorEastAsia" w:hAnsiTheme="minorEastAsia"/>
        </w:rPr>
        <w:t>让我知道做人要勤奋</w:t>
      </w:r>
      <w:r>
        <w:rPr>
          <w:rFonts w:asciiTheme="minorEastAsia" w:hAnsiTheme="minorEastAsia" w:hint="eastAsia"/>
        </w:rPr>
        <w:t>刻苦</w:t>
      </w:r>
      <w:r>
        <w:rPr>
          <w:rFonts w:asciiTheme="minorEastAsia" w:hAnsiTheme="minorEastAsia"/>
        </w:rPr>
        <w:t>，脚踏实地，</w:t>
      </w:r>
      <w:r>
        <w:rPr>
          <w:rFonts w:asciiTheme="minorEastAsia" w:hAnsiTheme="minorEastAsia" w:hint="eastAsia"/>
        </w:rPr>
        <w:t>有梦想有追求；</w:t>
      </w:r>
      <w:r>
        <w:rPr>
          <w:rFonts w:asciiTheme="minorEastAsia" w:hAnsiTheme="minorEastAsia"/>
        </w:rPr>
        <w:t>也正是</w:t>
      </w:r>
      <w:r>
        <w:rPr>
          <w:rFonts w:asciiTheme="minorEastAsia" w:hAnsiTheme="minorEastAsia" w:hint="eastAsia"/>
        </w:rPr>
        <w:t>唐老师</w:t>
      </w:r>
      <w:r>
        <w:rPr>
          <w:rFonts w:asciiTheme="minorEastAsia" w:hAnsiTheme="minorEastAsia"/>
        </w:rPr>
        <w:t>的</w:t>
      </w:r>
      <w:r>
        <w:rPr>
          <w:rFonts w:asciiTheme="minorEastAsia" w:hAnsiTheme="minorEastAsia" w:hint="eastAsia"/>
        </w:rPr>
        <w:t>耐心</w:t>
      </w:r>
      <w:r>
        <w:rPr>
          <w:rFonts w:asciiTheme="minorEastAsia" w:hAnsiTheme="minorEastAsia"/>
        </w:rPr>
        <w:t>指导，让我的毕业论文</w:t>
      </w:r>
      <w:r>
        <w:rPr>
          <w:rFonts w:asciiTheme="minorEastAsia" w:hAnsiTheme="minorEastAsia" w:hint="eastAsia"/>
        </w:rPr>
        <w:t>能够</w:t>
      </w:r>
      <w:r>
        <w:rPr>
          <w:rFonts w:asciiTheme="minorEastAsia" w:hAnsiTheme="minorEastAsia"/>
        </w:rPr>
        <w:t>顺利完成。</w:t>
      </w:r>
      <w:r>
        <w:rPr>
          <w:rFonts w:asciiTheme="minorEastAsia" w:hAnsiTheme="minorEastAsia" w:hint="eastAsia"/>
        </w:rPr>
        <w:t>在这里</w:t>
      </w:r>
      <w:r>
        <w:rPr>
          <w:rFonts w:asciiTheme="minorEastAsia" w:hAnsiTheme="minorEastAsia"/>
        </w:rPr>
        <w:t>再次</w:t>
      </w:r>
      <w:r>
        <w:rPr>
          <w:rFonts w:asciiTheme="minorEastAsia" w:hAnsiTheme="minorEastAsia" w:hint="eastAsia"/>
        </w:rPr>
        <w:t>向唐老师表示最真诚的感谢</w:t>
      </w:r>
      <w:r>
        <w:rPr>
          <w:rFonts w:asciiTheme="minorEastAsia" w:hAnsiTheme="minorEastAsia"/>
        </w:rPr>
        <w:t>，您辛苦</w:t>
      </w:r>
      <w:r>
        <w:rPr>
          <w:rFonts w:asciiTheme="minorEastAsia" w:hAnsiTheme="minorEastAsia" w:hint="eastAsia"/>
        </w:rPr>
        <w:t>了！</w:t>
      </w:r>
    </w:p>
    <w:p w14:paraId="77DD0AF5" w14:textId="77777777" w:rsidR="00E07C41" w:rsidRDefault="00514A19">
      <w:pPr>
        <w:rPr>
          <w:rFonts w:asciiTheme="minorEastAsia" w:hAnsiTheme="minorEastAsia"/>
        </w:rPr>
      </w:pPr>
      <w:r>
        <w:rPr>
          <w:rFonts w:asciiTheme="minorEastAsia" w:hAnsiTheme="minorEastAsia" w:hint="eastAsia"/>
        </w:rPr>
        <w:tab/>
        <w:t>同时</w:t>
      </w:r>
      <w:r>
        <w:rPr>
          <w:rFonts w:asciiTheme="minorEastAsia" w:hAnsiTheme="minorEastAsia"/>
        </w:rPr>
        <w:t>，我</w:t>
      </w:r>
      <w:r>
        <w:rPr>
          <w:rFonts w:asciiTheme="minorEastAsia" w:hAnsiTheme="minorEastAsia" w:hint="eastAsia"/>
        </w:rPr>
        <w:t>也</w:t>
      </w:r>
      <w:r>
        <w:rPr>
          <w:rFonts w:asciiTheme="minorEastAsia" w:hAnsiTheme="minorEastAsia"/>
        </w:rPr>
        <w:t>要感谢</w:t>
      </w:r>
      <w:r>
        <w:rPr>
          <w:rFonts w:asciiTheme="minorEastAsia" w:hAnsiTheme="minorEastAsia" w:hint="eastAsia"/>
        </w:rPr>
        <w:t>学院的</w:t>
      </w:r>
      <w:r>
        <w:rPr>
          <w:rFonts w:asciiTheme="minorEastAsia" w:hAnsiTheme="minorEastAsia"/>
        </w:rPr>
        <w:t>授课老师</w:t>
      </w:r>
      <w:r>
        <w:rPr>
          <w:rFonts w:asciiTheme="minorEastAsia" w:hAnsiTheme="minorEastAsia" w:hint="eastAsia"/>
        </w:rPr>
        <w:t>，</w:t>
      </w:r>
      <w:r>
        <w:rPr>
          <w:rFonts w:asciiTheme="minorEastAsia" w:hAnsiTheme="minorEastAsia"/>
        </w:rPr>
        <w:t>张自力老师</w:t>
      </w:r>
      <w:r>
        <w:rPr>
          <w:rFonts w:asciiTheme="minorEastAsia" w:hAnsiTheme="minorEastAsia" w:hint="eastAsia"/>
        </w:rPr>
        <w:t>、贾韬老师</w:t>
      </w:r>
      <w:r>
        <w:rPr>
          <w:rFonts w:asciiTheme="minorEastAsia" w:hAnsiTheme="minorEastAsia"/>
        </w:rPr>
        <w:t>、刘志明老师、余国先老师。</w:t>
      </w:r>
      <w:r>
        <w:rPr>
          <w:rFonts w:asciiTheme="minorEastAsia" w:hAnsiTheme="minorEastAsia" w:hint="eastAsia"/>
        </w:rPr>
        <w:t>你们在</w:t>
      </w:r>
      <w:r>
        <w:rPr>
          <w:rFonts w:asciiTheme="minorEastAsia" w:hAnsiTheme="minorEastAsia"/>
        </w:rPr>
        <w:t>课堂上</w:t>
      </w:r>
      <w:r>
        <w:rPr>
          <w:rFonts w:asciiTheme="minorEastAsia" w:hAnsiTheme="minorEastAsia" w:hint="eastAsia"/>
        </w:rPr>
        <w:t>不但教会了</w:t>
      </w:r>
      <w:r>
        <w:rPr>
          <w:rFonts w:asciiTheme="minorEastAsia" w:hAnsiTheme="minorEastAsia"/>
        </w:rPr>
        <w:t>我</w:t>
      </w:r>
      <w:r>
        <w:rPr>
          <w:rFonts w:asciiTheme="minorEastAsia" w:hAnsiTheme="minorEastAsia" w:hint="eastAsia"/>
        </w:rPr>
        <w:t>云计算、</w:t>
      </w:r>
      <w:r>
        <w:rPr>
          <w:rFonts w:asciiTheme="minorEastAsia" w:hAnsiTheme="minorEastAsia"/>
        </w:rPr>
        <w:t>机器学习等</w:t>
      </w:r>
      <w:r>
        <w:rPr>
          <w:rFonts w:asciiTheme="minorEastAsia" w:hAnsiTheme="minorEastAsia" w:hint="eastAsia"/>
        </w:rPr>
        <w:t>方面</w:t>
      </w:r>
      <w:r>
        <w:rPr>
          <w:rFonts w:asciiTheme="minorEastAsia" w:hAnsiTheme="minorEastAsia"/>
        </w:rPr>
        <w:t>的专业知识，</w:t>
      </w:r>
      <w:r>
        <w:rPr>
          <w:rFonts w:asciiTheme="minorEastAsia" w:hAnsiTheme="minorEastAsia" w:hint="eastAsia"/>
        </w:rPr>
        <w:t>更是通过自身的经历告诉了我许多人生哲理，</w:t>
      </w:r>
      <w:r>
        <w:rPr>
          <w:rFonts w:asciiTheme="minorEastAsia" w:hAnsiTheme="minorEastAsia"/>
        </w:rPr>
        <w:t>教会了我们</w:t>
      </w:r>
      <w:r>
        <w:rPr>
          <w:rFonts w:asciiTheme="minorEastAsia" w:hAnsiTheme="minorEastAsia" w:hint="eastAsia"/>
        </w:rPr>
        <w:t>“做人做事做学问</w:t>
      </w:r>
      <w:r>
        <w:rPr>
          <w:rFonts w:asciiTheme="minorEastAsia" w:hAnsiTheme="minorEastAsia"/>
        </w:rPr>
        <w:t>、</w:t>
      </w:r>
      <w:r>
        <w:rPr>
          <w:rFonts w:asciiTheme="minorEastAsia" w:hAnsiTheme="minorEastAsia" w:hint="eastAsia"/>
        </w:rPr>
        <w:t>尽心尽力尽责任”</w:t>
      </w:r>
      <w:r>
        <w:rPr>
          <w:rFonts w:asciiTheme="minorEastAsia" w:hAnsiTheme="minorEastAsia"/>
        </w:rPr>
        <w:t>的道理。</w:t>
      </w:r>
      <w:r>
        <w:rPr>
          <w:rFonts w:asciiTheme="minorEastAsia" w:hAnsiTheme="minorEastAsia" w:hint="eastAsia"/>
        </w:rPr>
        <w:t>正是你们</w:t>
      </w:r>
      <w:r>
        <w:rPr>
          <w:rFonts w:asciiTheme="minorEastAsia" w:hAnsiTheme="minorEastAsia"/>
        </w:rPr>
        <w:t>的谆谆教导，</w:t>
      </w:r>
      <w:r>
        <w:rPr>
          <w:rFonts w:asciiTheme="minorEastAsia" w:hAnsiTheme="minorEastAsia" w:hint="eastAsia"/>
        </w:rPr>
        <w:t>帮助我发现</w:t>
      </w:r>
      <w:r>
        <w:rPr>
          <w:rFonts w:asciiTheme="minorEastAsia" w:hAnsiTheme="minorEastAsia"/>
        </w:rPr>
        <w:t>了自</w:t>
      </w:r>
      <w:r>
        <w:rPr>
          <w:rFonts w:asciiTheme="minorEastAsia" w:hAnsiTheme="minorEastAsia" w:hint="eastAsia"/>
        </w:rPr>
        <w:t>身</w:t>
      </w:r>
      <w:r>
        <w:rPr>
          <w:rFonts w:asciiTheme="minorEastAsia" w:hAnsiTheme="minorEastAsia"/>
        </w:rPr>
        <w:t>的</w:t>
      </w:r>
      <w:r>
        <w:rPr>
          <w:rFonts w:asciiTheme="minorEastAsia" w:hAnsiTheme="minorEastAsia" w:hint="eastAsia"/>
        </w:rPr>
        <w:t>不足，为我</w:t>
      </w:r>
      <w:r>
        <w:rPr>
          <w:rFonts w:asciiTheme="minorEastAsia" w:hAnsiTheme="minorEastAsia"/>
        </w:rPr>
        <w:t>指明了</w:t>
      </w:r>
      <w:r>
        <w:rPr>
          <w:rFonts w:asciiTheme="minorEastAsia" w:hAnsiTheme="minorEastAsia" w:hint="eastAsia"/>
        </w:rPr>
        <w:t>未来的目标和方向，对我将来的工作和生活都产生了深远</w:t>
      </w:r>
      <w:r>
        <w:rPr>
          <w:rFonts w:asciiTheme="minorEastAsia" w:hAnsiTheme="minorEastAsia"/>
        </w:rPr>
        <w:t>的影响</w:t>
      </w:r>
      <w:r>
        <w:rPr>
          <w:rFonts w:asciiTheme="minorEastAsia" w:hAnsiTheme="minorEastAsia" w:hint="eastAsia"/>
        </w:rPr>
        <w:t>。在此毕业之际，心怀不舍和感激</w:t>
      </w:r>
      <w:r>
        <w:rPr>
          <w:rFonts w:asciiTheme="minorEastAsia" w:hAnsiTheme="minorEastAsia"/>
        </w:rPr>
        <w:t>，</w:t>
      </w:r>
      <w:r>
        <w:rPr>
          <w:rFonts w:asciiTheme="minorEastAsia" w:hAnsiTheme="minorEastAsia" w:hint="eastAsia"/>
        </w:rPr>
        <w:t>向你们表示真诚的</w:t>
      </w:r>
      <w:r>
        <w:rPr>
          <w:rFonts w:asciiTheme="minorEastAsia" w:hAnsiTheme="minorEastAsia"/>
        </w:rPr>
        <w:t>感谢</w:t>
      </w:r>
      <w:r>
        <w:rPr>
          <w:rFonts w:asciiTheme="minorEastAsia" w:hAnsiTheme="minorEastAsia" w:hint="eastAsia"/>
        </w:rPr>
        <w:t>，</w:t>
      </w:r>
      <w:r>
        <w:rPr>
          <w:rFonts w:asciiTheme="minorEastAsia" w:hAnsiTheme="minorEastAsia"/>
        </w:rPr>
        <w:t>遇到你们是我研究生三年来最大的收获</w:t>
      </w:r>
      <w:r>
        <w:rPr>
          <w:rFonts w:asciiTheme="minorEastAsia" w:hAnsiTheme="minorEastAsia" w:hint="eastAsia"/>
        </w:rPr>
        <w:t>和荣幸</w:t>
      </w:r>
      <w:r>
        <w:rPr>
          <w:rFonts w:asciiTheme="minorEastAsia" w:hAnsiTheme="minorEastAsia"/>
        </w:rPr>
        <w:t>。</w:t>
      </w:r>
    </w:p>
    <w:p w14:paraId="75FA4A4B" w14:textId="77777777" w:rsidR="00E07C41" w:rsidRDefault="00514A19">
      <w:pPr>
        <w:rPr>
          <w:rFonts w:asciiTheme="minorEastAsia" w:hAnsiTheme="minorEastAsia"/>
        </w:rPr>
      </w:pPr>
      <w:r>
        <w:rPr>
          <w:rFonts w:asciiTheme="minorEastAsia" w:hAnsiTheme="minorEastAsia" w:hint="eastAsia"/>
        </w:rPr>
        <w:tab/>
        <w:t>另外，我要感谢实验室的师兄师姐牟春</w:t>
      </w:r>
      <w:r>
        <w:rPr>
          <w:rFonts w:asciiTheme="minorEastAsia" w:hAnsiTheme="minorEastAsia"/>
        </w:rPr>
        <w:t>倩、胡金戈</w:t>
      </w:r>
      <w:r>
        <w:rPr>
          <w:rFonts w:asciiTheme="minorEastAsia" w:hAnsiTheme="minorEastAsia" w:hint="eastAsia"/>
        </w:rPr>
        <w:t>、侯宇博、王思杰、游婷婷、张艺琨，在研究工作中给予的支持；感谢同门的小伙伴王书涛、毛德磊在生活和</w:t>
      </w:r>
      <w:r>
        <w:rPr>
          <w:rFonts w:asciiTheme="minorEastAsia" w:hAnsiTheme="minorEastAsia"/>
        </w:rPr>
        <w:t>学术</w:t>
      </w:r>
      <w:r>
        <w:rPr>
          <w:rFonts w:asciiTheme="minorEastAsia" w:hAnsiTheme="minorEastAsia" w:hint="eastAsia"/>
        </w:rPr>
        <w:t>中</w:t>
      </w:r>
      <w:r>
        <w:rPr>
          <w:rFonts w:asciiTheme="minorEastAsia" w:hAnsiTheme="minorEastAsia"/>
        </w:rPr>
        <w:t>给我的</w:t>
      </w:r>
      <w:r>
        <w:rPr>
          <w:rFonts w:asciiTheme="minorEastAsia" w:hAnsiTheme="minorEastAsia" w:hint="eastAsia"/>
        </w:rPr>
        <w:t>帮助和启发；感谢</w:t>
      </w:r>
      <w:r>
        <w:rPr>
          <w:rFonts w:asciiTheme="minorEastAsia" w:hAnsiTheme="minorEastAsia"/>
        </w:rPr>
        <w:t>师弟师妹王</w:t>
      </w:r>
      <w:r>
        <w:rPr>
          <w:rFonts w:asciiTheme="minorEastAsia" w:hAnsiTheme="minorEastAsia" w:hint="eastAsia"/>
        </w:rPr>
        <w:t>渊</w:t>
      </w:r>
      <w:r>
        <w:rPr>
          <w:rFonts w:asciiTheme="minorEastAsia" w:hAnsiTheme="minorEastAsia"/>
        </w:rPr>
        <w:t>、闫航宇、蒋</w:t>
      </w:r>
      <w:r>
        <w:rPr>
          <w:rFonts w:asciiTheme="minorEastAsia" w:hAnsiTheme="minorEastAsia" w:hint="eastAsia"/>
        </w:rPr>
        <w:t>维、</w:t>
      </w:r>
      <w:r>
        <w:rPr>
          <w:rFonts w:asciiTheme="minorEastAsia" w:hAnsiTheme="minorEastAsia"/>
        </w:rPr>
        <w:t>高名衍，谢谢你们在生活</w:t>
      </w:r>
      <w:r>
        <w:rPr>
          <w:rFonts w:asciiTheme="minorEastAsia" w:hAnsiTheme="minorEastAsia" w:hint="eastAsia"/>
        </w:rPr>
        <w:t>上</w:t>
      </w:r>
      <w:r>
        <w:rPr>
          <w:rFonts w:asciiTheme="minorEastAsia" w:hAnsiTheme="minorEastAsia"/>
        </w:rPr>
        <w:t>的</w:t>
      </w:r>
      <w:r>
        <w:rPr>
          <w:rFonts w:asciiTheme="minorEastAsia" w:hAnsiTheme="minorEastAsia" w:hint="eastAsia"/>
        </w:rPr>
        <w:t>关心和</w:t>
      </w:r>
      <w:r>
        <w:rPr>
          <w:rFonts w:asciiTheme="minorEastAsia" w:hAnsiTheme="minorEastAsia"/>
        </w:rPr>
        <w:t>帮助。</w:t>
      </w:r>
      <w:r>
        <w:rPr>
          <w:rFonts w:asciiTheme="minorEastAsia" w:hAnsiTheme="minorEastAsia" w:hint="eastAsia"/>
        </w:rPr>
        <w:t>还要感谢我的好朋友张龙、王可尧、肖林龙、邹斌，感谢你们在学习和生活上提供的帮助。由衷地感谢你们，很</w:t>
      </w:r>
      <w:r>
        <w:rPr>
          <w:rFonts w:asciiTheme="minorEastAsia" w:hAnsiTheme="minorEastAsia"/>
        </w:rPr>
        <w:t>幸运</w:t>
      </w:r>
      <w:r>
        <w:rPr>
          <w:rFonts w:asciiTheme="minorEastAsia" w:hAnsiTheme="minorEastAsia" w:hint="eastAsia"/>
        </w:rPr>
        <w:t>能与你们一起学习和生活，</w:t>
      </w:r>
      <w:r>
        <w:rPr>
          <w:rFonts w:asciiTheme="minorEastAsia" w:hAnsiTheme="minorEastAsia" w:hint="eastAsia"/>
        </w:rPr>
        <w:lastRenderedPageBreak/>
        <w:t>正是你们的陪伴，让我度过了一个快乐并有意义的研究生生涯。</w:t>
      </w:r>
    </w:p>
    <w:p w14:paraId="1E0111AA" w14:textId="77777777" w:rsidR="00E07C41" w:rsidRDefault="00514A19">
      <w:pPr>
        <w:rPr>
          <w:rFonts w:asciiTheme="minorEastAsia" w:hAnsiTheme="minorEastAsia"/>
        </w:rPr>
      </w:pPr>
      <w:r>
        <w:rPr>
          <w:rFonts w:asciiTheme="minorEastAsia" w:hAnsiTheme="minorEastAsia" w:hint="eastAsia"/>
        </w:rPr>
        <w:tab/>
        <w:t>最后，我要感谢我的家人们，特别是父母和我的女朋友彭瑜，感谢你们始终在我身后默默地支持我、鼓励我、包容我，你们</w:t>
      </w:r>
      <w:r>
        <w:rPr>
          <w:rFonts w:asciiTheme="minorEastAsia" w:hAnsiTheme="minorEastAsia"/>
        </w:rPr>
        <w:t>的</w:t>
      </w:r>
      <w:r>
        <w:rPr>
          <w:rFonts w:asciiTheme="minorEastAsia" w:hAnsiTheme="minorEastAsia" w:hint="eastAsia"/>
        </w:rPr>
        <w:t>支持</w:t>
      </w:r>
      <w:r>
        <w:rPr>
          <w:rFonts w:asciiTheme="minorEastAsia" w:hAnsiTheme="minorEastAsia"/>
        </w:rPr>
        <w:t>和</w:t>
      </w:r>
      <w:r>
        <w:rPr>
          <w:rFonts w:asciiTheme="minorEastAsia" w:hAnsiTheme="minorEastAsia" w:hint="eastAsia"/>
        </w:rPr>
        <w:t>鼓励</w:t>
      </w:r>
      <w:r>
        <w:rPr>
          <w:rFonts w:asciiTheme="minorEastAsia" w:hAnsiTheme="minorEastAsia"/>
        </w:rPr>
        <w:t>是我学习和工作最大</w:t>
      </w:r>
      <w:r>
        <w:rPr>
          <w:rFonts w:asciiTheme="minorEastAsia" w:hAnsiTheme="minorEastAsia" w:hint="eastAsia"/>
        </w:rPr>
        <w:t>的</w:t>
      </w:r>
      <w:r>
        <w:rPr>
          <w:rFonts w:asciiTheme="minorEastAsia" w:hAnsiTheme="minorEastAsia"/>
        </w:rPr>
        <w:t>动力。</w:t>
      </w:r>
    </w:p>
    <w:p w14:paraId="2A0F6852" w14:textId="77777777" w:rsidR="00E07C41" w:rsidRDefault="00514A19">
      <w:pPr>
        <w:rPr>
          <w:rFonts w:asciiTheme="minorEastAsia" w:hAnsiTheme="minorEastAsia"/>
        </w:rPr>
      </w:pPr>
      <w:r>
        <w:rPr>
          <w:rFonts w:asciiTheme="minorEastAsia" w:hAnsiTheme="minorEastAsia" w:hint="eastAsia"/>
        </w:rPr>
        <w:tab/>
        <w:t>值此毕业论文完成之际，再次向上面所有给予我帮助的人致以最诚挚的谢意！也衷心</w:t>
      </w:r>
      <w:r>
        <w:rPr>
          <w:rFonts w:asciiTheme="minorEastAsia" w:hAnsiTheme="minorEastAsia"/>
        </w:rPr>
        <w:t>感谢参加论文评审和答辩工作的各位专家和教授，祝您们身体健康</w:t>
      </w:r>
      <w:r>
        <w:rPr>
          <w:rFonts w:asciiTheme="minorEastAsia" w:hAnsiTheme="minorEastAsia" w:hint="eastAsia"/>
        </w:rPr>
        <w:t>，工作顺利</w:t>
      </w:r>
      <w:r>
        <w:rPr>
          <w:rFonts w:asciiTheme="minorEastAsia" w:hAnsiTheme="minorEastAsia"/>
        </w:rPr>
        <w:t>。</w:t>
      </w:r>
      <w:r>
        <w:rPr>
          <w:rFonts w:asciiTheme="minorEastAsia" w:hAnsiTheme="minorEastAsia" w:hint="eastAsia"/>
        </w:rPr>
        <w:t xml:space="preserve">  </w:t>
      </w:r>
      <w:r>
        <w:rPr>
          <w:rFonts w:asciiTheme="minorEastAsia" w:hAnsiTheme="minorEastAsia"/>
        </w:rPr>
        <w:t xml:space="preserve">                                                                                                                                                                                                                                                                                                                                                                                                                              </w:t>
      </w:r>
    </w:p>
    <w:p w14:paraId="2C21E928" w14:textId="77777777" w:rsidR="00E07C41" w:rsidRDefault="00514A19">
      <w:pPr>
        <w:rPr>
          <w:rFonts w:asciiTheme="minorEastAsia" w:hAnsiTheme="minorEastAsia"/>
        </w:rPr>
      </w:pP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rPr>
        <w:t xml:space="preserve">     </w:t>
      </w:r>
      <w:r>
        <w:rPr>
          <w:rFonts w:asciiTheme="minorEastAsia" w:hAnsiTheme="minorEastAsia" w:hint="eastAsia"/>
        </w:rPr>
        <w:t>李同欢</w:t>
      </w:r>
    </w:p>
    <w:p w14:paraId="2BFA756E" w14:textId="77777777" w:rsidR="00E07C41" w:rsidRDefault="00514A19">
      <w:pPr>
        <w:rPr>
          <w:rFonts w:asciiTheme="minorEastAsia" w:hAnsiTheme="minorEastAsia"/>
        </w:rPr>
      </w:pP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rPr>
        <w:t xml:space="preserve">     </w:t>
      </w:r>
      <w:r>
        <w:rPr>
          <w:rFonts w:asciiTheme="minorEastAsia" w:hAnsiTheme="minorEastAsia" w:hint="eastAsia"/>
        </w:rPr>
        <w:t>2019年</w:t>
      </w:r>
      <w:r>
        <w:rPr>
          <w:rFonts w:asciiTheme="minorEastAsia" w:hAnsiTheme="minorEastAsia"/>
        </w:rPr>
        <w:t>3</w:t>
      </w:r>
      <w:r>
        <w:rPr>
          <w:rFonts w:asciiTheme="minorEastAsia" w:hAnsiTheme="minorEastAsia" w:hint="eastAsia"/>
        </w:rPr>
        <w:t>月于西南大学</w:t>
      </w:r>
    </w:p>
    <w:p w14:paraId="638E15DF" w14:textId="77777777" w:rsidR="00E07C41" w:rsidRDefault="00514A19">
      <w:pPr>
        <w:widowControl/>
        <w:spacing w:line="240" w:lineRule="auto"/>
        <w:jc w:val="left"/>
        <w:sectPr w:rsidR="00E07C41">
          <w:headerReference w:type="even" r:id="rId680"/>
          <w:headerReference w:type="default" r:id="rId681"/>
          <w:pgSz w:w="11906" w:h="16838"/>
          <w:pgMar w:top="1701" w:right="1418" w:bottom="1418" w:left="1418" w:header="1304" w:footer="1021" w:gutter="567"/>
          <w:cols w:space="425"/>
          <w:docGrid w:linePitch="326"/>
        </w:sectPr>
      </w:pPr>
      <w:r>
        <w:br w:type="page"/>
      </w:r>
    </w:p>
    <w:p w14:paraId="5CE9E626" w14:textId="77777777" w:rsidR="00E07C41" w:rsidRDefault="00514A19">
      <w:pPr>
        <w:pStyle w:val="1"/>
        <w:tabs>
          <w:tab w:val="left" w:pos="2364"/>
          <w:tab w:val="center" w:pos="4251"/>
        </w:tabs>
        <w:spacing w:before="120" w:after="120"/>
      </w:pPr>
      <w:bookmarkStart w:id="361" w:name="_Toc9526723"/>
      <w:r>
        <w:lastRenderedPageBreak/>
        <w:t>攻读硕士学位期间公开发表的论文</w:t>
      </w:r>
      <w:bookmarkEnd w:id="361"/>
    </w:p>
    <w:p w14:paraId="142F2D5A" w14:textId="77777777" w:rsidR="00E07C41" w:rsidRDefault="00514A19">
      <w:pPr>
        <w:spacing w:line="360" w:lineRule="exact"/>
        <w:rPr>
          <w:rFonts w:ascii="Times New Roman" w:hAnsi="Times New Roman" w:cs="Times New Roman"/>
          <w:sz w:val="21"/>
          <w:szCs w:val="21"/>
        </w:rPr>
      </w:pPr>
      <w:r>
        <w:rPr>
          <w:rFonts w:ascii="Times New Roman" w:hAnsi="Times New Roman" w:cs="Times New Roman"/>
          <w:sz w:val="21"/>
          <w:szCs w:val="21"/>
        </w:rPr>
        <w:t xml:space="preserve">[1] </w:t>
      </w:r>
      <w:r>
        <w:rPr>
          <w:rFonts w:ascii="Times New Roman" w:hAnsi="Times New Roman" w:cs="Times New Roman"/>
          <w:sz w:val="21"/>
          <w:szCs w:val="21"/>
        </w:rPr>
        <w:t>李同欢</w:t>
      </w:r>
      <w:r>
        <w:rPr>
          <w:rFonts w:ascii="Times New Roman" w:hAnsi="Times New Roman" w:cs="Times New Roman"/>
          <w:sz w:val="21"/>
          <w:szCs w:val="21"/>
        </w:rPr>
        <w:t xml:space="preserve">, </w:t>
      </w:r>
    </w:p>
    <w:p w14:paraId="70EB9E99" w14:textId="77777777" w:rsidR="00E07C41" w:rsidRDefault="00514A19">
      <w:pPr>
        <w:spacing w:line="360" w:lineRule="exact"/>
        <w:rPr>
          <w:rFonts w:ascii="Times New Roman" w:hAnsi="Times New Roman" w:cs="Times New Roman"/>
          <w:sz w:val="21"/>
          <w:szCs w:val="21"/>
        </w:rPr>
      </w:pPr>
      <w:r>
        <w:rPr>
          <w:rFonts w:ascii="Times New Roman" w:hAnsi="Times New Roman" w:cs="Times New Roman"/>
          <w:sz w:val="21"/>
          <w:szCs w:val="21"/>
        </w:rPr>
        <w:t xml:space="preserve">[2] Tonghuan </w:t>
      </w:r>
    </w:p>
    <w:p w14:paraId="1A3049AC" w14:textId="77777777" w:rsidR="00E07C41" w:rsidRDefault="00514A19">
      <w:pPr>
        <w:spacing w:line="360" w:lineRule="exact"/>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3</w:t>
      </w:r>
      <w:r>
        <w:rPr>
          <w:rFonts w:ascii="Times New Roman" w:hAnsi="Times New Roman" w:cs="Times New Roman" w:hint="eastAsia"/>
          <w:sz w:val="21"/>
          <w:szCs w:val="21"/>
        </w:rPr>
        <w:t>]</w:t>
      </w:r>
      <w:r>
        <w:rPr>
          <w:rFonts w:ascii="Times New Roman" w:hAnsi="Times New Roman" w:cs="Times New Roman"/>
          <w:sz w:val="21"/>
          <w:szCs w:val="21"/>
        </w:rPr>
        <w:t xml:space="preserve"> Tonghuan Li,</w:t>
      </w:r>
      <w:bookmarkEnd w:id="356"/>
      <w:bookmarkEnd w:id="357"/>
      <w:bookmarkEnd w:id="358"/>
    </w:p>
    <w:sectPr w:rsidR="00E07C41">
      <w:headerReference w:type="even" r:id="rId682"/>
      <w:headerReference w:type="default" r:id="rId683"/>
      <w:pgSz w:w="11906" w:h="16838"/>
      <w:pgMar w:top="1701" w:right="1418" w:bottom="1418" w:left="1418" w:header="1304" w:footer="1021" w:gutter="567"/>
      <w:cols w:space="425"/>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2" w:author="Ren-Junwei" w:date="2019-11-22T21:09:00Z" w:initials="R">
    <w:p w14:paraId="47537BEF" w14:textId="77777777" w:rsidR="00514A19" w:rsidRDefault="00514A19">
      <w:pPr>
        <w:widowControl/>
        <w:jc w:val="left"/>
      </w:pPr>
      <w:r>
        <w:rPr>
          <w:rFonts w:ascii="宋体" w:eastAsia="宋体" w:hAnsi="宋体" w:cs="宋体" w:hint="eastAsia"/>
          <w:color w:val="000000"/>
          <w:kern w:val="0"/>
          <w:sz w:val="20"/>
          <w:szCs w:val="20"/>
          <w:lang w:bidi="ar"/>
        </w:rPr>
        <w:t>李军</w:t>
      </w:r>
      <w:r>
        <w:rPr>
          <w:rFonts w:ascii="TimesNewRomanPSMT" w:eastAsia="TimesNewRomanPSMT" w:hAnsi="TimesNewRomanPSMT" w:cs="TimesNewRomanPSMT"/>
          <w:color w:val="000000"/>
          <w:kern w:val="0"/>
          <w:sz w:val="20"/>
          <w:szCs w:val="20"/>
          <w:lang w:bidi="ar"/>
        </w:rPr>
        <w:t xml:space="preserve">. </w:t>
      </w:r>
      <w:r>
        <w:rPr>
          <w:rFonts w:ascii="宋体" w:eastAsia="宋体" w:hAnsi="宋体" w:cs="宋体" w:hint="eastAsia"/>
          <w:color w:val="000000"/>
          <w:kern w:val="0"/>
          <w:sz w:val="20"/>
          <w:szCs w:val="20"/>
          <w:lang w:bidi="ar"/>
        </w:rPr>
        <w:t>基于活动轮廓模型的图像分割方法研究</w:t>
      </w:r>
      <w:r>
        <w:rPr>
          <w:rFonts w:ascii="TimesNewRomanPSMT" w:eastAsia="TimesNewRomanPSMT" w:hAnsi="TimesNewRomanPSMT" w:cs="TimesNewRomanPSMT"/>
          <w:color w:val="000000"/>
          <w:kern w:val="0"/>
          <w:sz w:val="20"/>
          <w:szCs w:val="20"/>
          <w:lang w:bidi="ar"/>
        </w:rPr>
        <w:t>[D].</w:t>
      </w:r>
      <w:r>
        <w:rPr>
          <w:rFonts w:ascii="宋体" w:eastAsia="宋体" w:hAnsi="宋体" w:cs="宋体" w:hint="eastAsia"/>
          <w:color w:val="000000"/>
          <w:kern w:val="0"/>
          <w:sz w:val="20"/>
          <w:szCs w:val="20"/>
          <w:lang w:bidi="ar"/>
        </w:rPr>
        <w:t>西南交通大学</w:t>
      </w:r>
      <w:r>
        <w:rPr>
          <w:rFonts w:ascii="TimesNewRomanPSMT" w:eastAsia="TimesNewRomanPSMT" w:hAnsi="TimesNewRomanPSMT" w:cs="TimesNewRomanPSMT"/>
          <w:color w:val="000000"/>
          <w:kern w:val="0"/>
          <w:sz w:val="20"/>
          <w:szCs w:val="20"/>
          <w:lang w:bidi="ar"/>
        </w:rPr>
        <w:t xml:space="preserve">,2017. </w:t>
      </w:r>
    </w:p>
    <w:p w14:paraId="16174640" w14:textId="77777777" w:rsidR="00514A19" w:rsidRDefault="00514A19">
      <w:pPr>
        <w:pStyle w:val="a5"/>
      </w:pPr>
    </w:p>
  </w:comment>
  <w:comment w:id="83" w:author="Ren-Junwei" w:date="2019-11-22T21:27:00Z" w:initials="R">
    <w:p w14:paraId="30E830E8" w14:textId="77777777" w:rsidR="00514A19" w:rsidRDefault="00514A19">
      <w:pPr>
        <w:widowControl/>
        <w:jc w:val="left"/>
      </w:pPr>
      <w:r>
        <w:rPr>
          <w:rFonts w:ascii="宋体" w:eastAsia="宋体" w:hAnsi="宋体" w:cs="宋体" w:hint="eastAsia"/>
          <w:color w:val="000000"/>
          <w:kern w:val="0"/>
          <w:sz w:val="20"/>
          <w:szCs w:val="20"/>
          <w:lang w:bidi="ar"/>
        </w:rPr>
        <w:t>江晓亮</w:t>
      </w:r>
      <w:r>
        <w:rPr>
          <w:rFonts w:ascii="TimesNewRomanPSMT" w:eastAsia="TimesNewRomanPSMT" w:hAnsi="TimesNewRomanPSMT" w:cs="TimesNewRomanPSMT"/>
          <w:color w:val="000000"/>
          <w:kern w:val="0"/>
          <w:sz w:val="20"/>
          <w:szCs w:val="20"/>
          <w:lang w:bidi="ar"/>
        </w:rPr>
        <w:t xml:space="preserve">. </w:t>
      </w:r>
      <w:r>
        <w:rPr>
          <w:rFonts w:ascii="宋体" w:eastAsia="宋体" w:hAnsi="宋体" w:cs="宋体" w:hint="eastAsia"/>
          <w:color w:val="000000"/>
          <w:kern w:val="0"/>
          <w:sz w:val="20"/>
          <w:szCs w:val="20"/>
          <w:lang w:bidi="ar"/>
        </w:rPr>
        <w:t>基于模糊聚类及活动轮廓模型的图像分割技术研究</w:t>
      </w:r>
      <w:r>
        <w:rPr>
          <w:rFonts w:ascii="TimesNewRomanPSMT" w:eastAsia="TimesNewRomanPSMT" w:hAnsi="TimesNewRomanPSMT" w:cs="TimesNewRomanPSMT"/>
          <w:color w:val="000000"/>
          <w:kern w:val="0"/>
          <w:sz w:val="20"/>
          <w:szCs w:val="20"/>
          <w:lang w:bidi="ar"/>
        </w:rPr>
        <w:t>[D].</w:t>
      </w:r>
      <w:r>
        <w:rPr>
          <w:rFonts w:ascii="宋体" w:eastAsia="宋体" w:hAnsi="宋体" w:cs="宋体" w:hint="eastAsia"/>
          <w:color w:val="000000"/>
          <w:kern w:val="0"/>
          <w:sz w:val="20"/>
          <w:szCs w:val="20"/>
          <w:lang w:bidi="ar"/>
        </w:rPr>
        <w:t>西南交通大学</w:t>
      </w:r>
      <w:r>
        <w:rPr>
          <w:rFonts w:ascii="TimesNewRomanPSMT" w:eastAsia="TimesNewRomanPSMT" w:hAnsi="TimesNewRomanPSMT" w:cs="TimesNewRomanPSMT"/>
          <w:color w:val="000000"/>
          <w:kern w:val="0"/>
          <w:sz w:val="20"/>
          <w:szCs w:val="20"/>
          <w:lang w:bidi="ar"/>
        </w:rPr>
        <w:t>,2016.</w:t>
      </w:r>
    </w:p>
    <w:p w14:paraId="1A033145" w14:textId="77777777" w:rsidR="00514A19" w:rsidRDefault="00514A19">
      <w:pPr>
        <w:pStyle w:val="a5"/>
      </w:pPr>
    </w:p>
  </w:comment>
  <w:comment w:id="84" w:author="Ren-Junwei" w:date="2019-11-22T21:41:00Z" w:initials="R">
    <w:p w14:paraId="087E2178" w14:textId="77777777" w:rsidR="00514A19" w:rsidRDefault="00514A19">
      <w:pPr>
        <w:widowControl/>
        <w:jc w:val="left"/>
      </w:pPr>
      <w:r>
        <w:rPr>
          <w:rFonts w:ascii="宋体" w:eastAsia="宋体" w:hAnsi="宋体" w:cs="宋体" w:hint="eastAsia"/>
          <w:color w:val="000000"/>
          <w:kern w:val="0"/>
          <w:sz w:val="21"/>
          <w:szCs w:val="21"/>
          <w:lang w:bidi="ar"/>
        </w:rPr>
        <w:t xml:space="preserve">章毓晋．图像分割【M】．北京：科学出版社，2001． </w:t>
      </w:r>
    </w:p>
    <w:p w14:paraId="462353E9" w14:textId="77777777" w:rsidR="00514A19" w:rsidRDefault="00514A19">
      <w:pPr>
        <w:pStyle w:val="a5"/>
      </w:pPr>
    </w:p>
  </w:comment>
  <w:comment w:id="85" w:author="Ren-Junwei" w:date="2019-11-23T09:39:00Z" w:initials="R">
    <w:p w14:paraId="35273036" w14:textId="77777777" w:rsidR="00514A19" w:rsidRDefault="00514A19">
      <w:pPr>
        <w:widowControl/>
        <w:jc w:val="left"/>
      </w:pPr>
      <w:r>
        <w:rPr>
          <w:rFonts w:ascii="宋体" w:eastAsia="宋体" w:hAnsi="宋体" w:cs="宋体" w:hint="eastAsia"/>
          <w:color w:val="000000"/>
          <w:kern w:val="0"/>
          <w:sz w:val="20"/>
          <w:szCs w:val="20"/>
          <w:lang w:bidi="ar"/>
        </w:rPr>
        <w:t>孙研</w:t>
      </w:r>
      <w:r>
        <w:rPr>
          <w:rFonts w:ascii="TimesNewRomanPSMT" w:eastAsia="TimesNewRomanPSMT" w:hAnsi="TimesNewRomanPSMT" w:cs="TimesNewRomanPSMT"/>
          <w:color w:val="000000"/>
          <w:kern w:val="0"/>
          <w:sz w:val="20"/>
          <w:szCs w:val="20"/>
          <w:lang w:bidi="ar"/>
        </w:rPr>
        <w:t xml:space="preserve">. </w:t>
      </w:r>
      <w:r>
        <w:rPr>
          <w:rFonts w:ascii="宋体" w:eastAsia="宋体" w:hAnsi="宋体" w:cs="宋体" w:hint="eastAsia"/>
          <w:color w:val="000000"/>
          <w:kern w:val="0"/>
          <w:sz w:val="20"/>
          <w:szCs w:val="20"/>
          <w:lang w:bidi="ar"/>
        </w:rPr>
        <w:t>基于智能优化算法的多阈值图像分割技术及其并行加速</w:t>
      </w:r>
      <w:r>
        <w:rPr>
          <w:rFonts w:ascii="TimesNewRomanPSMT" w:eastAsia="TimesNewRomanPSMT" w:hAnsi="TimesNewRomanPSMT" w:cs="TimesNewRomanPSMT"/>
          <w:color w:val="000000"/>
          <w:kern w:val="0"/>
          <w:sz w:val="20"/>
          <w:szCs w:val="20"/>
          <w:lang w:bidi="ar"/>
        </w:rPr>
        <w:t>[D].</w:t>
      </w:r>
      <w:r>
        <w:rPr>
          <w:rFonts w:ascii="宋体" w:eastAsia="宋体" w:hAnsi="宋体" w:cs="宋体" w:hint="eastAsia"/>
          <w:color w:val="000000"/>
          <w:kern w:val="0"/>
          <w:sz w:val="20"/>
          <w:szCs w:val="20"/>
          <w:lang w:bidi="ar"/>
        </w:rPr>
        <w:t>南京理工大学</w:t>
      </w:r>
      <w:r>
        <w:rPr>
          <w:rFonts w:ascii="TimesNewRomanPSMT" w:eastAsia="TimesNewRomanPSMT" w:hAnsi="TimesNewRomanPSMT" w:cs="TimesNewRomanPSMT"/>
          <w:color w:val="000000"/>
          <w:kern w:val="0"/>
          <w:sz w:val="20"/>
          <w:szCs w:val="20"/>
          <w:lang w:bidi="ar"/>
        </w:rPr>
        <w:t>,2014.</w:t>
      </w:r>
    </w:p>
    <w:p w14:paraId="04A60C8C" w14:textId="77777777" w:rsidR="00514A19" w:rsidRDefault="00514A19">
      <w:pPr>
        <w:pStyle w:val="a5"/>
      </w:pPr>
    </w:p>
  </w:comment>
  <w:comment w:id="86" w:author="Ren-Junwei" w:date="2019-11-23T10:22:00Z" w:initials="R">
    <w:p w14:paraId="12144EAA" w14:textId="77777777" w:rsidR="00514A19" w:rsidRDefault="00514A19">
      <w:pPr>
        <w:widowControl/>
        <w:jc w:val="left"/>
      </w:pPr>
      <w:r>
        <w:rPr>
          <w:rFonts w:ascii="宋体" w:eastAsia="宋体" w:hAnsi="宋体" w:cs="宋体" w:hint="eastAsia"/>
          <w:color w:val="000000"/>
          <w:kern w:val="0"/>
          <w:sz w:val="21"/>
          <w:szCs w:val="21"/>
          <w:lang w:bidi="ar"/>
        </w:rPr>
        <w:t xml:space="preserve">】刘志敏等．数学形态学的图象分割算法【J】．计算机工程与科学，1998，20(4)． </w:t>
      </w:r>
    </w:p>
    <w:p w14:paraId="26F57A26" w14:textId="77777777" w:rsidR="00514A19" w:rsidRDefault="00514A19">
      <w:pPr>
        <w:pStyle w:val="a5"/>
      </w:pPr>
    </w:p>
  </w:comment>
  <w:comment w:id="87" w:author="Ren-Junwei" w:date="2019-11-23T21:27:00Z" w:initials="R">
    <w:p w14:paraId="7D9F3DA7" w14:textId="77777777" w:rsidR="00514A19" w:rsidRDefault="00514A19">
      <w:pPr>
        <w:widowControl/>
        <w:jc w:val="left"/>
      </w:pPr>
      <w:r>
        <w:rPr>
          <w:rFonts w:ascii="宋体" w:eastAsia="宋体" w:hAnsi="宋体" w:cs="宋体" w:hint="eastAsia"/>
          <w:color w:val="000000"/>
          <w:kern w:val="0"/>
          <w:sz w:val="18"/>
          <w:szCs w:val="18"/>
          <w:lang w:bidi="ar"/>
        </w:rPr>
        <w:t xml:space="preserve">KaSs </w:t>
      </w:r>
      <w:r>
        <w:rPr>
          <w:rFonts w:ascii="宋体" w:eastAsia="宋体" w:hAnsi="宋体" w:cs="宋体" w:hint="eastAsia"/>
          <w:color w:val="000000"/>
          <w:kern w:val="0"/>
          <w:sz w:val="17"/>
          <w:szCs w:val="17"/>
          <w:lang w:bidi="ar"/>
        </w:rPr>
        <w:t xml:space="preserve">M， </w:t>
      </w:r>
      <w:r>
        <w:rPr>
          <w:rFonts w:ascii="宋体" w:eastAsia="宋体" w:hAnsi="宋体" w:cs="宋体" w:hint="eastAsia"/>
          <w:color w:val="000000"/>
          <w:kern w:val="0"/>
          <w:sz w:val="20"/>
          <w:szCs w:val="20"/>
          <w:lang w:bidi="ar"/>
        </w:rPr>
        <w:t xml:space="preserve">Witkin </w:t>
      </w:r>
      <w:r>
        <w:rPr>
          <w:rFonts w:ascii="宋体" w:eastAsia="宋体" w:hAnsi="宋体" w:cs="宋体" w:hint="eastAsia"/>
          <w:color w:val="000000"/>
          <w:kern w:val="0"/>
          <w:sz w:val="14"/>
          <w:szCs w:val="14"/>
          <w:lang w:bidi="ar"/>
        </w:rPr>
        <w:t xml:space="preserve">A， </w:t>
      </w:r>
      <w:r>
        <w:rPr>
          <w:rFonts w:ascii="宋体" w:eastAsia="宋体" w:hAnsi="宋体" w:cs="宋体" w:hint="eastAsia"/>
          <w:color w:val="000000"/>
          <w:kern w:val="0"/>
          <w:sz w:val="18"/>
          <w:szCs w:val="18"/>
          <w:lang w:bidi="ar"/>
        </w:rPr>
        <w:t xml:space="preserve">Terzopoulous </w:t>
      </w:r>
      <w:r>
        <w:rPr>
          <w:rFonts w:ascii="宋体" w:eastAsia="宋体" w:hAnsi="宋体" w:cs="宋体" w:hint="eastAsia"/>
          <w:color w:val="000000"/>
          <w:kern w:val="0"/>
          <w:sz w:val="14"/>
          <w:szCs w:val="14"/>
          <w:lang w:bidi="ar"/>
        </w:rPr>
        <w:t xml:space="preserve">D． </w:t>
      </w:r>
      <w:r>
        <w:rPr>
          <w:rFonts w:ascii="宋体" w:eastAsia="宋体" w:hAnsi="宋体" w:cs="宋体" w:hint="eastAsia"/>
          <w:color w:val="000000"/>
          <w:kern w:val="0"/>
          <w:sz w:val="17"/>
          <w:szCs w:val="17"/>
          <w:lang w:bidi="ar"/>
        </w:rPr>
        <w:t xml:space="preserve">Snal(es：actiVe contour </w:t>
      </w:r>
      <w:r>
        <w:rPr>
          <w:rFonts w:ascii="宋体" w:eastAsia="宋体" w:hAnsi="宋体" w:cs="宋体" w:hint="eastAsia"/>
          <w:color w:val="000000"/>
          <w:kern w:val="0"/>
          <w:sz w:val="18"/>
          <w:szCs w:val="18"/>
          <w:lang w:bidi="ar"/>
        </w:rPr>
        <w:t xml:space="preserve">models【J】- </w:t>
      </w:r>
    </w:p>
    <w:p w14:paraId="0CDB5F38" w14:textId="77777777" w:rsidR="00514A19" w:rsidRDefault="00514A19">
      <w:pPr>
        <w:widowControl/>
        <w:jc w:val="left"/>
      </w:pPr>
      <w:r>
        <w:rPr>
          <w:rFonts w:ascii="宋体" w:eastAsia="宋体" w:hAnsi="宋体" w:cs="宋体" w:hint="eastAsia"/>
          <w:color w:val="000000"/>
          <w:kern w:val="0"/>
          <w:sz w:val="18"/>
          <w:szCs w:val="18"/>
          <w:lang w:bidi="ar"/>
        </w:rPr>
        <w:t xml:space="preserve">Intemational </w:t>
      </w:r>
      <w:r>
        <w:rPr>
          <w:rFonts w:ascii="宋体" w:eastAsia="宋体" w:hAnsi="宋体" w:cs="宋体" w:hint="eastAsia"/>
          <w:color w:val="000000"/>
          <w:kern w:val="0"/>
          <w:sz w:val="20"/>
          <w:szCs w:val="20"/>
          <w:lang w:bidi="ar"/>
        </w:rPr>
        <w:t xml:space="preserve">Joumal </w:t>
      </w:r>
      <w:r>
        <w:rPr>
          <w:rFonts w:ascii="宋体" w:eastAsia="宋体" w:hAnsi="宋体" w:cs="宋体" w:hint="eastAsia"/>
          <w:color w:val="000000"/>
          <w:kern w:val="0"/>
          <w:sz w:val="18"/>
          <w:szCs w:val="18"/>
          <w:lang w:bidi="ar"/>
        </w:rPr>
        <w:t xml:space="preserve">of </w:t>
      </w:r>
      <w:r>
        <w:rPr>
          <w:rFonts w:ascii="宋体" w:eastAsia="宋体" w:hAnsi="宋体" w:cs="宋体" w:hint="eastAsia"/>
          <w:color w:val="000000"/>
          <w:kern w:val="0"/>
          <w:sz w:val="19"/>
          <w:szCs w:val="19"/>
          <w:lang w:bidi="ar"/>
        </w:rPr>
        <w:t xml:space="preserve">C0mputer </w:t>
      </w:r>
      <w:r>
        <w:rPr>
          <w:rFonts w:ascii="宋体" w:eastAsia="宋体" w:hAnsi="宋体" w:cs="宋体" w:hint="eastAsia"/>
          <w:color w:val="000000"/>
          <w:kern w:val="0"/>
          <w:sz w:val="16"/>
          <w:szCs w:val="16"/>
          <w:lang w:bidi="ar"/>
        </w:rPr>
        <w:t xml:space="preserve">Vision，1 </w:t>
      </w:r>
      <w:r>
        <w:rPr>
          <w:rFonts w:ascii="宋体" w:eastAsia="宋体" w:hAnsi="宋体" w:cs="宋体" w:hint="eastAsia"/>
          <w:color w:val="000000"/>
          <w:kern w:val="0"/>
          <w:sz w:val="19"/>
          <w:szCs w:val="19"/>
          <w:lang w:bidi="ar"/>
        </w:rPr>
        <w:t xml:space="preserve">988，l(4) </w:t>
      </w:r>
    </w:p>
    <w:p w14:paraId="598F27DB" w14:textId="77777777" w:rsidR="00514A19" w:rsidRDefault="00514A19">
      <w:pPr>
        <w:pStyle w:val="a5"/>
      </w:pPr>
    </w:p>
  </w:comment>
  <w:comment w:id="93" w:author="Ren-Junwei" w:date="2019-11-23T10:56:00Z" w:initials="R">
    <w:p w14:paraId="46E93103" w14:textId="77777777" w:rsidR="00514A19" w:rsidRDefault="00514A19">
      <w:pPr>
        <w:widowControl/>
        <w:jc w:val="left"/>
      </w:pPr>
      <w:r>
        <w:rPr>
          <w:rFonts w:ascii="TimesNewRomanPSMT" w:eastAsia="TimesNewRomanPSMT" w:hAnsi="TimesNewRomanPSMT" w:cs="TimesNewRomanPSMT"/>
          <w:color w:val="000000"/>
          <w:kern w:val="0"/>
          <w:sz w:val="20"/>
          <w:szCs w:val="20"/>
          <w:lang w:bidi="ar"/>
        </w:rPr>
        <w:t xml:space="preserve">Osher S, Fedkiw R. Level Set Methods and Dynamic Implicit Surfaces [M].New York: Springer, </w:t>
      </w:r>
    </w:p>
    <w:p w14:paraId="60984AA5" w14:textId="77777777" w:rsidR="00514A19" w:rsidRDefault="00514A19">
      <w:pPr>
        <w:widowControl/>
        <w:jc w:val="left"/>
      </w:pPr>
      <w:r>
        <w:rPr>
          <w:rFonts w:ascii="TimesNewRomanPSMT" w:eastAsia="TimesNewRomanPSMT" w:hAnsi="TimesNewRomanPSMT" w:cs="TimesNewRomanPSMT"/>
          <w:color w:val="000000"/>
          <w:kern w:val="0"/>
          <w:sz w:val="20"/>
          <w:szCs w:val="20"/>
          <w:lang w:bidi="ar"/>
        </w:rPr>
        <w:t xml:space="preserve">2003. </w:t>
      </w:r>
    </w:p>
    <w:p w14:paraId="381926F9" w14:textId="77777777" w:rsidR="00514A19" w:rsidRDefault="00514A19">
      <w:pPr>
        <w:pStyle w:val="a5"/>
      </w:pPr>
    </w:p>
  </w:comment>
  <w:comment w:id="94" w:author="Ren-Junwei" w:date="2019-11-23T15:18:00Z" w:initials="R">
    <w:p w14:paraId="75222126" w14:textId="77777777" w:rsidR="00514A19" w:rsidRDefault="00514A19">
      <w:pPr>
        <w:widowControl/>
        <w:jc w:val="left"/>
      </w:pPr>
      <w:r>
        <w:rPr>
          <w:rFonts w:ascii="TimesNewRomanPSMT" w:eastAsia="TimesNewRomanPSMT" w:hAnsi="TimesNewRomanPSMT" w:cs="TimesNewRomanPSMT"/>
          <w:color w:val="000000"/>
          <w:kern w:val="0"/>
          <w:sz w:val="20"/>
          <w:szCs w:val="20"/>
          <w:lang w:bidi="ar"/>
        </w:rPr>
        <w:t xml:space="preserve">Caselles V, Catte F, Coll T, et al. A Geometric Model for Active Contours[J].Numeric </w:t>
      </w:r>
    </w:p>
    <w:p w14:paraId="7AB15E71" w14:textId="77777777" w:rsidR="00514A19" w:rsidRDefault="00514A19">
      <w:pPr>
        <w:widowControl/>
        <w:jc w:val="left"/>
      </w:pPr>
      <w:r>
        <w:rPr>
          <w:rFonts w:ascii="TimesNewRomanPSMT" w:eastAsia="TimesNewRomanPSMT" w:hAnsi="TimesNewRomanPSMT" w:cs="TimesNewRomanPSMT"/>
          <w:color w:val="000000"/>
          <w:kern w:val="0"/>
          <w:sz w:val="20"/>
          <w:szCs w:val="20"/>
          <w:lang w:bidi="ar"/>
        </w:rPr>
        <w:t>Mathematik,1993,66(1):1-31.</w:t>
      </w:r>
    </w:p>
    <w:p w14:paraId="4D4C459B" w14:textId="77777777" w:rsidR="00514A19" w:rsidRDefault="00514A19">
      <w:pPr>
        <w:pStyle w:val="a5"/>
      </w:pPr>
    </w:p>
  </w:comment>
  <w:comment w:id="97" w:author="Ren-Junwei" w:date="2019-11-23T16:24:00Z" w:initials="R">
    <w:p w14:paraId="0C6A669E" w14:textId="77777777" w:rsidR="00514A19" w:rsidRDefault="00514A19">
      <w:pPr>
        <w:widowControl/>
        <w:jc w:val="left"/>
      </w:pPr>
      <w:r>
        <w:rPr>
          <w:rFonts w:ascii="宋体" w:eastAsia="宋体" w:hAnsi="宋体" w:cs="宋体" w:hint="eastAsia"/>
          <w:color w:val="000000"/>
          <w:kern w:val="0"/>
          <w:sz w:val="18"/>
          <w:szCs w:val="18"/>
          <w:lang w:bidi="ar"/>
        </w:rPr>
        <w:t xml:space="preserve">】C2Lselles </w:t>
      </w:r>
      <w:r>
        <w:rPr>
          <w:rFonts w:ascii="宋体" w:eastAsia="宋体" w:hAnsi="宋体" w:cs="宋体" w:hint="eastAsia"/>
          <w:color w:val="000000"/>
          <w:kern w:val="0"/>
          <w:sz w:val="28"/>
          <w:szCs w:val="28"/>
          <w:lang w:bidi="ar"/>
        </w:rPr>
        <w:t xml:space="preserve">V </w:t>
      </w:r>
      <w:r>
        <w:rPr>
          <w:rFonts w:ascii="宋体" w:eastAsia="宋体" w:hAnsi="宋体" w:cs="宋体" w:hint="eastAsia"/>
          <w:color w:val="000000"/>
          <w:kern w:val="0"/>
          <w:sz w:val="20"/>
          <w:szCs w:val="20"/>
          <w:lang w:bidi="ar"/>
        </w:rPr>
        <w:t xml:space="preserve">Kimmel </w:t>
      </w:r>
      <w:r>
        <w:rPr>
          <w:rFonts w:ascii="宋体" w:eastAsia="宋体" w:hAnsi="宋体" w:cs="宋体" w:hint="eastAsia"/>
          <w:color w:val="000000"/>
          <w:kern w:val="0"/>
          <w:sz w:val="19"/>
          <w:szCs w:val="19"/>
          <w:lang w:bidi="ar"/>
        </w:rPr>
        <w:t xml:space="preserve">R，S印iro </w:t>
      </w:r>
      <w:r>
        <w:rPr>
          <w:rFonts w:ascii="宋体" w:eastAsia="宋体" w:hAnsi="宋体" w:cs="宋体" w:hint="eastAsia"/>
          <w:color w:val="000000"/>
          <w:kern w:val="0"/>
          <w:sz w:val="29"/>
          <w:szCs w:val="29"/>
          <w:lang w:bidi="ar"/>
        </w:rPr>
        <w:t xml:space="preserve">G </w:t>
      </w:r>
      <w:r>
        <w:rPr>
          <w:rFonts w:ascii="宋体" w:eastAsia="宋体" w:hAnsi="宋体" w:cs="宋体" w:hint="eastAsia"/>
          <w:color w:val="000000"/>
          <w:kern w:val="0"/>
          <w:sz w:val="18"/>
          <w:szCs w:val="18"/>
          <w:lang w:bidi="ar"/>
        </w:rPr>
        <w:t xml:space="preserve">Geodesic </w:t>
      </w:r>
      <w:r>
        <w:rPr>
          <w:rFonts w:ascii="宋体" w:eastAsia="宋体" w:hAnsi="宋体" w:cs="宋体" w:hint="eastAsia"/>
          <w:color w:val="000000"/>
          <w:kern w:val="0"/>
          <w:sz w:val="17"/>
          <w:szCs w:val="17"/>
          <w:lang w:bidi="ar"/>
        </w:rPr>
        <w:t xml:space="preserve">actiVe </w:t>
      </w:r>
      <w:r>
        <w:rPr>
          <w:rFonts w:ascii="宋体" w:eastAsia="宋体" w:hAnsi="宋体" w:cs="宋体" w:hint="eastAsia"/>
          <w:color w:val="000000"/>
          <w:kern w:val="0"/>
          <w:sz w:val="18"/>
          <w:szCs w:val="18"/>
          <w:lang w:bidi="ar"/>
        </w:rPr>
        <w:t xml:space="preserve">contours【J】．Intemational </w:t>
      </w:r>
      <w:r>
        <w:rPr>
          <w:rFonts w:ascii="宋体" w:eastAsia="宋体" w:hAnsi="宋体" w:cs="宋体" w:hint="eastAsia"/>
          <w:color w:val="000000"/>
          <w:kern w:val="0"/>
          <w:sz w:val="20"/>
          <w:szCs w:val="20"/>
          <w:lang w:bidi="ar"/>
        </w:rPr>
        <w:t xml:space="preserve">Joumal </w:t>
      </w:r>
    </w:p>
    <w:p w14:paraId="202F7CEA" w14:textId="77777777" w:rsidR="00514A19" w:rsidRDefault="00514A19">
      <w:pPr>
        <w:widowControl/>
        <w:jc w:val="left"/>
      </w:pPr>
      <w:r>
        <w:rPr>
          <w:rFonts w:ascii="宋体" w:eastAsia="宋体" w:hAnsi="宋体" w:cs="宋体" w:hint="eastAsia"/>
          <w:color w:val="000000"/>
          <w:kern w:val="0"/>
          <w:sz w:val="18"/>
          <w:szCs w:val="18"/>
          <w:lang w:bidi="ar"/>
        </w:rPr>
        <w:t xml:space="preserve">of </w:t>
      </w:r>
      <w:r>
        <w:rPr>
          <w:rFonts w:ascii="宋体" w:eastAsia="宋体" w:hAnsi="宋体" w:cs="宋体" w:hint="eastAsia"/>
          <w:color w:val="000000"/>
          <w:kern w:val="0"/>
          <w:sz w:val="20"/>
          <w:szCs w:val="20"/>
          <w:lang w:bidi="ar"/>
        </w:rPr>
        <w:t xml:space="preserve">ComputerⅥsion，1 </w:t>
      </w:r>
      <w:r>
        <w:rPr>
          <w:rFonts w:ascii="宋体" w:eastAsia="宋体" w:hAnsi="宋体" w:cs="宋体" w:hint="eastAsia"/>
          <w:color w:val="000000"/>
          <w:kern w:val="0"/>
          <w:sz w:val="19"/>
          <w:szCs w:val="19"/>
          <w:lang w:bidi="ar"/>
        </w:rPr>
        <w:t>997；22(1)</w:t>
      </w:r>
    </w:p>
    <w:p w14:paraId="05D248C2" w14:textId="77777777" w:rsidR="00514A19" w:rsidRDefault="00514A19">
      <w:pPr>
        <w:pStyle w:val="a5"/>
      </w:pPr>
    </w:p>
  </w:comment>
  <w:comment w:id="98" w:author="Ren-Junwei" w:date="2019-11-23T16:38:00Z" w:initials="R">
    <w:p w14:paraId="3867207A" w14:textId="77777777" w:rsidR="00514A19" w:rsidRDefault="00514A19">
      <w:pPr>
        <w:widowControl/>
        <w:jc w:val="left"/>
      </w:pPr>
      <w:r>
        <w:rPr>
          <w:rFonts w:ascii="宋体" w:eastAsia="宋体" w:hAnsi="宋体" w:cs="宋体" w:hint="eastAsia"/>
          <w:color w:val="000000"/>
          <w:kern w:val="0"/>
          <w:sz w:val="19"/>
          <w:szCs w:val="19"/>
          <w:lang w:bidi="ar"/>
        </w:rPr>
        <w:t xml:space="preserve">Siddiqi </w:t>
      </w:r>
      <w:r>
        <w:rPr>
          <w:rFonts w:ascii="宋体" w:eastAsia="宋体" w:hAnsi="宋体" w:cs="宋体" w:hint="eastAsia"/>
          <w:color w:val="000000"/>
          <w:kern w:val="0"/>
          <w:sz w:val="18"/>
          <w:szCs w:val="18"/>
          <w:lang w:bidi="ar"/>
        </w:rPr>
        <w:t xml:space="preserve">K，Lauziere </w:t>
      </w:r>
      <w:r>
        <w:rPr>
          <w:rFonts w:ascii="宋体" w:eastAsia="宋体" w:hAnsi="宋体" w:cs="宋体" w:hint="eastAsia"/>
          <w:color w:val="000000"/>
          <w:kern w:val="0"/>
          <w:sz w:val="28"/>
          <w:szCs w:val="28"/>
          <w:lang w:bidi="ar"/>
        </w:rPr>
        <w:t xml:space="preserve">Y．T锄enbaum </w:t>
      </w:r>
      <w:r>
        <w:rPr>
          <w:rFonts w:ascii="宋体" w:eastAsia="宋体" w:hAnsi="宋体" w:cs="宋体" w:hint="eastAsia"/>
          <w:color w:val="000000"/>
          <w:kern w:val="0"/>
          <w:sz w:val="22"/>
          <w:szCs w:val="22"/>
          <w:lang w:bidi="ar"/>
        </w:rPr>
        <w:t xml:space="preserve">A．Area趾d </w:t>
      </w:r>
      <w:r>
        <w:rPr>
          <w:rFonts w:ascii="宋体" w:eastAsia="宋体" w:hAnsi="宋体" w:cs="宋体" w:hint="eastAsia"/>
          <w:color w:val="000000"/>
          <w:kern w:val="0"/>
          <w:sz w:val="17"/>
          <w:szCs w:val="17"/>
          <w:lang w:bidi="ar"/>
        </w:rPr>
        <w:t xml:space="preserve">length minimiziIlg </w:t>
      </w:r>
      <w:r>
        <w:rPr>
          <w:rFonts w:ascii="宋体" w:eastAsia="宋体" w:hAnsi="宋体" w:cs="宋体" w:hint="eastAsia"/>
          <w:color w:val="000000"/>
          <w:kern w:val="0"/>
          <w:sz w:val="20"/>
          <w:szCs w:val="20"/>
          <w:lang w:bidi="ar"/>
        </w:rPr>
        <w:t xml:space="preserve">nows </w:t>
      </w:r>
      <w:r>
        <w:rPr>
          <w:rFonts w:ascii="宋体" w:eastAsia="宋体" w:hAnsi="宋体" w:cs="宋体" w:hint="eastAsia"/>
          <w:color w:val="000000"/>
          <w:kern w:val="0"/>
          <w:sz w:val="16"/>
          <w:szCs w:val="16"/>
          <w:lang w:bidi="ar"/>
        </w:rPr>
        <w:t xml:space="preserve">for </w:t>
      </w:r>
    </w:p>
    <w:p w14:paraId="60EF609F" w14:textId="77777777" w:rsidR="00514A19" w:rsidRDefault="00514A19">
      <w:pPr>
        <w:widowControl/>
        <w:jc w:val="left"/>
      </w:pPr>
      <w:r>
        <w:rPr>
          <w:rFonts w:ascii="宋体" w:eastAsia="宋体" w:hAnsi="宋体" w:cs="宋体" w:hint="eastAsia"/>
          <w:color w:val="000000"/>
          <w:kern w:val="0"/>
          <w:sz w:val="18"/>
          <w:szCs w:val="18"/>
          <w:lang w:bidi="ar"/>
        </w:rPr>
        <w:t xml:space="preserve">shape </w:t>
      </w:r>
      <w:r>
        <w:rPr>
          <w:rFonts w:ascii="宋体" w:eastAsia="宋体" w:hAnsi="宋体" w:cs="宋体" w:hint="eastAsia"/>
          <w:color w:val="000000"/>
          <w:kern w:val="0"/>
          <w:lang w:bidi="ar"/>
        </w:rPr>
        <w:t xml:space="preserve">se肿entation．IEEE </w:t>
      </w:r>
      <w:r>
        <w:rPr>
          <w:rFonts w:ascii="宋体" w:eastAsia="宋体" w:hAnsi="宋体" w:cs="宋体" w:hint="eastAsia"/>
          <w:color w:val="000000"/>
          <w:kern w:val="0"/>
          <w:sz w:val="16"/>
          <w:szCs w:val="16"/>
          <w:lang w:bidi="ar"/>
        </w:rPr>
        <w:t xml:space="preserve">TralIlsactions </w:t>
      </w:r>
      <w:r>
        <w:rPr>
          <w:rFonts w:ascii="宋体" w:eastAsia="宋体" w:hAnsi="宋体" w:cs="宋体" w:hint="eastAsia"/>
          <w:color w:val="000000"/>
          <w:kern w:val="0"/>
          <w:sz w:val="17"/>
          <w:szCs w:val="17"/>
          <w:lang w:bidi="ar"/>
        </w:rPr>
        <w:t xml:space="preserve">0n </w:t>
      </w:r>
      <w:r>
        <w:rPr>
          <w:rFonts w:ascii="宋体" w:eastAsia="宋体" w:hAnsi="宋体" w:cs="宋体" w:hint="eastAsia"/>
          <w:color w:val="000000"/>
          <w:kern w:val="0"/>
          <w:sz w:val="16"/>
          <w:szCs w:val="16"/>
          <w:lang w:bidi="ar"/>
        </w:rPr>
        <w:t xml:space="preserve">IIIlage </w:t>
      </w:r>
      <w:r>
        <w:rPr>
          <w:rFonts w:ascii="宋体" w:eastAsia="宋体" w:hAnsi="宋体" w:cs="宋体" w:hint="eastAsia"/>
          <w:color w:val="000000"/>
          <w:kern w:val="0"/>
          <w:sz w:val="17"/>
          <w:szCs w:val="17"/>
          <w:lang w:bidi="ar"/>
        </w:rPr>
        <w:t xml:space="preserve">Processing，1 </w:t>
      </w:r>
      <w:r>
        <w:rPr>
          <w:rFonts w:ascii="宋体" w:eastAsia="宋体" w:hAnsi="宋体" w:cs="宋体" w:hint="eastAsia"/>
          <w:color w:val="000000"/>
          <w:kern w:val="0"/>
          <w:sz w:val="19"/>
          <w:szCs w:val="19"/>
          <w:lang w:bidi="ar"/>
        </w:rPr>
        <w:t xml:space="preserve">998，7(3) </w:t>
      </w:r>
    </w:p>
    <w:p w14:paraId="0FD05A48" w14:textId="77777777" w:rsidR="00514A19" w:rsidRDefault="00514A19">
      <w:pPr>
        <w:pStyle w:val="a5"/>
      </w:pPr>
    </w:p>
  </w:comment>
  <w:comment w:id="99" w:author="Ren-Junwei" w:date="2019-11-23T16:44:00Z" w:initials="R">
    <w:p w14:paraId="1325192E" w14:textId="77777777" w:rsidR="00514A19" w:rsidRDefault="00514A19">
      <w:pPr>
        <w:widowControl/>
        <w:jc w:val="left"/>
      </w:pPr>
      <w:r>
        <w:rPr>
          <w:rFonts w:ascii="TimesNewRomanPSMT" w:eastAsia="TimesNewRomanPSMT" w:hAnsi="TimesNewRomanPSMT" w:cs="TimesNewRomanPSMT"/>
          <w:color w:val="000000"/>
          <w:kern w:val="0"/>
          <w:sz w:val="20"/>
          <w:szCs w:val="20"/>
          <w:lang w:bidi="ar"/>
        </w:rPr>
        <w:t xml:space="preserve">Liu C, Liu W, Xing W. An improved edge-based level set method combining local regional fitting </w:t>
      </w:r>
    </w:p>
    <w:p w14:paraId="588D6738" w14:textId="77777777" w:rsidR="00514A19" w:rsidRDefault="00514A19">
      <w:pPr>
        <w:widowControl/>
        <w:jc w:val="left"/>
      </w:pPr>
      <w:r>
        <w:rPr>
          <w:rFonts w:ascii="TimesNewRomanPSMT" w:eastAsia="TimesNewRomanPSMT" w:hAnsi="TimesNewRomanPSMT" w:cs="TimesNewRomanPSMT"/>
          <w:color w:val="000000"/>
          <w:kern w:val="0"/>
          <w:sz w:val="20"/>
          <w:szCs w:val="20"/>
          <w:lang w:bidi="ar"/>
        </w:rPr>
        <w:t>information for noisy image segmentation[J]. Signal Processing, 2017, 130:12-21.</w:t>
      </w:r>
    </w:p>
    <w:p w14:paraId="7E596194" w14:textId="77777777" w:rsidR="00514A19" w:rsidRDefault="00514A19">
      <w:pPr>
        <w:pStyle w:val="a5"/>
      </w:pPr>
    </w:p>
  </w:comment>
  <w:comment w:id="100" w:author="Ren-Junwei" w:date="2019-11-23T17:14:00Z" w:initials="R">
    <w:p w14:paraId="174F53A9" w14:textId="77777777" w:rsidR="00514A19" w:rsidRDefault="00514A19">
      <w:pPr>
        <w:widowControl/>
        <w:jc w:val="left"/>
      </w:pPr>
      <w:r>
        <w:rPr>
          <w:rFonts w:ascii="TimesNewRomanPSMT" w:eastAsia="TimesNewRomanPSMT" w:hAnsi="TimesNewRomanPSMT" w:cs="TimesNewRomanPSMT"/>
          <w:color w:val="000000"/>
          <w:kern w:val="0"/>
          <w:sz w:val="20"/>
          <w:szCs w:val="20"/>
          <w:lang w:bidi="ar"/>
        </w:rPr>
        <w:t xml:space="preserve">[24] Liu W, Shang Y, Yang X. Active contour model driven by local histogram fitting energy[J]. Pattern </w:t>
      </w:r>
    </w:p>
    <w:p w14:paraId="7D576E52" w14:textId="77777777" w:rsidR="00514A19" w:rsidRDefault="00514A19">
      <w:pPr>
        <w:widowControl/>
        <w:jc w:val="left"/>
      </w:pPr>
      <w:r>
        <w:rPr>
          <w:rFonts w:ascii="TimesNewRomanPSMT" w:eastAsia="TimesNewRomanPSMT" w:hAnsi="TimesNewRomanPSMT" w:cs="TimesNewRomanPSMT"/>
          <w:color w:val="000000"/>
          <w:kern w:val="0"/>
          <w:sz w:val="20"/>
          <w:szCs w:val="20"/>
          <w:lang w:bidi="ar"/>
        </w:rPr>
        <w:t xml:space="preserve">Recognition Letters, 2013, 34(6):655-662. </w:t>
      </w:r>
    </w:p>
    <w:p w14:paraId="32D3664B" w14:textId="77777777" w:rsidR="00514A19" w:rsidRDefault="00514A19">
      <w:pPr>
        <w:widowControl/>
        <w:jc w:val="left"/>
      </w:pPr>
      <w:r>
        <w:rPr>
          <w:rFonts w:ascii="TimesNewRomanPSMT" w:eastAsia="TimesNewRomanPSMT" w:hAnsi="TimesNewRomanPSMT" w:cs="TimesNewRomanPSMT"/>
          <w:color w:val="000000"/>
          <w:kern w:val="0"/>
          <w:sz w:val="20"/>
          <w:szCs w:val="20"/>
          <w:lang w:bidi="ar"/>
        </w:rPr>
        <w:t xml:space="preserve">[25] Wang L, Chang Y, Wang H, et al. An active contour model based on local fitted images for image </w:t>
      </w:r>
    </w:p>
    <w:p w14:paraId="0F711ABC" w14:textId="77777777" w:rsidR="00514A19" w:rsidRDefault="00514A19">
      <w:pPr>
        <w:widowControl/>
        <w:jc w:val="left"/>
      </w:pPr>
      <w:r>
        <w:rPr>
          <w:rFonts w:ascii="TimesNewRomanPSMT" w:eastAsia="TimesNewRomanPSMT" w:hAnsi="TimesNewRomanPSMT" w:cs="TimesNewRomanPSMT"/>
          <w:color w:val="000000"/>
          <w:kern w:val="0"/>
          <w:sz w:val="20"/>
          <w:szCs w:val="20"/>
          <w:lang w:bidi="ar"/>
        </w:rPr>
        <w:t xml:space="preserve">segmentation[J]. Information Sciences, 2017, s 418–419:61-73. </w:t>
      </w:r>
    </w:p>
    <w:p w14:paraId="1CAD2D35" w14:textId="77777777" w:rsidR="00514A19" w:rsidRDefault="00514A19">
      <w:pPr>
        <w:widowControl/>
        <w:jc w:val="left"/>
      </w:pPr>
      <w:r>
        <w:rPr>
          <w:rFonts w:ascii="TimesNewRomanPSMT" w:eastAsia="TimesNewRomanPSMT" w:hAnsi="TimesNewRomanPSMT" w:cs="TimesNewRomanPSMT"/>
          <w:color w:val="000000"/>
          <w:kern w:val="0"/>
          <w:sz w:val="20"/>
          <w:szCs w:val="20"/>
          <w:lang w:bidi="ar"/>
        </w:rPr>
        <w:t xml:space="preserve">[26] Zhang R. A Hybrid Active Contour Model with Local Gaussian Distribution Fitting Energy for </w:t>
      </w:r>
    </w:p>
    <w:p w14:paraId="67697EAC" w14:textId="77777777" w:rsidR="00514A19" w:rsidRDefault="00514A19">
      <w:pPr>
        <w:widowControl/>
        <w:jc w:val="left"/>
      </w:pPr>
      <w:r>
        <w:rPr>
          <w:rFonts w:ascii="TimesNewRomanPSMT" w:eastAsia="TimesNewRomanPSMT" w:hAnsi="TimesNewRomanPSMT" w:cs="TimesNewRomanPSMT"/>
          <w:color w:val="000000"/>
          <w:kern w:val="0"/>
          <w:sz w:val="20"/>
          <w:szCs w:val="20"/>
          <w:lang w:bidi="ar"/>
        </w:rPr>
        <w:t>Image Segmentation[J]. Journal of Information &amp; Computational Science, 2015, 12(17):6515-6523.</w:t>
      </w:r>
    </w:p>
    <w:p w14:paraId="77456132" w14:textId="77777777" w:rsidR="00514A19" w:rsidRDefault="00514A19">
      <w:pPr>
        <w:pStyle w:val="a5"/>
      </w:pPr>
    </w:p>
  </w:comment>
  <w:comment w:id="101" w:author="Ren-Junwei" w:date="2019-11-23T17:22:00Z" w:initials="R">
    <w:p w14:paraId="61920C77" w14:textId="77777777" w:rsidR="00514A19" w:rsidRDefault="00514A19">
      <w:pPr>
        <w:widowControl/>
        <w:jc w:val="left"/>
      </w:pPr>
      <w:r>
        <w:rPr>
          <w:rFonts w:ascii="TimesNewRomanPSMT" w:eastAsia="TimesNewRomanPSMT" w:hAnsi="TimesNewRomanPSMT" w:cs="TimesNewRomanPSMT"/>
          <w:color w:val="000000"/>
          <w:kern w:val="0"/>
          <w:sz w:val="20"/>
          <w:szCs w:val="20"/>
          <w:lang w:bidi="ar"/>
        </w:rPr>
        <w:t xml:space="preserve">Mumford D, Shah J. Optimal approximations by piecewise smooth functions and associated </w:t>
      </w:r>
    </w:p>
    <w:p w14:paraId="5D1F135C" w14:textId="77777777" w:rsidR="00514A19" w:rsidRDefault="00514A19">
      <w:pPr>
        <w:widowControl/>
        <w:jc w:val="left"/>
      </w:pPr>
      <w:r>
        <w:rPr>
          <w:rFonts w:ascii="TimesNewRomanPSMT" w:eastAsia="TimesNewRomanPSMT" w:hAnsi="TimesNewRomanPSMT" w:cs="TimesNewRomanPSMT"/>
          <w:color w:val="000000"/>
          <w:kern w:val="0"/>
          <w:sz w:val="20"/>
          <w:szCs w:val="20"/>
          <w:lang w:bidi="ar"/>
        </w:rPr>
        <w:t xml:space="preserve">variational problems[J]. Communications on Pure &amp; Applied Mathematics, 1989, 42(5):577–685. </w:t>
      </w:r>
    </w:p>
    <w:p w14:paraId="25314B20" w14:textId="77777777" w:rsidR="00514A19" w:rsidRDefault="00514A19">
      <w:pPr>
        <w:pStyle w:val="a5"/>
      </w:pPr>
    </w:p>
  </w:comment>
  <w:comment w:id="102" w:author="Ren-Junwei" w:date="2019-11-23T18:20:00Z" w:initials="R">
    <w:p w14:paraId="2D5F58ED" w14:textId="77777777" w:rsidR="00514A19" w:rsidRDefault="00514A19">
      <w:pPr>
        <w:widowControl/>
        <w:jc w:val="left"/>
      </w:pPr>
      <w:r>
        <w:rPr>
          <w:rFonts w:ascii="TimesNewRomanPSMT" w:eastAsia="TimesNewRomanPSMT" w:hAnsi="TimesNewRomanPSMT" w:cs="TimesNewRomanPSMT"/>
          <w:color w:val="000000"/>
          <w:kern w:val="0"/>
          <w:sz w:val="20"/>
          <w:szCs w:val="20"/>
          <w:lang w:bidi="ar"/>
        </w:rPr>
        <w:t xml:space="preserve">Chan T, Vese L. Active contours without edges[J]. IEEE Transactions on Image Processing, 2001, </w:t>
      </w:r>
    </w:p>
    <w:p w14:paraId="752900CC" w14:textId="77777777" w:rsidR="00514A19" w:rsidRDefault="00514A19">
      <w:pPr>
        <w:widowControl/>
        <w:jc w:val="left"/>
      </w:pPr>
      <w:r>
        <w:rPr>
          <w:rFonts w:ascii="TimesNewRomanPSMT" w:eastAsia="TimesNewRomanPSMT" w:hAnsi="TimesNewRomanPSMT" w:cs="TimesNewRomanPSMT"/>
          <w:color w:val="000000"/>
          <w:kern w:val="0"/>
          <w:sz w:val="20"/>
          <w:szCs w:val="20"/>
          <w:lang w:bidi="ar"/>
        </w:rPr>
        <w:t>10(2): 266-277.</w:t>
      </w:r>
    </w:p>
  </w:comment>
  <w:comment w:id="103" w:author="Ren-Junwei" w:date="2019-11-23T18:43:00Z" w:initials="R">
    <w:p w14:paraId="018C6951" w14:textId="77777777" w:rsidR="00514A19" w:rsidRDefault="00514A19">
      <w:pPr>
        <w:widowControl/>
        <w:jc w:val="left"/>
      </w:pPr>
      <w:r>
        <w:rPr>
          <w:rFonts w:ascii="TimesNewRomanPSMT" w:eastAsia="TimesNewRomanPSMT" w:hAnsi="TimesNewRomanPSMT" w:cs="TimesNewRomanPSMT"/>
          <w:color w:val="000000"/>
          <w:kern w:val="0"/>
          <w:sz w:val="20"/>
          <w:szCs w:val="20"/>
          <w:lang w:bidi="ar"/>
        </w:rPr>
        <w:t xml:space="preserve">Li C, Kao C Y, Gore J C, et al. Implicit Active Contours Driven by Local Binary Fitting Energy[C]// </w:t>
      </w:r>
    </w:p>
    <w:p w14:paraId="73D86176" w14:textId="77777777" w:rsidR="00514A19" w:rsidRDefault="00514A19">
      <w:pPr>
        <w:widowControl/>
        <w:jc w:val="left"/>
      </w:pPr>
      <w:r>
        <w:rPr>
          <w:rFonts w:ascii="TimesNewRomanPSMT" w:eastAsia="TimesNewRomanPSMT" w:hAnsi="TimesNewRomanPSMT" w:cs="TimesNewRomanPSMT"/>
          <w:color w:val="000000"/>
          <w:kern w:val="0"/>
          <w:sz w:val="20"/>
          <w:szCs w:val="20"/>
          <w:lang w:bidi="ar"/>
        </w:rPr>
        <w:t>IEEE Conference on Computer Vision &amp; Pattern Recognition,2007:1-7.</w:t>
      </w:r>
    </w:p>
    <w:p w14:paraId="30946280" w14:textId="77777777" w:rsidR="00514A19" w:rsidRDefault="00514A19">
      <w:pPr>
        <w:pStyle w:val="a5"/>
      </w:pPr>
    </w:p>
  </w:comment>
  <w:comment w:id="104" w:author="Ren-Junwei" w:date="2019-11-23T18:51:00Z" w:initials="R">
    <w:p w14:paraId="5E3C15E4" w14:textId="77777777" w:rsidR="00514A19" w:rsidRDefault="00514A19">
      <w:pPr>
        <w:widowControl/>
        <w:jc w:val="left"/>
      </w:pPr>
      <w:r>
        <w:rPr>
          <w:rFonts w:ascii="TimesNewRomanPSMT" w:eastAsia="TimesNewRomanPSMT" w:hAnsi="TimesNewRomanPSMT" w:cs="TimesNewRomanPSMT"/>
          <w:color w:val="000000"/>
          <w:kern w:val="0"/>
          <w:sz w:val="20"/>
          <w:szCs w:val="20"/>
          <w:lang w:bidi="ar"/>
        </w:rPr>
        <w:t xml:space="preserve">Zhang K P, Song H H, Zhang L. Active contours driven by local image fitting energy [J]. Pattern </w:t>
      </w:r>
    </w:p>
    <w:p w14:paraId="0310278A" w14:textId="77777777" w:rsidR="00514A19" w:rsidRDefault="00514A19">
      <w:pPr>
        <w:widowControl/>
        <w:jc w:val="left"/>
      </w:pPr>
      <w:r>
        <w:rPr>
          <w:rFonts w:ascii="TimesNewRomanPSMT" w:eastAsia="TimesNewRomanPSMT" w:hAnsi="TimesNewRomanPSMT" w:cs="TimesNewRomanPSMT"/>
          <w:color w:val="000000"/>
          <w:kern w:val="0"/>
          <w:sz w:val="20"/>
          <w:szCs w:val="20"/>
          <w:lang w:bidi="ar"/>
        </w:rPr>
        <w:t>Recognition,2010,43(4):1199-1206.</w:t>
      </w:r>
    </w:p>
    <w:p w14:paraId="025A2EDA" w14:textId="77777777" w:rsidR="00514A19" w:rsidRDefault="00514A19">
      <w:pPr>
        <w:pStyle w:val="a5"/>
      </w:pPr>
    </w:p>
  </w:comment>
  <w:comment w:id="105" w:author="Ren-Junwei" w:date="2019-11-23T19:10:00Z" w:initials="R">
    <w:p w14:paraId="7CCA0D73" w14:textId="77777777" w:rsidR="00514A19" w:rsidRDefault="00514A19">
      <w:pPr>
        <w:widowControl/>
        <w:jc w:val="left"/>
      </w:pPr>
      <w:r>
        <w:rPr>
          <w:rFonts w:ascii="TimesNewRomanPSMT" w:eastAsia="TimesNewRomanPSMT" w:hAnsi="TimesNewRomanPSMT" w:cs="TimesNewRomanPSMT"/>
          <w:color w:val="000000"/>
          <w:kern w:val="0"/>
          <w:sz w:val="20"/>
          <w:szCs w:val="20"/>
          <w:lang w:bidi="ar"/>
        </w:rPr>
        <w:t xml:space="preserve">Wang L, He L, Mishra A, et a1. Active contours driven by local Gaussian distribution fitting </w:t>
      </w:r>
    </w:p>
    <w:p w14:paraId="74E0588D" w14:textId="77777777" w:rsidR="00514A19" w:rsidRDefault="00514A19">
      <w:pPr>
        <w:widowControl/>
        <w:jc w:val="left"/>
      </w:pPr>
      <w:r>
        <w:rPr>
          <w:rFonts w:ascii="TimesNewRomanPSMT" w:eastAsia="TimesNewRomanPSMT" w:hAnsi="TimesNewRomanPSMT" w:cs="TimesNewRomanPSMT"/>
          <w:color w:val="000000"/>
          <w:kern w:val="0"/>
          <w:sz w:val="20"/>
          <w:szCs w:val="20"/>
          <w:lang w:bidi="ar"/>
        </w:rPr>
        <w:t>energy[J]. Signal Processing, 2009, 89(12):2435-2447.</w:t>
      </w:r>
    </w:p>
    <w:p w14:paraId="5F7C4A42" w14:textId="77777777" w:rsidR="00514A19" w:rsidRDefault="00514A19">
      <w:pPr>
        <w:pStyle w:val="a5"/>
      </w:pPr>
    </w:p>
  </w:comment>
  <w:comment w:id="106" w:author="Ren-Junwei" w:date="2019-11-23T19:41:00Z" w:initials="R">
    <w:p w14:paraId="4A09625A" w14:textId="77777777" w:rsidR="00514A19" w:rsidRDefault="00514A19">
      <w:pPr>
        <w:widowControl/>
        <w:jc w:val="left"/>
      </w:pPr>
      <w:r>
        <w:rPr>
          <w:rFonts w:ascii="宋体" w:eastAsia="宋体" w:hAnsi="宋体" w:cs="宋体" w:hint="eastAsia"/>
          <w:color w:val="000000"/>
          <w:kern w:val="0"/>
          <w:sz w:val="15"/>
          <w:szCs w:val="15"/>
          <w:lang w:bidi="ar"/>
        </w:rPr>
        <w:t xml:space="preserve">】袁建军．基于偏微分方程图像分割技术的研究[D】．重庆大学博士学位论文．20 </w:t>
      </w:r>
      <w:r>
        <w:rPr>
          <w:rFonts w:ascii="宋体" w:eastAsia="宋体" w:hAnsi="宋体" w:cs="宋体" w:hint="eastAsia"/>
          <w:color w:val="000000"/>
          <w:kern w:val="0"/>
          <w:sz w:val="8"/>
          <w:szCs w:val="8"/>
          <w:lang w:bidi="ar"/>
        </w:rPr>
        <w:t xml:space="preserve">1 </w:t>
      </w:r>
      <w:r>
        <w:rPr>
          <w:rFonts w:ascii="宋体" w:eastAsia="宋体" w:hAnsi="宋体" w:cs="宋体" w:hint="eastAsia"/>
          <w:color w:val="000000"/>
          <w:kern w:val="0"/>
          <w:sz w:val="11"/>
          <w:szCs w:val="11"/>
          <w:lang w:bidi="ar"/>
        </w:rPr>
        <w:t xml:space="preserve">2：54．70． </w:t>
      </w:r>
    </w:p>
    <w:p w14:paraId="4ADB5A55" w14:textId="77777777" w:rsidR="00514A19" w:rsidRDefault="00514A19">
      <w:pPr>
        <w:pStyle w:val="a5"/>
      </w:pPr>
    </w:p>
  </w:comment>
  <w:comment w:id="107" w:author="Ren-Junwei" w:date="2019-11-23T19:40:00Z" w:initials="R">
    <w:p w14:paraId="55C16EB8" w14:textId="77777777" w:rsidR="00514A19" w:rsidRDefault="00514A19">
      <w:pPr>
        <w:widowControl/>
        <w:jc w:val="left"/>
      </w:pPr>
      <w:r>
        <w:rPr>
          <w:rFonts w:ascii="宋体" w:eastAsia="宋体" w:hAnsi="宋体" w:cs="宋体" w:hint="eastAsia"/>
          <w:color w:val="000000"/>
          <w:kern w:val="0"/>
          <w:sz w:val="16"/>
          <w:szCs w:val="16"/>
          <w:lang w:bidi="ar"/>
        </w:rPr>
        <w:t xml:space="preserve">】贾迪野，黄风岗，文小芳．一种全局优化的水平集图像分割方法【J]．中国图象图形学报， </w:t>
      </w:r>
    </w:p>
    <w:p w14:paraId="1DD44FF7" w14:textId="77777777" w:rsidR="00514A19" w:rsidRDefault="00514A19">
      <w:pPr>
        <w:widowControl/>
        <w:jc w:val="left"/>
      </w:pPr>
      <w:r>
        <w:rPr>
          <w:rFonts w:ascii="宋体" w:eastAsia="宋体" w:hAnsi="宋体" w:cs="宋体" w:hint="eastAsia"/>
          <w:color w:val="000000"/>
          <w:kern w:val="0"/>
          <w:sz w:val="14"/>
          <w:szCs w:val="14"/>
          <w:lang w:bidi="ar"/>
        </w:rPr>
        <w:t>2018，10(1)：25-30．</w:t>
      </w:r>
    </w:p>
    <w:p w14:paraId="370A5F6C" w14:textId="77777777" w:rsidR="00514A19" w:rsidRDefault="00514A19">
      <w:pPr>
        <w:pStyle w:val="a5"/>
      </w:pPr>
    </w:p>
  </w:comment>
  <w:comment w:id="108" w:author="Ren-Junwei" w:date="2019-11-23T19:41:00Z" w:initials="R">
    <w:p w14:paraId="7D164135" w14:textId="77777777" w:rsidR="00514A19" w:rsidRDefault="00514A19">
      <w:pPr>
        <w:widowControl/>
        <w:jc w:val="left"/>
      </w:pPr>
      <w:r>
        <w:rPr>
          <w:rFonts w:ascii="宋体" w:eastAsia="宋体" w:hAnsi="宋体" w:cs="宋体" w:hint="eastAsia"/>
          <w:color w:val="000000"/>
          <w:kern w:val="0"/>
          <w:sz w:val="15"/>
          <w:szCs w:val="15"/>
          <w:lang w:bidi="ar"/>
        </w:rPr>
        <w:t xml:space="preserve">王慧斌，高国伟，徐立中，et </w:t>
      </w:r>
      <w:r>
        <w:rPr>
          <w:rFonts w:ascii="宋体" w:eastAsia="宋体" w:hAnsi="宋体" w:cs="宋体" w:hint="eastAsia"/>
          <w:color w:val="000000"/>
          <w:kern w:val="0"/>
          <w:sz w:val="16"/>
          <w:szCs w:val="16"/>
          <w:lang w:bidi="ar"/>
        </w:rPr>
        <w:t xml:space="preserve">a1．基于纹理特征的多区域水平集图像分割方法【J】．电子学 </w:t>
      </w:r>
    </w:p>
    <w:p w14:paraId="329E51FC" w14:textId="77777777" w:rsidR="00514A19" w:rsidRDefault="00514A19">
      <w:pPr>
        <w:widowControl/>
        <w:jc w:val="left"/>
      </w:pPr>
      <w:r>
        <w:rPr>
          <w:rFonts w:ascii="宋体" w:eastAsia="宋体" w:hAnsi="宋体" w:cs="宋体" w:hint="eastAsia"/>
          <w:color w:val="000000"/>
          <w:kern w:val="0"/>
          <w:sz w:val="15"/>
          <w:szCs w:val="15"/>
          <w:lang w:bidi="ar"/>
        </w:rPr>
        <w:t xml:space="preserve">报，2018，46(1 </w:t>
      </w:r>
      <w:r>
        <w:rPr>
          <w:rFonts w:ascii="宋体" w:eastAsia="宋体" w:hAnsi="宋体" w:cs="宋体" w:hint="eastAsia"/>
          <w:color w:val="000000"/>
          <w:kern w:val="0"/>
          <w:sz w:val="16"/>
          <w:szCs w:val="16"/>
          <w:lang w:bidi="ar"/>
        </w:rPr>
        <w:t xml:space="preserve">1)：2588-2596．对图像的颜色和纹理信息建立联合分布并将其代入能量函数： </w:t>
      </w:r>
    </w:p>
    <w:p w14:paraId="22D047ED" w14:textId="77777777" w:rsidR="00514A19" w:rsidRDefault="00514A19">
      <w:pPr>
        <w:pStyle w:val="a5"/>
      </w:pPr>
    </w:p>
  </w:comment>
  <w:comment w:id="138" w:author="Ren-Junwei" w:date="2019-11-24T19:47:00Z" w:initials="R">
    <w:p w14:paraId="20D54065" w14:textId="77777777" w:rsidR="00514A19" w:rsidRDefault="00514A19">
      <w:pPr>
        <w:widowControl/>
        <w:jc w:val="left"/>
      </w:pPr>
      <w:r>
        <w:rPr>
          <w:rFonts w:ascii="TimesNewRomanPSMT" w:eastAsia="TimesNewRomanPSMT" w:hAnsi="TimesNewRomanPSMT" w:cs="TimesNewRomanPSMT"/>
          <w:color w:val="000000"/>
          <w:kern w:val="0"/>
          <w:sz w:val="20"/>
          <w:szCs w:val="20"/>
          <w:lang w:bidi="ar"/>
        </w:rPr>
        <w:t xml:space="preserve">[68] </w:t>
      </w:r>
      <w:r>
        <w:rPr>
          <w:rFonts w:ascii="宋体" w:eastAsia="宋体" w:hAnsi="宋体" w:cs="宋体" w:hint="eastAsia"/>
          <w:color w:val="000000"/>
          <w:kern w:val="0"/>
          <w:sz w:val="20"/>
          <w:szCs w:val="20"/>
          <w:lang w:bidi="ar"/>
        </w:rPr>
        <w:t>罗德芳</w:t>
      </w:r>
      <w:r>
        <w:rPr>
          <w:rFonts w:ascii="TimesNewRomanPSMT" w:eastAsia="TimesNewRomanPSMT" w:hAnsi="TimesNewRomanPSMT" w:cs="TimesNewRomanPSMT"/>
          <w:color w:val="000000"/>
          <w:kern w:val="0"/>
          <w:sz w:val="20"/>
          <w:szCs w:val="20"/>
          <w:lang w:bidi="ar"/>
        </w:rPr>
        <w:t xml:space="preserve">. Chan-Vese </w:t>
      </w:r>
      <w:r>
        <w:rPr>
          <w:rFonts w:ascii="宋体" w:eastAsia="宋体" w:hAnsi="宋体" w:cs="宋体" w:hint="eastAsia"/>
          <w:color w:val="000000"/>
          <w:kern w:val="0"/>
          <w:sz w:val="20"/>
          <w:szCs w:val="20"/>
          <w:lang w:bidi="ar"/>
        </w:rPr>
        <w:t>活动轮廓模型的研究</w:t>
      </w:r>
      <w:r>
        <w:rPr>
          <w:rFonts w:ascii="TimesNewRomanPSMT" w:eastAsia="TimesNewRomanPSMT" w:hAnsi="TimesNewRomanPSMT" w:cs="TimesNewRomanPSMT"/>
          <w:color w:val="000000"/>
          <w:kern w:val="0"/>
          <w:sz w:val="20"/>
          <w:szCs w:val="20"/>
          <w:lang w:bidi="ar"/>
        </w:rPr>
        <w:t xml:space="preserve">[D]. </w:t>
      </w:r>
      <w:r>
        <w:rPr>
          <w:rFonts w:ascii="宋体" w:eastAsia="宋体" w:hAnsi="宋体" w:cs="宋体" w:hint="eastAsia"/>
          <w:color w:val="000000"/>
          <w:kern w:val="0"/>
          <w:sz w:val="20"/>
          <w:szCs w:val="20"/>
          <w:lang w:bidi="ar"/>
        </w:rPr>
        <w:t>重庆大学</w:t>
      </w:r>
      <w:r>
        <w:rPr>
          <w:rFonts w:ascii="TimesNewRomanPSMT" w:eastAsia="TimesNewRomanPSMT" w:hAnsi="TimesNewRomanPSMT" w:cs="TimesNewRomanPSMT"/>
          <w:color w:val="000000"/>
          <w:kern w:val="0"/>
          <w:sz w:val="20"/>
          <w:szCs w:val="20"/>
          <w:lang w:bidi="ar"/>
        </w:rPr>
        <w:t xml:space="preserve">, 2011. </w:t>
      </w:r>
    </w:p>
    <w:p w14:paraId="5BBC4827" w14:textId="77777777" w:rsidR="00514A19" w:rsidRDefault="00514A19">
      <w:pPr>
        <w:widowControl/>
        <w:jc w:val="left"/>
      </w:pPr>
      <w:r>
        <w:rPr>
          <w:rFonts w:ascii="TimesNewRomanPSMT" w:eastAsia="TimesNewRomanPSMT" w:hAnsi="TimesNewRomanPSMT" w:cs="TimesNewRomanPSMT"/>
          <w:color w:val="000000"/>
          <w:kern w:val="0"/>
          <w:sz w:val="20"/>
          <w:szCs w:val="20"/>
          <w:lang w:bidi="ar"/>
        </w:rPr>
        <w:t xml:space="preserve">[69] </w:t>
      </w:r>
      <w:r>
        <w:rPr>
          <w:rFonts w:ascii="宋体" w:eastAsia="宋体" w:hAnsi="宋体" w:cs="宋体" w:hint="eastAsia"/>
          <w:color w:val="000000"/>
          <w:kern w:val="0"/>
          <w:sz w:val="20"/>
          <w:szCs w:val="20"/>
          <w:lang w:bidi="ar"/>
        </w:rPr>
        <w:t>王晓峰</w:t>
      </w:r>
      <w:r>
        <w:rPr>
          <w:rFonts w:ascii="TimesNewRomanPSMT" w:eastAsia="TimesNewRomanPSMT" w:hAnsi="TimesNewRomanPSMT" w:cs="TimesNewRomanPSMT"/>
          <w:color w:val="000000"/>
          <w:kern w:val="0"/>
          <w:sz w:val="20"/>
          <w:szCs w:val="20"/>
          <w:lang w:bidi="ar"/>
        </w:rPr>
        <w:t xml:space="preserve">. </w:t>
      </w:r>
      <w:r>
        <w:rPr>
          <w:rFonts w:ascii="宋体" w:eastAsia="宋体" w:hAnsi="宋体" w:cs="宋体" w:hint="eastAsia"/>
          <w:color w:val="000000"/>
          <w:kern w:val="0"/>
          <w:sz w:val="20"/>
          <w:szCs w:val="20"/>
          <w:lang w:bidi="ar"/>
        </w:rPr>
        <w:t>水平集方法及其在图像分割中的应用研究</w:t>
      </w:r>
      <w:r>
        <w:rPr>
          <w:rFonts w:ascii="TimesNewRomanPSMT" w:eastAsia="TimesNewRomanPSMT" w:hAnsi="TimesNewRomanPSMT" w:cs="TimesNewRomanPSMT"/>
          <w:color w:val="000000"/>
          <w:kern w:val="0"/>
          <w:sz w:val="20"/>
          <w:szCs w:val="20"/>
          <w:lang w:bidi="ar"/>
        </w:rPr>
        <w:t xml:space="preserve">[D]. </w:t>
      </w:r>
      <w:r>
        <w:rPr>
          <w:rFonts w:ascii="宋体" w:eastAsia="宋体" w:hAnsi="宋体" w:cs="宋体" w:hint="eastAsia"/>
          <w:color w:val="000000"/>
          <w:kern w:val="0"/>
          <w:sz w:val="20"/>
          <w:szCs w:val="20"/>
          <w:lang w:bidi="ar"/>
        </w:rPr>
        <w:t>中国科学技术大学</w:t>
      </w:r>
      <w:r>
        <w:rPr>
          <w:rFonts w:ascii="TimesNewRomanPSMT" w:eastAsia="TimesNewRomanPSMT" w:hAnsi="TimesNewRomanPSMT" w:cs="TimesNewRomanPSMT"/>
          <w:color w:val="000000"/>
          <w:kern w:val="0"/>
          <w:sz w:val="20"/>
          <w:szCs w:val="20"/>
          <w:lang w:bidi="ar"/>
        </w:rPr>
        <w:t>, 2009.</w:t>
      </w:r>
    </w:p>
    <w:p w14:paraId="72CA1A10" w14:textId="77777777" w:rsidR="00514A19" w:rsidRDefault="00514A19">
      <w:pPr>
        <w:pStyle w:val="a5"/>
      </w:pPr>
    </w:p>
  </w:comment>
  <w:comment w:id="139" w:author="Ren-Junwei" w:date="2019-11-24T20:33:00Z" w:initials="R">
    <w:p w14:paraId="555C70A8" w14:textId="77777777" w:rsidR="00514A19" w:rsidRDefault="00514A19">
      <w:pPr>
        <w:widowControl/>
        <w:jc w:val="left"/>
      </w:pPr>
      <w:r>
        <w:rPr>
          <w:rFonts w:ascii="宋体" w:eastAsia="宋体" w:hAnsi="宋体" w:cs="宋体" w:hint="eastAsia"/>
          <w:color w:val="000000"/>
          <w:kern w:val="0"/>
          <w:sz w:val="20"/>
          <w:szCs w:val="20"/>
          <w:lang w:bidi="ar"/>
        </w:rPr>
        <w:t>王大凯</w:t>
      </w:r>
      <w:r>
        <w:rPr>
          <w:rFonts w:ascii="TimesNewRomanPSMT" w:eastAsia="TimesNewRomanPSMT" w:hAnsi="TimesNewRomanPSMT" w:cs="TimesNewRomanPSMT"/>
          <w:color w:val="000000"/>
          <w:kern w:val="0"/>
          <w:sz w:val="20"/>
          <w:szCs w:val="20"/>
          <w:lang w:bidi="ar"/>
        </w:rPr>
        <w:t xml:space="preserve">, </w:t>
      </w:r>
      <w:r>
        <w:rPr>
          <w:rFonts w:ascii="宋体" w:eastAsia="宋体" w:hAnsi="宋体" w:cs="宋体" w:hint="eastAsia"/>
          <w:color w:val="000000"/>
          <w:kern w:val="0"/>
          <w:sz w:val="20"/>
          <w:szCs w:val="20"/>
          <w:lang w:bidi="ar"/>
        </w:rPr>
        <w:t>侯榆青</w:t>
      </w:r>
      <w:r>
        <w:rPr>
          <w:rFonts w:ascii="TimesNewRomanPSMT" w:eastAsia="TimesNewRomanPSMT" w:hAnsi="TimesNewRomanPSMT" w:cs="TimesNewRomanPSMT"/>
          <w:color w:val="000000"/>
          <w:kern w:val="0"/>
          <w:sz w:val="20"/>
          <w:szCs w:val="20"/>
          <w:lang w:bidi="ar"/>
        </w:rPr>
        <w:t xml:space="preserve">, </w:t>
      </w:r>
      <w:r>
        <w:rPr>
          <w:rFonts w:ascii="宋体" w:eastAsia="宋体" w:hAnsi="宋体" w:cs="宋体" w:hint="eastAsia"/>
          <w:color w:val="000000"/>
          <w:kern w:val="0"/>
          <w:sz w:val="20"/>
          <w:szCs w:val="20"/>
          <w:lang w:bidi="ar"/>
        </w:rPr>
        <w:t>彭进业</w:t>
      </w:r>
      <w:r>
        <w:rPr>
          <w:rFonts w:ascii="TimesNewRomanPSMT" w:eastAsia="TimesNewRomanPSMT" w:hAnsi="TimesNewRomanPSMT" w:cs="TimesNewRomanPSMT"/>
          <w:color w:val="000000"/>
          <w:kern w:val="0"/>
          <w:sz w:val="20"/>
          <w:szCs w:val="20"/>
          <w:lang w:bidi="ar"/>
        </w:rPr>
        <w:t xml:space="preserve">. </w:t>
      </w:r>
      <w:r>
        <w:rPr>
          <w:rFonts w:ascii="宋体" w:eastAsia="宋体" w:hAnsi="宋体" w:cs="宋体" w:hint="eastAsia"/>
          <w:color w:val="000000"/>
          <w:kern w:val="0"/>
          <w:sz w:val="20"/>
          <w:szCs w:val="20"/>
          <w:lang w:bidi="ar"/>
        </w:rPr>
        <w:t>图像处理的偏微分方程方法</w:t>
      </w:r>
      <w:r>
        <w:rPr>
          <w:rFonts w:ascii="TimesNewRomanPSMT" w:eastAsia="TimesNewRomanPSMT" w:hAnsi="TimesNewRomanPSMT" w:cs="TimesNewRomanPSMT"/>
          <w:color w:val="000000"/>
          <w:kern w:val="0"/>
          <w:sz w:val="20"/>
          <w:szCs w:val="20"/>
          <w:lang w:bidi="ar"/>
        </w:rPr>
        <w:t xml:space="preserve">[M]. </w:t>
      </w:r>
      <w:r>
        <w:rPr>
          <w:rFonts w:ascii="宋体" w:eastAsia="宋体" w:hAnsi="宋体" w:cs="宋体" w:hint="eastAsia"/>
          <w:color w:val="000000"/>
          <w:kern w:val="0"/>
          <w:sz w:val="20"/>
          <w:szCs w:val="20"/>
          <w:lang w:bidi="ar"/>
        </w:rPr>
        <w:t>北京</w:t>
      </w:r>
      <w:r>
        <w:rPr>
          <w:rFonts w:ascii="TimesNewRomanPSMT" w:eastAsia="TimesNewRomanPSMT" w:hAnsi="TimesNewRomanPSMT" w:cs="TimesNewRomanPSMT"/>
          <w:color w:val="000000"/>
          <w:kern w:val="0"/>
          <w:sz w:val="20"/>
          <w:szCs w:val="20"/>
          <w:lang w:bidi="ar"/>
        </w:rPr>
        <w:t xml:space="preserve">: </w:t>
      </w:r>
      <w:r>
        <w:rPr>
          <w:rFonts w:ascii="宋体" w:eastAsia="宋体" w:hAnsi="宋体" w:cs="宋体" w:hint="eastAsia"/>
          <w:color w:val="000000"/>
          <w:kern w:val="0"/>
          <w:sz w:val="20"/>
          <w:szCs w:val="20"/>
          <w:lang w:bidi="ar"/>
        </w:rPr>
        <w:t>科学出版社</w:t>
      </w:r>
      <w:r>
        <w:rPr>
          <w:rFonts w:ascii="TimesNewRomanPSMT" w:eastAsia="TimesNewRomanPSMT" w:hAnsi="TimesNewRomanPSMT" w:cs="TimesNewRomanPSMT"/>
          <w:color w:val="000000"/>
          <w:kern w:val="0"/>
          <w:sz w:val="20"/>
          <w:szCs w:val="20"/>
          <w:lang w:bidi="ar"/>
        </w:rPr>
        <w:t>, 2008</w:t>
      </w:r>
    </w:p>
    <w:p w14:paraId="12B96903" w14:textId="77777777" w:rsidR="00514A19" w:rsidRDefault="00514A19">
      <w:pPr>
        <w:pStyle w:val="a5"/>
      </w:pPr>
    </w:p>
  </w:comment>
  <w:comment w:id="145" w:author="Ren-Junwei" w:date="2019-11-25T10:18:00Z" w:initials="R">
    <w:p w14:paraId="218429C5" w14:textId="77777777" w:rsidR="00514A19" w:rsidRDefault="00514A19">
      <w:pPr>
        <w:widowControl/>
        <w:jc w:val="left"/>
      </w:pPr>
      <w:r>
        <w:rPr>
          <w:rFonts w:ascii="TimesNewRomanPSMT" w:eastAsia="TimesNewRomanPSMT" w:hAnsi="TimesNewRomanPSMT" w:cs="TimesNewRomanPSMT"/>
          <w:color w:val="000000"/>
          <w:kern w:val="0"/>
          <w:sz w:val="20"/>
          <w:szCs w:val="20"/>
          <w:lang w:bidi="ar"/>
        </w:rPr>
        <w:t xml:space="preserve">Osher S, Fedkiw R. Level Set Methods and Dynamic Implicit Surfaces [M].New York: Springer, </w:t>
      </w:r>
    </w:p>
    <w:p w14:paraId="23AC5755" w14:textId="77777777" w:rsidR="00514A19" w:rsidRDefault="00514A19">
      <w:pPr>
        <w:widowControl/>
        <w:jc w:val="left"/>
      </w:pPr>
      <w:r>
        <w:rPr>
          <w:rFonts w:ascii="TimesNewRomanPSMT" w:eastAsia="TimesNewRomanPSMT" w:hAnsi="TimesNewRomanPSMT" w:cs="TimesNewRomanPSMT"/>
          <w:color w:val="000000"/>
          <w:kern w:val="0"/>
          <w:sz w:val="20"/>
          <w:szCs w:val="20"/>
          <w:lang w:bidi="ar"/>
        </w:rPr>
        <w:t>2003.</w:t>
      </w:r>
    </w:p>
    <w:p w14:paraId="13186676" w14:textId="77777777" w:rsidR="00514A19" w:rsidRDefault="00514A19">
      <w:pPr>
        <w:pStyle w:val="a5"/>
      </w:pPr>
    </w:p>
  </w:comment>
  <w:comment w:id="146" w:author="Ren-Junwei" w:date="2019-11-25T10:22:00Z" w:initials="R">
    <w:p w14:paraId="645728E4" w14:textId="77777777" w:rsidR="00514A19" w:rsidRDefault="00514A19">
      <w:pPr>
        <w:widowControl/>
        <w:jc w:val="left"/>
      </w:pPr>
      <w:r>
        <w:rPr>
          <w:rFonts w:ascii="宋体" w:eastAsia="宋体" w:hAnsi="宋体" w:cs="宋体" w:hint="eastAsia"/>
          <w:color w:val="000000"/>
          <w:kern w:val="0"/>
          <w:sz w:val="20"/>
          <w:szCs w:val="20"/>
          <w:lang w:bidi="ar"/>
        </w:rPr>
        <w:t>陈雷</w:t>
      </w:r>
      <w:r>
        <w:rPr>
          <w:rFonts w:ascii="TimesNewRomanPSMT" w:eastAsia="TimesNewRomanPSMT" w:hAnsi="TimesNewRomanPSMT" w:cs="TimesNewRomanPSMT"/>
          <w:color w:val="000000"/>
          <w:kern w:val="0"/>
          <w:sz w:val="20"/>
          <w:szCs w:val="20"/>
          <w:lang w:bidi="ar"/>
        </w:rPr>
        <w:t xml:space="preserve">. </w:t>
      </w:r>
      <w:r>
        <w:rPr>
          <w:rFonts w:ascii="宋体" w:eastAsia="宋体" w:hAnsi="宋体" w:cs="宋体" w:hint="eastAsia"/>
          <w:color w:val="000000"/>
          <w:kern w:val="0"/>
          <w:sz w:val="20"/>
          <w:szCs w:val="20"/>
          <w:lang w:bidi="ar"/>
        </w:rPr>
        <w:t>基于活动轮廓模型的图像分割算法研究</w:t>
      </w:r>
      <w:r>
        <w:rPr>
          <w:rFonts w:ascii="TimesNewRomanPSMT" w:eastAsia="TimesNewRomanPSMT" w:hAnsi="TimesNewRomanPSMT" w:cs="TimesNewRomanPSMT"/>
          <w:color w:val="000000"/>
          <w:kern w:val="0"/>
          <w:sz w:val="20"/>
          <w:szCs w:val="20"/>
          <w:lang w:bidi="ar"/>
        </w:rPr>
        <w:t xml:space="preserve">[D]. </w:t>
      </w:r>
      <w:r>
        <w:rPr>
          <w:rFonts w:ascii="宋体" w:eastAsia="宋体" w:hAnsi="宋体" w:cs="宋体" w:hint="eastAsia"/>
          <w:color w:val="000000"/>
          <w:kern w:val="0"/>
          <w:sz w:val="20"/>
          <w:szCs w:val="20"/>
          <w:lang w:bidi="ar"/>
        </w:rPr>
        <w:t>山东大学</w:t>
      </w:r>
      <w:r>
        <w:rPr>
          <w:rFonts w:ascii="TimesNewRomanPSMT" w:eastAsia="TimesNewRomanPSMT" w:hAnsi="TimesNewRomanPSMT" w:cs="TimesNewRomanPSMT"/>
          <w:color w:val="000000"/>
          <w:kern w:val="0"/>
          <w:sz w:val="20"/>
          <w:szCs w:val="20"/>
          <w:lang w:bidi="ar"/>
        </w:rPr>
        <w:t xml:space="preserve">, 2013. </w:t>
      </w:r>
    </w:p>
    <w:p w14:paraId="58170BAB" w14:textId="77777777" w:rsidR="00514A19" w:rsidRDefault="00514A19">
      <w:pPr>
        <w:pStyle w:val="a5"/>
      </w:pPr>
    </w:p>
  </w:comment>
  <w:comment w:id="148" w:author="Ren-Junwei" w:date="2019-11-25T15:28:00Z" w:initials="R">
    <w:p w14:paraId="39407D4A" w14:textId="77777777" w:rsidR="00514A19" w:rsidRDefault="00514A19">
      <w:pPr>
        <w:widowControl/>
        <w:jc w:val="left"/>
      </w:pPr>
      <w:r>
        <w:rPr>
          <w:rFonts w:ascii="宋体" w:eastAsia="宋体" w:hAnsi="宋体" w:cs="宋体" w:hint="eastAsia"/>
          <w:color w:val="000000"/>
          <w:kern w:val="0"/>
          <w:sz w:val="20"/>
          <w:szCs w:val="20"/>
          <w:lang w:bidi="ar"/>
        </w:rPr>
        <w:t>老大中</w:t>
      </w:r>
      <w:r>
        <w:rPr>
          <w:rFonts w:ascii="TimesNewRomanPSMT" w:eastAsia="TimesNewRomanPSMT" w:hAnsi="TimesNewRomanPSMT" w:cs="TimesNewRomanPSMT"/>
          <w:color w:val="000000"/>
          <w:kern w:val="0"/>
          <w:sz w:val="20"/>
          <w:szCs w:val="20"/>
          <w:lang w:bidi="ar"/>
        </w:rPr>
        <w:t xml:space="preserve">. </w:t>
      </w:r>
      <w:r>
        <w:rPr>
          <w:rFonts w:ascii="宋体" w:eastAsia="宋体" w:hAnsi="宋体" w:cs="宋体" w:hint="eastAsia"/>
          <w:color w:val="000000"/>
          <w:kern w:val="0"/>
          <w:sz w:val="20"/>
          <w:szCs w:val="20"/>
          <w:lang w:bidi="ar"/>
        </w:rPr>
        <w:t>变分法基础</w:t>
      </w:r>
      <w:r>
        <w:rPr>
          <w:rFonts w:ascii="TimesNewRomanPSMT" w:eastAsia="TimesNewRomanPSMT" w:hAnsi="TimesNewRomanPSMT" w:cs="TimesNewRomanPSMT"/>
          <w:color w:val="000000"/>
          <w:kern w:val="0"/>
          <w:sz w:val="20"/>
          <w:szCs w:val="20"/>
          <w:lang w:bidi="ar"/>
        </w:rPr>
        <w:t xml:space="preserve">[M]. </w:t>
      </w:r>
      <w:r>
        <w:rPr>
          <w:rFonts w:ascii="宋体" w:eastAsia="宋体" w:hAnsi="宋体" w:cs="宋体" w:hint="eastAsia"/>
          <w:color w:val="000000"/>
          <w:kern w:val="0"/>
          <w:sz w:val="20"/>
          <w:szCs w:val="20"/>
          <w:lang w:bidi="ar"/>
        </w:rPr>
        <w:t>北京</w:t>
      </w:r>
      <w:r>
        <w:rPr>
          <w:rFonts w:ascii="TimesNewRomanPSMT" w:eastAsia="TimesNewRomanPSMT" w:hAnsi="TimesNewRomanPSMT" w:cs="TimesNewRomanPSMT"/>
          <w:color w:val="000000"/>
          <w:kern w:val="0"/>
          <w:sz w:val="20"/>
          <w:szCs w:val="20"/>
          <w:lang w:bidi="ar"/>
        </w:rPr>
        <w:t>:</w:t>
      </w:r>
      <w:r>
        <w:rPr>
          <w:rFonts w:ascii="宋体" w:eastAsia="宋体" w:hAnsi="宋体" w:cs="宋体" w:hint="eastAsia"/>
          <w:color w:val="000000"/>
          <w:kern w:val="0"/>
          <w:sz w:val="20"/>
          <w:szCs w:val="20"/>
          <w:lang w:bidi="ar"/>
        </w:rPr>
        <w:t>国防工业出版社</w:t>
      </w:r>
      <w:r>
        <w:rPr>
          <w:rFonts w:ascii="TimesNewRomanPSMT" w:eastAsia="TimesNewRomanPSMT" w:hAnsi="TimesNewRomanPSMT" w:cs="TimesNewRomanPSMT"/>
          <w:color w:val="000000"/>
          <w:kern w:val="0"/>
          <w:sz w:val="20"/>
          <w:szCs w:val="20"/>
          <w:lang w:bidi="ar"/>
        </w:rPr>
        <w:t>, 2010. 37-173.</w:t>
      </w:r>
    </w:p>
    <w:p w14:paraId="74D861E3" w14:textId="77777777" w:rsidR="00514A19" w:rsidRDefault="00514A19">
      <w:pPr>
        <w:pStyle w:val="a5"/>
      </w:pPr>
    </w:p>
  </w:comment>
  <w:comment w:id="154" w:author="Ren-Junwei" w:date="2019-11-25T16:34:00Z" w:initials="R">
    <w:p w14:paraId="22236E0C" w14:textId="77777777" w:rsidR="00514A19" w:rsidRDefault="00514A19">
      <w:pPr>
        <w:widowControl/>
        <w:jc w:val="left"/>
      </w:pPr>
      <w:r>
        <w:rPr>
          <w:rFonts w:ascii="宋体" w:eastAsia="宋体" w:hAnsi="宋体" w:cs="宋体" w:hint="eastAsia"/>
          <w:color w:val="000000"/>
          <w:kern w:val="0"/>
          <w:sz w:val="20"/>
          <w:szCs w:val="20"/>
          <w:lang w:bidi="ar"/>
        </w:rPr>
        <w:t xml:space="preserve">】Ch锄T，vese </w:t>
      </w:r>
      <w:r>
        <w:rPr>
          <w:rFonts w:ascii="宋体" w:eastAsia="宋体" w:hAnsi="宋体" w:cs="宋体" w:hint="eastAsia"/>
          <w:color w:val="000000"/>
          <w:kern w:val="0"/>
          <w:sz w:val="18"/>
          <w:szCs w:val="18"/>
          <w:lang w:bidi="ar"/>
        </w:rPr>
        <w:t xml:space="preserve">L．Active Contours without </w:t>
      </w:r>
      <w:r>
        <w:rPr>
          <w:rFonts w:ascii="宋体" w:eastAsia="宋体" w:hAnsi="宋体" w:cs="宋体" w:hint="eastAsia"/>
          <w:color w:val="000000"/>
          <w:kern w:val="0"/>
          <w:sz w:val="19"/>
          <w:szCs w:val="19"/>
          <w:lang w:bidi="ar"/>
        </w:rPr>
        <w:t xml:space="preserve">Edges【J】．也EE </w:t>
      </w:r>
      <w:r>
        <w:rPr>
          <w:rFonts w:ascii="宋体" w:eastAsia="宋体" w:hAnsi="宋体" w:cs="宋体" w:hint="eastAsia"/>
          <w:color w:val="000000"/>
          <w:kern w:val="0"/>
          <w:sz w:val="16"/>
          <w:szCs w:val="16"/>
          <w:lang w:bidi="ar"/>
        </w:rPr>
        <w:t xml:space="preserve">Trallsactions 0n </w:t>
      </w:r>
      <w:r>
        <w:rPr>
          <w:rFonts w:ascii="宋体" w:eastAsia="宋体" w:hAnsi="宋体" w:cs="宋体" w:hint="eastAsia"/>
          <w:color w:val="000000"/>
          <w:kern w:val="0"/>
          <w:sz w:val="18"/>
          <w:szCs w:val="18"/>
          <w:lang w:bidi="ar"/>
        </w:rPr>
        <w:t xml:space="preserve">image </w:t>
      </w:r>
    </w:p>
    <w:p w14:paraId="049444FA" w14:textId="77777777" w:rsidR="00514A19" w:rsidRDefault="00514A19">
      <w:pPr>
        <w:widowControl/>
        <w:jc w:val="left"/>
      </w:pPr>
      <w:r>
        <w:rPr>
          <w:rFonts w:ascii="宋体" w:eastAsia="宋体" w:hAnsi="宋体" w:cs="宋体" w:hint="eastAsia"/>
          <w:color w:val="000000"/>
          <w:kern w:val="0"/>
          <w:sz w:val="18"/>
          <w:szCs w:val="18"/>
          <w:lang w:bidi="ar"/>
        </w:rPr>
        <w:t xml:space="preserve">processing，200 1，l </w:t>
      </w:r>
      <w:r>
        <w:rPr>
          <w:rFonts w:ascii="宋体" w:eastAsia="宋体" w:hAnsi="宋体" w:cs="宋体" w:hint="eastAsia"/>
          <w:color w:val="000000"/>
          <w:kern w:val="0"/>
          <w:sz w:val="19"/>
          <w:szCs w:val="19"/>
          <w:lang w:bidi="ar"/>
        </w:rPr>
        <w:t xml:space="preserve">O(2) </w:t>
      </w:r>
    </w:p>
    <w:p w14:paraId="1E945D15" w14:textId="77777777" w:rsidR="00514A19" w:rsidRDefault="00514A19">
      <w:pPr>
        <w:pStyle w:val="a5"/>
      </w:pPr>
    </w:p>
  </w:comment>
  <w:comment w:id="157" w:author="Ren-Junwei" w:date="2019-11-26T10:33:00Z" w:initials="R">
    <w:p w14:paraId="63250642" w14:textId="77777777" w:rsidR="00514A19" w:rsidRDefault="00514A19">
      <w:pPr>
        <w:pStyle w:val="a5"/>
      </w:pPr>
      <w:r>
        <w:rPr>
          <w:rFonts w:hint="eastAsia"/>
        </w:rPr>
        <w:t>Minimization of Region-Scalable Fitting Energyfor Image Segmentation</w:t>
      </w:r>
    </w:p>
  </w:comment>
  <w:comment w:id="164" w:author="Ren-Junwei" w:date="2019-11-26T21:13:00Z" w:initials="R">
    <w:p w14:paraId="45E60763" w14:textId="77777777" w:rsidR="00514A19" w:rsidRDefault="00514A19">
      <w:pPr>
        <w:widowControl/>
        <w:jc w:val="left"/>
      </w:pPr>
      <w:r>
        <w:rPr>
          <w:rFonts w:ascii="宋体" w:eastAsia="宋体" w:hAnsi="宋体" w:cs="宋体" w:hint="eastAsia"/>
          <w:color w:val="000000"/>
          <w:kern w:val="0"/>
          <w:sz w:val="15"/>
          <w:szCs w:val="15"/>
          <w:lang w:bidi="ar"/>
        </w:rPr>
        <w:t xml:space="preserve">Titterington </w:t>
      </w:r>
      <w:r>
        <w:rPr>
          <w:rFonts w:ascii="宋体" w:eastAsia="宋体" w:hAnsi="宋体" w:cs="宋体" w:hint="eastAsia"/>
          <w:color w:val="000000"/>
          <w:kern w:val="0"/>
          <w:sz w:val="14"/>
          <w:szCs w:val="14"/>
          <w:lang w:bidi="ar"/>
        </w:rPr>
        <w:t xml:space="preserve">D．M．，Smith A．E </w:t>
      </w:r>
      <w:r>
        <w:rPr>
          <w:rFonts w:ascii="宋体" w:eastAsia="宋体" w:hAnsi="宋体" w:cs="宋体" w:hint="eastAsia"/>
          <w:color w:val="000000"/>
          <w:kern w:val="0"/>
          <w:sz w:val="15"/>
          <w:szCs w:val="15"/>
          <w:lang w:bidi="ar"/>
        </w:rPr>
        <w:t xml:space="preserve">M．，and </w:t>
      </w:r>
      <w:r>
        <w:rPr>
          <w:rFonts w:ascii="宋体" w:eastAsia="宋体" w:hAnsi="宋体" w:cs="宋体" w:hint="eastAsia"/>
          <w:color w:val="000000"/>
          <w:kern w:val="0"/>
          <w:sz w:val="17"/>
          <w:szCs w:val="17"/>
          <w:lang w:bidi="ar"/>
        </w:rPr>
        <w:t xml:space="preserve">Makov </w:t>
      </w:r>
      <w:r>
        <w:rPr>
          <w:rFonts w:ascii="宋体" w:eastAsia="宋体" w:hAnsi="宋体" w:cs="宋体" w:hint="eastAsia"/>
          <w:color w:val="000000"/>
          <w:kern w:val="0"/>
          <w:sz w:val="12"/>
          <w:szCs w:val="12"/>
          <w:lang w:bidi="ar"/>
        </w:rPr>
        <w:t xml:space="preserve">U．E．，“Statistical </w:t>
      </w:r>
      <w:r>
        <w:rPr>
          <w:rFonts w:ascii="宋体" w:eastAsia="宋体" w:hAnsi="宋体" w:cs="宋体" w:hint="eastAsia"/>
          <w:color w:val="000000"/>
          <w:kern w:val="0"/>
          <w:sz w:val="13"/>
          <w:szCs w:val="13"/>
          <w:lang w:bidi="ar"/>
        </w:rPr>
        <w:t xml:space="preserve">Analysis </w:t>
      </w:r>
      <w:r>
        <w:rPr>
          <w:rFonts w:ascii="宋体" w:eastAsia="宋体" w:hAnsi="宋体" w:cs="宋体" w:hint="eastAsia"/>
          <w:color w:val="000000"/>
          <w:kern w:val="0"/>
          <w:sz w:val="14"/>
          <w:szCs w:val="14"/>
          <w:lang w:bidi="ar"/>
        </w:rPr>
        <w:t xml:space="preserve">of </w:t>
      </w:r>
      <w:r>
        <w:rPr>
          <w:rFonts w:ascii="宋体" w:eastAsia="宋体" w:hAnsi="宋体" w:cs="宋体" w:hint="eastAsia"/>
          <w:color w:val="000000"/>
          <w:kern w:val="0"/>
          <w:sz w:val="12"/>
          <w:szCs w:val="12"/>
          <w:lang w:bidi="ar"/>
        </w:rPr>
        <w:t xml:space="preserve">Finite Finite </w:t>
      </w:r>
    </w:p>
    <w:p w14:paraId="240D34D6" w14:textId="77777777" w:rsidR="00514A19" w:rsidRDefault="00514A19">
      <w:pPr>
        <w:widowControl/>
        <w:jc w:val="left"/>
      </w:pPr>
      <w:r>
        <w:rPr>
          <w:rFonts w:ascii="宋体" w:eastAsia="宋体" w:hAnsi="宋体" w:cs="宋体" w:hint="eastAsia"/>
          <w:color w:val="000000"/>
          <w:kern w:val="0"/>
          <w:sz w:val="16"/>
          <w:szCs w:val="16"/>
          <w:lang w:bidi="ar"/>
        </w:rPr>
        <w:t xml:space="preserve">Mixture </w:t>
      </w:r>
      <w:r>
        <w:rPr>
          <w:rFonts w:ascii="宋体" w:eastAsia="宋体" w:hAnsi="宋体" w:cs="宋体" w:hint="eastAsia"/>
          <w:color w:val="000000"/>
          <w:kern w:val="0"/>
          <w:sz w:val="15"/>
          <w:szCs w:val="15"/>
          <w:lang w:bidi="ar"/>
        </w:rPr>
        <w:t xml:space="preserve">Distributions”，Hoboken，NJ：Wiley,1 </w:t>
      </w:r>
      <w:r>
        <w:rPr>
          <w:rFonts w:ascii="宋体" w:eastAsia="宋体" w:hAnsi="宋体" w:cs="宋体" w:hint="eastAsia"/>
          <w:color w:val="000000"/>
          <w:kern w:val="0"/>
          <w:sz w:val="12"/>
          <w:szCs w:val="12"/>
          <w:lang w:bidi="ar"/>
        </w:rPr>
        <w:t>985</w:t>
      </w:r>
      <w:r>
        <w:rPr>
          <w:rFonts w:ascii="宋体" w:eastAsia="宋体" w:hAnsi="宋体" w:cs="宋体" w:hint="eastAsia"/>
          <w:color w:val="000000"/>
          <w:kern w:val="0"/>
          <w:sz w:val="15"/>
          <w:szCs w:val="15"/>
          <w:lang w:bidi="ar"/>
        </w:rPr>
        <w:t xml:space="preserve">】McLachlan </w:t>
      </w:r>
      <w:r>
        <w:rPr>
          <w:rFonts w:ascii="宋体" w:eastAsia="宋体" w:hAnsi="宋体" w:cs="宋体" w:hint="eastAsia"/>
          <w:color w:val="000000"/>
          <w:kern w:val="0"/>
          <w:sz w:val="16"/>
          <w:szCs w:val="16"/>
          <w:lang w:bidi="ar"/>
        </w:rPr>
        <w:t xml:space="preserve">G，and </w:t>
      </w:r>
      <w:r>
        <w:rPr>
          <w:rFonts w:ascii="宋体" w:eastAsia="宋体" w:hAnsi="宋体" w:cs="宋体" w:hint="eastAsia"/>
          <w:color w:val="000000"/>
          <w:kern w:val="0"/>
          <w:sz w:val="13"/>
          <w:szCs w:val="13"/>
          <w:lang w:bidi="ar"/>
        </w:rPr>
        <w:t xml:space="preserve">Peel </w:t>
      </w:r>
      <w:r>
        <w:rPr>
          <w:rFonts w:ascii="宋体" w:eastAsia="宋体" w:hAnsi="宋体" w:cs="宋体" w:hint="eastAsia"/>
          <w:color w:val="000000"/>
          <w:kern w:val="0"/>
          <w:sz w:val="11"/>
          <w:szCs w:val="11"/>
          <w:lang w:bidi="ar"/>
        </w:rPr>
        <w:t xml:space="preserve">D．，“Finite </w:t>
      </w:r>
      <w:r>
        <w:rPr>
          <w:rFonts w:ascii="宋体" w:eastAsia="宋体" w:hAnsi="宋体" w:cs="宋体" w:hint="eastAsia"/>
          <w:color w:val="000000"/>
          <w:kern w:val="0"/>
          <w:sz w:val="14"/>
          <w:szCs w:val="14"/>
          <w:lang w:bidi="ar"/>
        </w:rPr>
        <w:t xml:space="preserve">Mixture </w:t>
      </w:r>
      <w:r>
        <w:rPr>
          <w:rFonts w:ascii="宋体" w:eastAsia="宋体" w:hAnsi="宋体" w:cs="宋体" w:hint="eastAsia"/>
          <w:color w:val="000000"/>
          <w:kern w:val="0"/>
          <w:sz w:val="16"/>
          <w:szCs w:val="16"/>
          <w:lang w:bidi="ar"/>
        </w:rPr>
        <w:t xml:space="preserve">Models”，New </w:t>
      </w:r>
      <w:r>
        <w:rPr>
          <w:rFonts w:ascii="宋体" w:eastAsia="宋体" w:hAnsi="宋体" w:cs="宋体" w:hint="eastAsia"/>
          <w:color w:val="000000"/>
          <w:kern w:val="0"/>
          <w:sz w:val="17"/>
          <w:szCs w:val="17"/>
          <w:lang w:bidi="ar"/>
        </w:rPr>
        <w:t xml:space="preserve">York,Wiley,2000． </w:t>
      </w:r>
    </w:p>
    <w:p w14:paraId="164C3001" w14:textId="77777777" w:rsidR="00514A19" w:rsidRDefault="00514A19">
      <w:pPr>
        <w:widowControl/>
        <w:jc w:val="left"/>
      </w:pPr>
      <w:r>
        <w:rPr>
          <w:rFonts w:ascii="宋体" w:eastAsia="宋体" w:hAnsi="宋体" w:cs="宋体" w:hint="eastAsia"/>
          <w:color w:val="000000"/>
          <w:kern w:val="0"/>
          <w:sz w:val="12"/>
          <w:szCs w:val="12"/>
          <w:lang w:bidi="ar"/>
        </w:rPr>
        <w:t xml:space="preserve">． </w:t>
      </w:r>
    </w:p>
    <w:p w14:paraId="7ABA402B" w14:textId="77777777" w:rsidR="00514A19" w:rsidRDefault="00514A19">
      <w:pPr>
        <w:pStyle w:val="a5"/>
      </w:pPr>
    </w:p>
  </w:comment>
  <w:comment w:id="165" w:author="Ren-Junwei" w:date="2019-11-26T21:36:00Z" w:initials="R">
    <w:p w14:paraId="3F3E7735" w14:textId="77777777" w:rsidR="00514A19" w:rsidRDefault="00514A19">
      <w:pPr>
        <w:widowControl/>
        <w:jc w:val="left"/>
      </w:pPr>
      <w:r>
        <w:rPr>
          <w:rFonts w:ascii="宋体" w:eastAsia="宋体" w:hAnsi="宋体" w:cs="宋体" w:hint="eastAsia"/>
          <w:color w:val="000000"/>
          <w:kern w:val="0"/>
          <w:sz w:val="15"/>
          <w:szCs w:val="15"/>
          <w:lang w:bidi="ar"/>
        </w:rPr>
        <w:t xml:space="preserve">Bishop </w:t>
      </w:r>
      <w:r>
        <w:rPr>
          <w:rFonts w:ascii="宋体" w:eastAsia="宋体" w:hAnsi="宋体" w:cs="宋体" w:hint="eastAsia"/>
          <w:color w:val="000000"/>
          <w:kern w:val="0"/>
          <w:sz w:val="13"/>
          <w:szCs w:val="13"/>
          <w:lang w:bidi="ar"/>
        </w:rPr>
        <w:t xml:space="preserve">C．M．，“Pattern Recognition </w:t>
      </w:r>
      <w:r>
        <w:rPr>
          <w:rFonts w:ascii="宋体" w:eastAsia="宋体" w:hAnsi="宋体" w:cs="宋体" w:hint="eastAsia"/>
          <w:color w:val="000000"/>
          <w:kern w:val="0"/>
          <w:sz w:val="16"/>
          <w:szCs w:val="16"/>
          <w:lang w:bidi="ar"/>
        </w:rPr>
        <w:t xml:space="preserve">and </w:t>
      </w:r>
      <w:r>
        <w:rPr>
          <w:rFonts w:ascii="宋体" w:eastAsia="宋体" w:hAnsi="宋体" w:cs="宋体" w:hint="eastAsia"/>
          <w:color w:val="000000"/>
          <w:kern w:val="0"/>
          <w:sz w:val="15"/>
          <w:szCs w:val="15"/>
          <w:lang w:bidi="ar"/>
        </w:rPr>
        <w:t xml:space="preserve">Machine </w:t>
      </w:r>
      <w:r>
        <w:rPr>
          <w:rFonts w:ascii="宋体" w:eastAsia="宋体" w:hAnsi="宋体" w:cs="宋体" w:hint="eastAsia"/>
          <w:color w:val="000000"/>
          <w:kern w:val="0"/>
          <w:sz w:val="13"/>
          <w:szCs w:val="13"/>
          <w:lang w:bidi="ar"/>
        </w:rPr>
        <w:t xml:space="preserve">Leaming'’，Springer，2006． </w:t>
      </w:r>
    </w:p>
    <w:p w14:paraId="780928E8" w14:textId="77777777" w:rsidR="00514A19" w:rsidRDefault="00514A19">
      <w:pPr>
        <w:pStyle w:val="a5"/>
      </w:pPr>
    </w:p>
  </w:comment>
  <w:comment w:id="169" w:author="我是左边那个boy" w:date="2019-11-27T20:43:00Z" w:initials="">
    <w:p w14:paraId="6B1E31FA" w14:textId="77777777" w:rsidR="00514A19" w:rsidRDefault="00514A19">
      <w:pPr>
        <w:pStyle w:val="a5"/>
      </w:pPr>
      <w:r>
        <w:rPr>
          <w:rFonts w:ascii="微软雅黑" w:eastAsia="微软雅黑" w:hAnsi="微软雅黑" w:cs="微软雅黑" w:hint="eastAsia"/>
          <w:color w:val="000000"/>
          <w:sz w:val="21"/>
          <w:szCs w:val="21"/>
          <w:shd w:val="clear" w:color="auto" w:fill="FFFFFF"/>
        </w:rPr>
        <w:t>Ojala T, Pietikäinen M, Mäenpää T. Multiresolution Gray-Scale and Rotation Invariant Texture Classification with Local Binary Patterns[J]. IEEE Transactions on Pattern Analysis &amp; Machine Intelligence, 2002, 24(7):971-987.</w:t>
      </w:r>
    </w:p>
  </w:comment>
  <w:comment w:id="225" w:author="我是左边那个boy" w:date="2019-11-28T16:50:00Z" w:initials="">
    <w:p w14:paraId="410833F8" w14:textId="77777777" w:rsidR="00514A19" w:rsidRDefault="00514A19">
      <w:pPr>
        <w:widowControl/>
        <w:jc w:val="left"/>
      </w:pPr>
      <w:r>
        <w:rPr>
          <w:rFonts w:ascii="宋体" w:eastAsia="宋体" w:hAnsi="宋体" w:cs="宋体" w:hint="eastAsia"/>
          <w:color w:val="000000"/>
          <w:kern w:val="0"/>
          <w:sz w:val="20"/>
          <w:szCs w:val="20"/>
          <w:lang w:bidi="ar"/>
        </w:rPr>
        <w:t>廖祥云</w:t>
      </w:r>
      <w:r>
        <w:rPr>
          <w:rFonts w:ascii="TimesNewRomanPSMT" w:eastAsia="TimesNewRomanPSMT" w:hAnsi="TimesNewRomanPSMT" w:cs="TimesNewRomanPSMT"/>
          <w:color w:val="000000"/>
          <w:kern w:val="0"/>
          <w:sz w:val="20"/>
          <w:szCs w:val="20"/>
          <w:lang w:bidi="ar"/>
        </w:rPr>
        <w:t xml:space="preserve">, </w:t>
      </w:r>
      <w:r>
        <w:rPr>
          <w:rFonts w:ascii="宋体" w:eastAsia="宋体" w:hAnsi="宋体" w:cs="宋体" w:hint="eastAsia"/>
          <w:color w:val="000000"/>
          <w:kern w:val="0"/>
          <w:sz w:val="20"/>
          <w:szCs w:val="20"/>
          <w:lang w:bidi="ar"/>
        </w:rPr>
        <w:t>袁志勇</w:t>
      </w:r>
      <w:r>
        <w:rPr>
          <w:rFonts w:ascii="TimesNewRomanPSMT" w:eastAsia="TimesNewRomanPSMT" w:hAnsi="TimesNewRomanPSMT" w:cs="TimesNewRomanPSMT"/>
          <w:color w:val="000000"/>
          <w:kern w:val="0"/>
          <w:sz w:val="20"/>
          <w:szCs w:val="20"/>
          <w:lang w:bidi="ar"/>
        </w:rPr>
        <w:t xml:space="preserve">, </w:t>
      </w:r>
      <w:r>
        <w:rPr>
          <w:rFonts w:ascii="宋体" w:eastAsia="宋体" w:hAnsi="宋体" w:cs="宋体" w:hint="eastAsia"/>
          <w:color w:val="000000"/>
          <w:kern w:val="0"/>
          <w:sz w:val="20"/>
          <w:szCs w:val="20"/>
          <w:lang w:bidi="ar"/>
        </w:rPr>
        <w:t>郑奇</w:t>
      </w:r>
      <w:r>
        <w:rPr>
          <w:rFonts w:ascii="TimesNewRomanPSMT" w:eastAsia="TimesNewRomanPSMT" w:hAnsi="TimesNewRomanPSMT" w:cs="TimesNewRomanPSMT"/>
          <w:color w:val="000000"/>
          <w:kern w:val="0"/>
          <w:sz w:val="20"/>
          <w:szCs w:val="20"/>
          <w:lang w:bidi="ar"/>
        </w:rPr>
        <w:t>,</w:t>
      </w:r>
      <w:r>
        <w:rPr>
          <w:rFonts w:ascii="宋体" w:eastAsia="宋体" w:hAnsi="宋体" w:cs="宋体" w:hint="eastAsia"/>
          <w:color w:val="000000"/>
          <w:kern w:val="0"/>
          <w:sz w:val="20"/>
          <w:szCs w:val="20"/>
          <w:lang w:bidi="ar"/>
        </w:rPr>
        <w:t>等</w:t>
      </w:r>
      <w:r>
        <w:rPr>
          <w:rFonts w:ascii="TimesNewRomanPSMT" w:eastAsia="TimesNewRomanPSMT" w:hAnsi="TimesNewRomanPSMT" w:cs="TimesNewRomanPSMT"/>
          <w:color w:val="000000"/>
          <w:kern w:val="0"/>
          <w:sz w:val="20"/>
          <w:szCs w:val="20"/>
          <w:lang w:bidi="ar"/>
        </w:rPr>
        <w:t xml:space="preserve">. </w:t>
      </w:r>
      <w:r>
        <w:rPr>
          <w:rFonts w:ascii="宋体" w:eastAsia="宋体" w:hAnsi="宋体" w:cs="宋体" w:hint="eastAsia"/>
          <w:color w:val="000000"/>
          <w:kern w:val="0"/>
          <w:sz w:val="20"/>
          <w:szCs w:val="20"/>
          <w:lang w:bidi="ar"/>
        </w:rPr>
        <w:t>引入局部全局信息的区域自适应局域化快速活动轮廓模型</w:t>
      </w:r>
      <w:r>
        <w:rPr>
          <w:rFonts w:ascii="TimesNewRomanPSMT" w:eastAsia="TimesNewRomanPSMT" w:hAnsi="TimesNewRomanPSMT" w:cs="TimesNewRomanPSMT"/>
          <w:color w:val="000000"/>
          <w:kern w:val="0"/>
          <w:sz w:val="20"/>
          <w:szCs w:val="20"/>
          <w:lang w:bidi="ar"/>
        </w:rPr>
        <w:t xml:space="preserve">[J]. </w:t>
      </w:r>
      <w:r>
        <w:rPr>
          <w:rFonts w:ascii="宋体" w:eastAsia="宋体" w:hAnsi="宋体" w:cs="宋体" w:hint="eastAsia"/>
          <w:color w:val="000000"/>
          <w:kern w:val="0"/>
          <w:sz w:val="20"/>
          <w:szCs w:val="20"/>
          <w:lang w:bidi="ar"/>
        </w:rPr>
        <w:t xml:space="preserve">计 </w:t>
      </w:r>
    </w:p>
    <w:p w14:paraId="4C1C55B0" w14:textId="77777777" w:rsidR="00514A19" w:rsidRDefault="00514A19">
      <w:pPr>
        <w:widowControl/>
        <w:jc w:val="left"/>
      </w:pPr>
      <w:r>
        <w:rPr>
          <w:rFonts w:ascii="宋体" w:eastAsia="宋体" w:hAnsi="宋体" w:cs="宋体" w:hint="eastAsia"/>
          <w:color w:val="000000"/>
          <w:kern w:val="0"/>
          <w:sz w:val="20"/>
          <w:szCs w:val="20"/>
          <w:lang w:bidi="ar"/>
        </w:rPr>
        <w:t>算机学报</w:t>
      </w:r>
      <w:r>
        <w:rPr>
          <w:rFonts w:ascii="TimesNewRomanPSMT" w:eastAsia="TimesNewRomanPSMT" w:hAnsi="TimesNewRomanPSMT" w:cs="TimesNewRomanPSMT"/>
          <w:color w:val="000000"/>
          <w:kern w:val="0"/>
          <w:sz w:val="20"/>
          <w:szCs w:val="20"/>
          <w:lang w:bidi="ar"/>
        </w:rPr>
        <w:t>, 2016, 39(7):1464-1476.</w:t>
      </w:r>
    </w:p>
    <w:p w14:paraId="230053DD" w14:textId="77777777" w:rsidR="00514A19" w:rsidRDefault="00514A19">
      <w:pPr>
        <w:pStyle w:val="a5"/>
      </w:pPr>
    </w:p>
  </w:comment>
  <w:comment w:id="235" w:author="我是左边那个boy" w:date="2019-11-28T20:19:00Z" w:initials="">
    <w:p w14:paraId="70574C13" w14:textId="77777777" w:rsidR="00514A19" w:rsidRDefault="00514A19">
      <w:pPr>
        <w:pStyle w:val="a5"/>
      </w:pPr>
      <w:r>
        <w:rPr>
          <w:rFonts w:ascii="Verdana" w:eastAsia="宋体" w:hAnsi="Verdana" w:cs="Verdana"/>
          <w:b/>
          <w:color w:val="000000"/>
          <w:sz w:val="27"/>
          <w:szCs w:val="27"/>
          <w:shd w:val="clear" w:color="auto" w:fill="FFFFFF"/>
        </w:rPr>
        <w:t>Contour Detection and Hierarchical Image Segmentation</w:t>
      </w:r>
      <w:r>
        <w:rPr>
          <w:rFonts w:ascii="Verdana" w:eastAsia="宋体" w:hAnsi="Verdana" w:cs="Verdana"/>
          <w:b/>
          <w:color w:val="000000"/>
          <w:sz w:val="27"/>
          <w:szCs w:val="27"/>
          <w:shd w:val="clear" w:color="auto" w:fill="FFFFFF"/>
        </w:rPr>
        <w:br/>
        <w:t>P. Arbelaez, M. Maire, C. Fowlkes and J. Malik.</w:t>
      </w:r>
      <w:r>
        <w:rPr>
          <w:rFonts w:ascii="Verdana" w:eastAsia="宋体" w:hAnsi="Verdana" w:cs="Verdana"/>
          <w:b/>
          <w:color w:val="000000"/>
          <w:sz w:val="27"/>
          <w:szCs w:val="27"/>
          <w:shd w:val="clear" w:color="auto" w:fill="FFFFFF"/>
        </w:rPr>
        <w:br/>
        <w:t>IEEE TPAMI, Vol. 33, No. 5, pp. 898-916, May 2011.</w:t>
      </w:r>
    </w:p>
  </w:comment>
  <w:comment w:id="255" w:author="我是左边那个boy" w:date="2019-11-28T21:03:00Z" w:initials="">
    <w:p w14:paraId="28B33C47" w14:textId="77777777" w:rsidR="00514A19" w:rsidRDefault="00514A19">
      <w:pPr>
        <w:widowControl/>
        <w:jc w:val="left"/>
      </w:pPr>
      <w:r>
        <w:rPr>
          <w:rFonts w:ascii="Martel-Regular" w:eastAsia="Martel-Regular" w:hAnsi="Martel-Regular" w:cs="Martel-Regular"/>
          <w:color w:val="000000"/>
          <w:kern w:val="0"/>
          <w:sz w:val="26"/>
          <w:szCs w:val="26"/>
          <w:lang w:bidi="ar"/>
        </w:rPr>
        <w:t xml:space="preserve">Image Segmentation for Intensity Inhomogeneity in Presence of High Noise </w:t>
      </w:r>
    </w:p>
    <w:p w14:paraId="2144436A" w14:textId="77777777" w:rsidR="00514A19" w:rsidRDefault="00514A19">
      <w:pPr>
        <w:pStyle w:val="a5"/>
      </w:pPr>
    </w:p>
  </w:comment>
  <w:comment w:id="340" w:author="我是左边那个boy" w:date="2019-11-30T21:35:00Z" w:initials="">
    <w:p w14:paraId="14E253E5" w14:textId="77777777" w:rsidR="00514A19" w:rsidRDefault="00514A19">
      <w:pPr>
        <w:widowControl/>
        <w:jc w:val="left"/>
      </w:pPr>
      <w:r>
        <w:rPr>
          <w:rFonts w:ascii="TimesNewRomanPSMT" w:eastAsia="TimesNewRomanPSMT" w:hAnsi="TimesNewRomanPSMT" w:cs="TimesNewRomanPSMT"/>
          <w:color w:val="000000"/>
          <w:kern w:val="0"/>
          <w:sz w:val="20"/>
          <w:szCs w:val="20"/>
          <w:lang w:bidi="ar"/>
        </w:rPr>
        <w:t xml:space="preserve">[65] </w:t>
      </w:r>
      <w:r>
        <w:rPr>
          <w:rFonts w:ascii="宋体" w:eastAsia="宋体" w:hAnsi="宋体" w:cs="宋体" w:hint="eastAsia"/>
          <w:color w:val="000000"/>
          <w:kern w:val="0"/>
          <w:sz w:val="20"/>
          <w:szCs w:val="20"/>
          <w:lang w:bidi="ar"/>
        </w:rPr>
        <w:t>吴 杰</w:t>
      </w:r>
      <w:r>
        <w:rPr>
          <w:rFonts w:ascii="TimesNewRomanPSMT" w:eastAsia="TimesNewRomanPSMT" w:hAnsi="TimesNewRomanPSMT" w:cs="TimesNewRomanPSMT"/>
          <w:color w:val="000000"/>
          <w:kern w:val="0"/>
          <w:sz w:val="20"/>
          <w:szCs w:val="20"/>
          <w:lang w:bidi="ar"/>
        </w:rPr>
        <w:t xml:space="preserve">, </w:t>
      </w:r>
      <w:r>
        <w:rPr>
          <w:rFonts w:ascii="宋体" w:eastAsia="宋体" w:hAnsi="宋体" w:cs="宋体" w:hint="eastAsia"/>
          <w:color w:val="000000"/>
          <w:kern w:val="0"/>
          <w:sz w:val="20"/>
          <w:szCs w:val="20"/>
          <w:lang w:bidi="ar"/>
        </w:rPr>
        <w:t xml:space="preserve">朱 家明 </w:t>
      </w:r>
      <w:r>
        <w:rPr>
          <w:rFonts w:ascii="TimesNewRomanPSMT" w:eastAsia="TimesNewRomanPSMT" w:hAnsi="TimesNewRomanPSMT" w:cs="TimesNewRomanPSMT"/>
          <w:color w:val="000000"/>
          <w:kern w:val="0"/>
          <w:sz w:val="20"/>
          <w:szCs w:val="20"/>
          <w:lang w:bidi="ar"/>
        </w:rPr>
        <w:t xml:space="preserve">, </w:t>
      </w:r>
      <w:r>
        <w:rPr>
          <w:rFonts w:ascii="宋体" w:eastAsia="宋体" w:hAnsi="宋体" w:cs="宋体" w:hint="eastAsia"/>
          <w:color w:val="000000"/>
          <w:kern w:val="0"/>
          <w:sz w:val="20"/>
          <w:szCs w:val="20"/>
          <w:lang w:bidi="ar"/>
        </w:rPr>
        <w:t>张 辉</w:t>
      </w:r>
      <w:r>
        <w:rPr>
          <w:rFonts w:ascii="TimesNewRomanPSMT" w:eastAsia="TimesNewRomanPSMT" w:hAnsi="TimesNewRomanPSMT" w:cs="TimesNewRomanPSMT"/>
          <w:color w:val="000000"/>
          <w:kern w:val="0"/>
          <w:sz w:val="20"/>
          <w:szCs w:val="20"/>
          <w:lang w:bidi="ar"/>
        </w:rPr>
        <w:t xml:space="preserve">. </w:t>
      </w:r>
      <w:r>
        <w:rPr>
          <w:rFonts w:ascii="宋体" w:eastAsia="宋体" w:hAnsi="宋体" w:cs="宋体" w:hint="eastAsia"/>
          <w:color w:val="000000"/>
          <w:kern w:val="0"/>
          <w:sz w:val="20"/>
          <w:szCs w:val="20"/>
          <w:lang w:bidi="ar"/>
        </w:rPr>
        <w:t>灰 度不 均 的弱 边界 血 管图 像 分割 方 法</w:t>
      </w:r>
      <w:r>
        <w:rPr>
          <w:rFonts w:ascii="TimesNewRomanPSMT" w:eastAsia="TimesNewRomanPSMT" w:hAnsi="TimesNewRomanPSMT" w:cs="TimesNewRomanPSMT"/>
          <w:color w:val="000000"/>
          <w:kern w:val="0"/>
          <w:sz w:val="20"/>
          <w:szCs w:val="20"/>
          <w:lang w:bidi="ar"/>
        </w:rPr>
        <w:t xml:space="preserve">[J]. </w:t>
      </w:r>
      <w:r>
        <w:rPr>
          <w:rFonts w:ascii="宋体" w:eastAsia="宋体" w:hAnsi="宋体" w:cs="宋体" w:hint="eastAsia"/>
          <w:color w:val="000000"/>
          <w:kern w:val="0"/>
          <w:sz w:val="20"/>
          <w:szCs w:val="20"/>
          <w:lang w:bidi="ar"/>
        </w:rPr>
        <w:t xml:space="preserve">计 算机 应 用 </w:t>
      </w:r>
      <w:r>
        <w:rPr>
          <w:rFonts w:ascii="TimesNewRomanPSMT" w:eastAsia="TimesNewRomanPSMT" w:hAnsi="TimesNewRomanPSMT" w:cs="TimesNewRomanPSMT"/>
          <w:color w:val="000000"/>
          <w:kern w:val="0"/>
          <w:sz w:val="20"/>
          <w:szCs w:val="20"/>
          <w:lang w:bidi="ar"/>
        </w:rPr>
        <w:t xml:space="preserve">, 2016, </w:t>
      </w:r>
    </w:p>
    <w:p w14:paraId="52544F00" w14:textId="77777777" w:rsidR="00514A19" w:rsidRDefault="00514A19">
      <w:pPr>
        <w:widowControl/>
        <w:jc w:val="left"/>
      </w:pPr>
      <w:r>
        <w:rPr>
          <w:rFonts w:ascii="TimesNewRomanPSMT" w:eastAsia="TimesNewRomanPSMT" w:hAnsi="TimesNewRomanPSMT" w:cs="TimesNewRomanPSMT"/>
          <w:color w:val="000000"/>
          <w:kern w:val="0"/>
          <w:sz w:val="20"/>
          <w:szCs w:val="20"/>
          <w:lang w:bidi="ar"/>
        </w:rPr>
        <w:t xml:space="preserve">36(a01):154-156. </w:t>
      </w:r>
    </w:p>
    <w:p w14:paraId="6612787B" w14:textId="77777777" w:rsidR="00514A19" w:rsidRDefault="00514A19">
      <w:pPr>
        <w:widowControl/>
        <w:jc w:val="left"/>
      </w:pPr>
      <w:r>
        <w:rPr>
          <w:rFonts w:ascii="TimesNewRomanPSMT" w:eastAsia="TimesNewRomanPSMT" w:hAnsi="TimesNewRomanPSMT" w:cs="TimesNewRomanPSMT"/>
          <w:color w:val="000000"/>
          <w:kern w:val="0"/>
          <w:sz w:val="20"/>
          <w:szCs w:val="20"/>
          <w:lang w:bidi="ar"/>
        </w:rPr>
        <w:t xml:space="preserve">[66] ZHAO Y, Rada L, Chen K, et al. Automated Vessel Segmentation Using Infinite Perimeter Active </w:t>
      </w:r>
    </w:p>
    <w:p w14:paraId="62D16BD8" w14:textId="77777777" w:rsidR="00514A19" w:rsidRDefault="00514A19">
      <w:pPr>
        <w:widowControl/>
        <w:jc w:val="left"/>
      </w:pPr>
      <w:r>
        <w:rPr>
          <w:rFonts w:ascii="TimesNewRomanPSMT" w:eastAsia="TimesNewRomanPSMT" w:hAnsi="TimesNewRomanPSMT" w:cs="TimesNewRomanPSMT"/>
          <w:color w:val="000000"/>
          <w:kern w:val="0"/>
          <w:sz w:val="20"/>
          <w:szCs w:val="20"/>
          <w:lang w:bidi="ar"/>
        </w:rPr>
        <w:t xml:space="preserve">Contour Model with Hybrid Region Information with Application to Retinal Images[J]. IEEE </w:t>
      </w:r>
    </w:p>
    <w:p w14:paraId="47904935" w14:textId="77777777" w:rsidR="00514A19" w:rsidRDefault="00514A19">
      <w:pPr>
        <w:widowControl/>
        <w:jc w:val="left"/>
      </w:pPr>
      <w:r>
        <w:rPr>
          <w:rFonts w:ascii="TimesNewRomanPSMT" w:eastAsia="TimesNewRomanPSMT" w:hAnsi="TimesNewRomanPSMT" w:cs="TimesNewRomanPSMT"/>
          <w:color w:val="000000"/>
          <w:kern w:val="0"/>
          <w:sz w:val="20"/>
          <w:szCs w:val="20"/>
          <w:lang w:bidi="ar"/>
        </w:rPr>
        <w:t>Transactions on Medical Imaging, 2015, 34(9):1797-1807.</w:t>
      </w:r>
    </w:p>
    <w:p w14:paraId="37093D9D" w14:textId="77777777" w:rsidR="00514A19" w:rsidRDefault="00514A19">
      <w:pPr>
        <w:pStyle w:val="a5"/>
      </w:pPr>
    </w:p>
  </w:comment>
  <w:comment w:id="343" w:author="我是左边那个boy" w:date="2019-11-30T22:30:00Z" w:initials="">
    <w:p w14:paraId="13B36B3B" w14:textId="77777777" w:rsidR="00514A19" w:rsidRDefault="00514A19">
      <w:pPr>
        <w:pStyle w:val="a5"/>
      </w:pPr>
      <w:r>
        <w:rPr>
          <w:rFonts w:ascii="微软雅黑" w:eastAsia="微软雅黑" w:hAnsi="微软雅黑" w:cs="微软雅黑" w:hint="eastAsia"/>
          <w:color w:val="000000"/>
          <w:sz w:val="21"/>
          <w:szCs w:val="21"/>
          <w:shd w:val="clear" w:color="auto" w:fill="FFFFFF"/>
        </w:rPr>
        <w:t xml:space="preserve"> Wang X F,Huang D S,Xu H. An efficient local Chan-Vese model for image segmentation[J].Pattern Recognition, 2010, 43(3):603-618.</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6174640" w15:done="0"/>
  <w15:commentEx w15:paraId="1A033145" w15:done="0"/>
  <w15:commentEx w15:paraId="462353E9" w15:done="0"/>
  <w15:commentEx w15:paraId="04A60C8C" w15:done="0"/>
  <w15:commentEx w15:paraId="26F57A26" w15:done="0"/>
  <w15:commentEx w15:paraId="598F27DB" w15:done="0"/>
  <w15:commentEx w15:paraId="381926F9" w15:done="0"/>
  <w15:commentEx w15:paraId="4D4C459B" w15:done="0"/>
  <w15:commentEx w15:paraId="05D248C2" w15:done="0"/>
  <w15:commentEx w15:paraId="0FD05A48" w15:done="0"/>
  <w15:commentEx w15:paraId="7E596194" w15:done="0"/>
  <w15:commentEx w15:paraId="77456132" w15:done="0"/>
  <w15:commentEx w15:paraId="25314B20" w15:done="0"/>
  <w15:commentEx w15:paraId="752900CC" w15:done="0"/>
  <w15:commentEx w15:paraId="30946280" w15:done="0"/>
  <w15:commentEx w15:paraId="025A2EDA" w15:done="0"/>
  <w15:commentEx w15:paraId="5F7C4A42" w15:done="0"/>
  <w15:commentEx w15:paraId="4ADB5A55" w15:done="0"/>
  <w15:commentEx w15:paraId="370A5F6C" w15:done="0"/>
  <w15:commentEx w15:paraId="22D047ED" w15:done="0"/>
  <w15:commentEx w15:paraId="72CA1A10" w15:done="0"/>
  <w15:commentEx w15:paraId="12B96903" w15:done="0"/>
  <w15:commentEx w15:paraId="13186676" w15:done="0"/>
  <w15:commentEx w15:paraId="58170BAB" w15:done="0"/>
  <w15:commentEx w15:paraId="74D861E3" w15:done="0"/>
  <w15:commentEx w15:paraId="1E945D15" w15:done="0"/>
  <w15:commentEx w15:paraId="63250642" w15:done="0"/>
  <w15:commentEx w15:paraId="7ABA402B" w15:done="0"/>
  <w15:commentEx w15:paraId="780928E8" w15:done="0"/>
  <w15:commentEx w15:paraId="6B1E31FA" w15:done="0"/>
  <w15:commentEx w15:paraId="230053DD" w15:done="0"/>
  <w15:commentEx w15:paraId="70574C13" w15:done="0"/>
  <w15:commentEx w15:paraId="2144436A" w15:done="0"/>
  <w15:commentEx w15:paraId="37093D9D" w15:done="0"/>
  <w15:commentEx w15:paraId="13B36B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785DA1" w14:textId="77777777" w:rsidR="00862A0B" w:rsidRDefault="00862A0B">
      <w:pPr>
        <w:spacing w:line="240" w:lineRule="auto"/>
      </w:pPr>
      <w:r>
        <w:separator/>
      </w:r>
    </w:p>
  </w:endnote>
  <w:endnote w:type="continuationSeparator" w:id="0">
    <w:p w14:paraId="7449AE1D" w14:textId="77777777" w:rsidR="00862A0B" w:rsidRDefault="00862A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方正书宋简体">
    <w:altName w:val="微软雅黑"/>
    <w:charset w:val="86"/>
    <w:family w:val="script"/>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inux Libertine">
    <w:altName w:val="Times New Roman"/>
    <w:charset w:val="00"/>
    <w:family w:val="auto"/>
    <w:pitch w:val="default"/>
    <w:sig w:usb0="00000000" w:usb1="00000000" w:usb2="02000020" w:usb3="00000000" w:csb0="000001BF" w:csb1="00000000"/>
  </w:font>
  <w:font w:name="Times">
    <w:altName w:val="Times New Roman"/>
    <w:panose1 w:val="02020603050405020304"/>
    <w:charset w:val="00"/>
    <w:family w:val="roman"/>
    <w:pitch w:val="default"/>
    <w:sig w:usb0="00000000" w:usb1="00000000" w:usb2="00000009" w:usb3="00000000" w:csb0="000001FF" w:csb1="00000000"/>
  </w:font>
  <w:font w:name="隶书">
    <w:panose1 w:val="02010509060101010101"/>
    <w:charset w:val="86"/>
    <w:family w:val="modern"/>
    <w:pitch w:val="fixed"/>
    <w:sig w:usb0="00000001" w:usb1="080E0000" w:usb2="00000010" w:usb3="00000000" w:csb0="00040000" w:csb1="00000000"/>
  </w:font>
  <w:font w:name="幼圆">
    <w:panose1 w:val="0201050906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仿宋_GB2312">
    <w:altName w:val="仿宋"/>
    <w:charset w:val="86"/>
    <w:family w:val="modern"/>
    <w:pitch w:val="default"/>
    <w:sig w:usb0="00000000" w:usb1="00000000" w:usb2="00000010" w:usb3="00000000" w:csb0="00040000" w:csb1="00000000"/>
  </w:font>
  <w:font w:name="TimesNewRomanPSMT">
    <w:altName w:val="Times New Roman"/>
    <w:charset w:val="00"/>
    <w:family w:val="auto"/>
    <w:pitch w:val="default"/>
  </w:font>
  <w:font w:name="Sabon">
    <w:altName w:val="Times New Roman"/>
    <w:charset w:val="00"/>
    <w:family w:val="auto"/>
    <w:pitch w:val="default"/>
    <w:sig w:usb0="00000000" w:usb1="00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Martel-Regular">
    <w:altName w:val="Segoe Print"/>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76155" w14:textId="77777777" w:rsidR="00514A19" w:rsidRDefault="00514A19">
    <w:pPr>
      <w:jc w:val="left"/>
      <w:rPr>
        <w:rFonts w:ascii="Times New Roman" w:hAnsi="Times New Roman" w:cs="Times New Roman"/>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9BD23B" w14:textId="77777777" w:rsidR="00514A19" w:rsidRDefault="00514A19">
    <w:pPr>
      <w:pStyle w:val="ab"/>
    </w:pPr>
  </w:p>
  <w:p w14:paraId="04DD0FB8" w14:textId="77777777" w:rsidR="00514A19" w:rsidRDefault="00514A19">
    <w:pPr>
      <w:jc w:val="right"/>
      <w:rPr>
        <w:rFonts w:ascii="Times New Roman" w:hAnsi="Times New Roman" w:cs="Times New Roman"/>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EBC5C" w14:textId="77777777" w:rsidR="00514A19" w:rsidRDefault="00514A19">
    <w:pPr>
      <w:pStyle w:val="ab"/>
    </w:pPr>
    <w:r>
      <w:rPr>
        <w:rFonts w:hint="eastAsia"/>
      </w:rPr>
      <w:t>摘要</w:t>
    </w:r>
  </w:p>
  <w:p w14:paraId="2E6CEE37" w14:textId="77777777" w:rsidR="00514A19" w:rsidRDefault="00514A19"/>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659E9" w14:textId="77777777" w:rsidR="00514A19" w:rsidRDefault="00514A19">
    <w:pPr>
      <w:pStyle w:val="ab"/>
    </w:pPr>
  </w:p>
  <w:p w14:paraId="3AE42194" w14:textId="77777777" w:rsidR="00514A19" w:rsidRDefault="00514A19">
    <w:pPr>
      <w:jc w:val="right"/>
      <w:rPr>
        <w:rFonts w:ascii="Times New Roman" w:hAnsi="Times New Roman" w:cs="Times New Roman"/>
        <w:sz w:val="18"/>
        <w:szCs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A849D" w14:textId="77777777" w:rsidR="00514A19" w:rsidRDefault="00514A19">
    <w:pPr>
      <w:jc w:val="lef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PAGE   \* MERGEFORMAT</w:instrText>
    </w:r>
    <w:r>
      <w:rPr>
        <w:rFonts w:ascii="Times New Roman" w:hAnsi="Times New Roman" w:cs="Times New Roman"/>
        <w:sz w:val="18"/>
        <w:szCs w:val="18"/>
      </w:rPr>
      <w:fldChar w:fldCharType="separate"/>
    </w:r>
    <w:r w:rsidR="00070080" w:rsidRPr="00070080">
      <w:rPr>
        <w:rFonts w:ascii="Times New Roman" w:hAnsi="Times New Roman" w:cs="Times New Roman"/>
        <w:noProof/>
        <w:sz w:val="18"/>
        <w:szCs w:val="18"/>
        <w:lang w:val="zh-CN"/>
      </w:rPr>
      <w:t>II</w:t>
    </w:r>
    <w:r>
      <w:rPr>
        <w:rFonts w:ascii="Times New Roman" w:hAnsi="Times New Roman" w:cs="Times New Roman"/>
        <w:sz w:val="18"/>
        <w:szCs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34429" w14:textId="77777777" w:rsidR="00514A19" w:rsidRDefault="00514A19">
    <w:pPr>
      <w:pStyle w:val="ab"/>
    </w:pPr>
  </w:p>
  <w:p w14:paraId="4D7AC9BC" w14:textId="77777777" w:rsidR="00514A19" w:rsidRDefault="00514A19">
    <w:pPr>
      <w:jc w:val="righ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PAGE   \* MERGEFORMAT</w:instrText>
    </w:r>
    <w:r>
      <w:rPr>
        <w:rFonts w:ascii="Times New Roman" w:hAnsi="Times New Roman" w:cs="Times New Roman"/>
        <w:sz w:val="18"/>
        <w:szCs w:val="18"/>
      </w:rPr>
      <w:fldChar w:fldCharType="separate"/>
    </w:r>
    <w:r w:rsidR="00070080" w:rsidRPr="00070080">
      <w:rPr>
        <w:rFonts w:ascii="Times New Roman" w:hAnsi="Times New Roman" w:cs="Times New Roman"/>
        <w:noProof/>
        <w:sz w:val="18"/>
        <w:szCs w:val="18"/>
        <w:lang w:val="zh-CN"/>
      </w:rPr>
      <w:t>I</w:t>
    </w:r>
    <w:r>
      <w:rPr>
        <w:rFonts w:ascii="Times New Roman" w:hAnsi="Times New Roman" w:cs="Times New Roman"/>
        <w:sz w:val="18"/>
        <w:szCs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1632912"/>
    </w:sdtPr>
    <w:sdtContent>
      <w:p w14:paraId="4B17C10E" w14:textId="77777777" w:rsidR="00514A19" w:rsidRDefault="00514A19">
        <w:pPr>
          <w:pStyle w:val="ab"/>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sidR="0006524D" w:rsidRPr="0006524D">
          <w:rPr>
            <w:rFonts w:asciiTheme="minorEastAsia" w:hAnsiTheme="minorEastAsia"/>
            <w:noProof/>
            <w:lang w:val="zh-CN"/>
          </w:rPr>
          <w:t>36</w:t>
        </w:r>
        <w:r>
          <w:rPr>
            <w:rFonts w:asciiTheme="minorEastAsia" w:hAnsiTheme="minorEastAsia"/>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2876236"/>
    </w:sdtPr>
    <w:sdtContent>
      <w:p w14:paraId="0668B8AE" w14:textId="77777777" w:rsidR="00514A19" w:rsidRDefault="00514A19">
        <w:pPr>
          <w:pStyle w:val="ab"/>
          <w:jc w:val="right"/>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sidR="0006524D" w:rsidRPr="0006524D">
          <w:rPr>
            <w:rFonts w:asciiTheme="minorEastAsia" w:hAnsiTheme="minorEastAsia"/>
            <w:noProof/>
            <w:lang w:val="zh-CN"/>
          </w:rPr>
          <w:t>37</w:t>
        </w:r>
        <w:r>
          <w:rPr>
            <w:rFonts w:asciiTheme="minorEastAsia" w:hAnsiTheme="minorEastAsia"/>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8AB753" w14:textId="77777777" w:rsidR="00862A0B" w:rsidRDefault="00862A0B">
      <w:pPr>
        <w:spacing w:line="240" w:lineRule="auto"/>
      </w:pPr>
      <w:r>
        <w:separator/>
      </w:r>
    </w:p>
  </w:footnote>
  <w:footnote w:type="continuationSeparator" w:id="0">
    <w:p w14:paraId="1E152EC7" w14:textId="77777777" w:rsidR="00862A0B" w:rsidRDefault="00862A0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643FA" w14:textId="77777777" w:rsidR="00514A19" w:rsidRDefault="00514A19">
    <w:pPr>
      <w:pStyle w:val="ac"/>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AFA11" w14:textId="77777777" w:rsidR="00514A19" w:rsidRDefault="00514A19">
    <w:pPr>
      <w:pStyle w:val="ac"/>
      <w:pBdr>
        <w:bottom w:val="thinThickSmallGap" w:sz="18" w:space="1" w:color="auto"/>
      </w:pBdr>
      <w:tabs>
        <w:tab w:val="center" w:pos="4535"/>
        <w:tab w:val="left" w:pos="5422"/>
      </w:tabs>
      <w:spacing w:afterLines="100" w:after="240" w:line="240" w:lineRule="atLeast"/>
      <w:rPr>
        <w:sz w:val="21"/>
        <w:szCs w:val="21"/>
      </w:rPr>
    </w:pPr>
    <w:r>
      <w:rPr>
        <w:rFonts w:hint="eastAsia"/>
        <w:sz w:val="21"/>
        <w:szCs w:val="21"/>
      </w:rPr>
      <w:t>西南大学硕士学位论文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ED6B5" w14:textId="77777777" w:rsidR="00514A19" w:rsidRDefault="00514A19">
    <w:pPr>
      <w:pStyle w:val="ac"/>
      <w:pBdr>
        <w:bottom w:val="thinThickSmallGap" w:sz="18" w:space="1" w:color="auto"/>
      </w:pBdr>
      <w:tabs>
        <w:tab w:val="left" w:pos="2894"/>
        <w:tab w:val="center" w:pos="4251"/>
      </w:tabs>
      <w:spacing w:afterLines="100" w:after="240" w:line="240" w:lineRule="atLeast"/>
      <w:rPr>
        <w:rFonts w:ascii="Times New Roman" w:hAnsi="Times New Roman" w:cs="Times New Roman"/>
        <w:sz w:val="21"/>
        <w:szCs w:val="21"/>
      </w:rPr>
    </w:pPr>
    <w:r>
      <w:rPr>
        <w:rFonts w:ascii="Times New Roman" w:hAnsi="Times New Roman" w:cs="Times New Roman" w:hint="eastAsia"/>
        <w:sz w:val="21"/>
        <w:szCs w:val="21"/>
      </w:rPr>
      <w:t>Abstract</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EC67DD" w14:textId="77777777" w:rsidR="00514A19" w:rsidRDefault="00514A19">
    <w:pPr>
      <w:pStyle w:val="ac"/>
      <w:pBdr>
        <w:bottom w:val="thinThickSmallGap" w:sz="18" w:space="1" w:color="auto"/>
      </w:pBdr>
      <w:tabs>
        <w:tab w:val="left" w:pos="2894"/>
        <w:tab w:val="center" w:pos="4251"/>
      </w:tabs>
      <w:spacing w:afterLines="100" w:after="240" w:line="240" w:lineRule="atLeast"/>
      <w:rPr>
        <w:rFonts w:ascii="Times New Roman" w:hAnsi="Times New Roman" w:cs="Times New Roman"/>
        <w:sz w:val="21"/>
        <w:szCs w:val="21"/>
      </w:rPr>
    </w:pPr>
    <w:r>
      <w:rPr>
        <w:rFonts w:ascii="Times New Roman" w:hAnsi="Times New Roman" w:cs="Times New Roman" w:hint="eastAsia"/>
        <w:sz w:val="21"/>
        <w:szCs w:val="21"/>
      </w:rPr>
      <w:t>第</w:t>
    </w:r>
    <w:r>
      <w:rPr>
        <w:rFonts w:ascii="Times New Roman" w:hAnsi="Times New Roman" w:cs="Times New Roman" w:hint="eastAsia"/>
        <w:sz w:val="21"/>
        <w:szCs w:val="21"/>
      </w:rPr>
      <w:t>1</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06E56" w14:textId="77777777" w:rsidR="00514A19" w:rsidRDefault="00514A19">
    <w:pPr>
      <w:pStyle w:val="ac"/>
      <w:pBdr>
        <w:bottom w:val="thinThickSmallGap" w:sz="18" w:space="1" w:color="auto"/>
      </w:pBdr>
      <w:tabs>
        <w:tab w:val="center" w:pos="4535"/>
        <w:tab w:val="left" w:pos="5422"/>
      </w:tabs>
      <w:spacing w:afterLines="100" w:after="240" w:line="240" w:lineRule="atLeast"/>
      <w:rPr>
        <w:sz w:val="21"/>
        <w:szCs w:val="21"/>
      </w:rPr>
    </w:pPr>
    <w:r>
      <w:rPr>
        <w:rFonts w:hint="eastAsia"/>
        <w:sz w:val="21"/>
        <w:szCs w:val="21"/>
      </w:rPr>
      <w:t>西南大学硕士学位论文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054106" w14:textId="77777777" w:rsidR="00514A19" w:rsidRDefault="00514A19">
    <w:pPr>
      <w:pStyle w:val="ac"/>
      <w:pBdr>
        <w:bottom w:val="thinThickSmallGap" w:sz="18" w:space="1" w:color="auto"/>
      </w:pBdr>
      <w:tabs>
        <w:tab w:val="center" w:pos="4535"/>
        <w:tab w:val="left" w:pos="5422"/>
      </w:tabs>
      <w:spacing w:afterLines="100" w:after="240" w:line="240" w:lineRule="atLeast"/>
      <w:rPr>
        <w:sz w:val="21"/>
        <w:szCs w:val="21"/>
      </w:rPr>
    </w:pPr>
    <w:r>
      <w:rPr>
        <w:rFonts w:hint="eastAsia"/>
        <w:sz w:val="21"/>
        <w:szCs w:val="21"/>
      </w:rPr>
      <w:t>第</w:t>
    </w:r>
    <w:r>
      <w:rPr>
        <w:sz w:val="21"/>
        <w:szCs w:val="21"/>
      </w:rPr>
      <w:t>2</w:t>
    </w:r>
    <w:r>
      <w:rPr>
        <w:rFonts w:hint="eastAsia"/>
        <w:sz w:val="21"/>
        <w:szCs w:val="21"/>
      </w:rPr>
      <w:t>章</w:t>
    </w:r>
    <w:r>
      <w:rPr>
        <w:rFonts w:hint="eastAsia"/>
        <w:sz w:val="21"/>
        <w:szCs w:val="21"/>
      </w:rPr>
      <w:t xml:space="preserve"> </w:t>
    </w:r>
    <w:r>
      <w:rPr>
        <w:rFonts w:hint="eastAsia"/>
        <w:sz w:val="21"/>
        <w:szCs w:val="21"/>
      </w:rPr>
      <w:t>相关理论及技术</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516EF" w14:textId="77777777" w:rsidR="00514A19" w:rsidRDefault="00514A19">
    <w:pPr>
      <w:pStyle w:val="ac"/>
      <w:pBdr>
        <w:bottom w:val="thinThickSmallGap" w:sz="18" w:space="1" w:color="auto"/>
      </w:pBdr>
      <w:tabs>
        <w:tab w:val="center" w:pos="4535"/>
        <w:tab w:val="left" w:pos="5422"/>
      </w:tabs>
      <w:spacing w:afterLines="100" w:after="240" w:line="240" w:lineRule="atLeast"/>
      <w:rPr>
        <w:sz w:val="21"/>
        <w:szCs w:val="21"/>
      </w:rPr>
    </w:pPr>
    <w:r>
      <w:rPr>
        <w:rFonts w:hint="eastAsia"/>
        <w:sz w:val="21"/>
        <w:szCs w:val="21"/>
      </w:rPr>
      <w:t>西南大学硕士学位论文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4CD69" w14:textId="77777777" w:rsidR="00514A19" w:rsidRDefault="00514A19">
    <w:pPr>
      <w:pStyle w:val="ac"/>
      <w:pBdr>
        <w:bottom w:val="thinThickSmallGap" w:sz="18" w:space="1" w:color="auto"/>
      </w:pBdr>
      <w:spacing w:afterLines="100" w:after="240" w:line="240" w:lineRule="exact"/>
      <w:rPr>
        <w:sz w:val="21"/>
        <w:szCs w:val="21"/>
      </w:rPr>
    </w:pPr>
    <w:r>
      <w:rPr>
        <w:rFonts w:hint="eastAsia"/>
        <w:sz w:val="21"/>
        <w:szCs w:val="21"/>
      </w:rPr>
      <w:t>第</w:t>
    </w:r>
    <w:r>
      <w:rPr>
        <w:rFonts w:hint="eastAsia"/>
        <w:sz w:val="21"/>
        <w:szCs w:val="21"/>
      </w:rPr>
      <w:t>4</w:t>
    </w:r>
    <w:r>
      <w:rPr>
        <w:rFonts w:hint="eastAsia"/>
        <w:sz w:val="21"/>
        <w:szCs w:val="21"/>
      </w:rPr>
      <w:t>章</w:t>
    </w:r>
    <w:r>
      <w:rPr>
        <w:rFonts w:hint="eastAsia"/>
        <w:sz w:val="21"/>
        <w:szCs w:val="21"/>
      </w:rPr>
      <w:t xml:space="preserve"> </w:t>
    </w:r>
    <w:r>
      <w:t>融合注意力机制的</w:t>
    </w:r>
    <w:r>
      <w:rPr>
        <w:rFonts w:hint="eastAsia"/>
      </w:rPr>
      <w:t>多交互神经矩阵分解</w:t>
    </w:r>
    <w:r>
      <w:t>模型</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A9584" w14:textId="77777777" w:rsidR="00514A19" w:rsidRDefault="00514A19">
    <w:pPr>
      <w:pStyle w:val="ac"/>
      <w:pBdr>
        <w:bottom w:val="thinThickSmallGap" w:sz="18" w:space="1" w:color="auto"/>
      </w:pBdr>
      <w:tabs>
        <w:tab w:val="center" w:pos="4535"/>
        <w:tab w:val="left" w:pos="5422"/>
      </w:tabs>
      <w:spacing w:afterLines="100" w:after="240" w:line="240" w:lineRule="atLeast"/>
      <w:rPr>
        <w:sz w:val="21"/>
        <w:szCs w:val="21"/>
      </w:rPr>
    </w:pPr>
    <w:r>
      <w:rPr>
        <w:rFonts w:hint="eastAsia"/>
        <w:sz w:val="21"/>
        <w:szCs w:val="21"/>
      </w:rPr>
      <w:t>西南大学硕士学位论文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7EFB3" w14:textId="77777777" w:rsidR="00514A19" w:rsidRDefault="00514A19">
    <w:pPr>
      <w:pStyle w:val="ac"/>
      <w:pBdr>
        <w:bottom w:val="thinThickSmallGap" w:sz="18" w:space="1" w:color="auto"/>
      </w:pBdr>
      <w:spacing w:line="240" w:lineRule="auto"/>
      <w:rPr>
        <w:sz w:val="21"/>
        <w:szCs w:val="21"/>
      </w:rPr>
    </w:pPr>
    <w:r>
      <w:rPr>
        <w:rFonts w:hint="eastAsia"/>
        <w:sz w:val="21"/>
        <w:szCs w:val="21"/>
      </w:rPr>
      <w:t>第</w:t>
    </w:r>
    <w:r>
      <w:rPr>
        <w:rFonts w:hint="eastAsia"/>
        <w:sz w:val="21"/>
        <w:szCs w:val="21"/>
      </w:rPr>
      <w:t>5</w:t>
    </w:r>
    <w:r>
      <w:rPr>
        <w:rFonts w:hint="eastAsia"/>
        <w:sz w:val="21"/>
        <w:szCs w:val="21"/>
      </w:rPr>
      <w:t>章</w:t>
    </w:r>
    <w:r>
      <w:rPr>
        <w:rFonts w:hint="eastAsia"/>
        <w:sz w:val="21"/>
        <w:szCs w:val="21"/>
      </w:rPr>
      <w:t xml:space="preserve"> </w:t>
    </w:r>
    <w:r>
      <w:rPr>
        <w:rFonts w:hint="eastAsia"/>
        <w:sz w:val="21"/>
        <w:szCs w:val="21"/>
      </w:rPr>
      <w:t>总结与展望</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E7D7E" w14:textId="77777777" w:rsidR="00514A19" w:rsidRDefault="00514A19">
    <w:pPr>
      <w:pStyle w:val="ac"/>
      <w:pBdr>
        <w:bottom w:val="thinThickSmallGap" w:sz="18" w:space="1" w:color="auto"/>
      </w:pBdr>
      <w:tabs>
        <w:tab w:val="center" w:pos="4535"/>
        <w:tab w:val="left" w:pos="5422"/>
      </w:tabs>
      <w:spacing w:afterLines="100" w:after="240" w:line="240" w:lineRule="atLeast"/>
      <w:rPr>
        <w:sz w:val="21"/>
        <w:szCs w:val="21"/>
      </w:rPr>
    </w:pPr>
    <w:r>
      <w:rPr>
        <w:rFonts w:hint="eastAsia"/>
        <w:sz w:val="21"/>
        <w:szCs w:val="21"/>
      </w:rPr>
      <w:t>西南大学硕士学位论文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BD39D" w14:textId="77777777" w:rsidR="00514A19" w:rsidRDefault="00514A19">
    <w:pPr>
      <w:pStyle w:val="ac"/>
      <w:pBdr>
        <w:bottom w:val="none" w:sz="0" w:space="0" w:color="auto"/>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F7383" w14:textId="77777777" w:rsidR="00514A19" w:rsidRDefault="00514A19">
    <w:pPr>
      <w:pStyle w:val="ac"/>
      <w:pBdr>
        <w:bottom w:val="thinThickSmallGap" w:sz="18" w:space="1" w:color="auto"/>
      </w:pBdr>
      <w:spacing w:line="240" w:lineRule="auto"/>
      <w:rPr>
        <w:sz w:val="21"/>
        <w:szCs w:val="21"/>
      </w:rPr>
    </w:pPr>
    <w:r>
      <w:rPr>
        <w:rFonts w:hint="eastAsia"/>
        <w:sz w:val="21"/>
        <w:szCs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CB524" w14:textId="77777777" w:rsidR="00514A19" w:rsidRDefault="00514A19">
    <w:pPr>
      <w:pStyle w:val="ac"/>
      <w:pBdr>
        <w:bottom w:val="thinThickSmallGap" w:sz="18" w:space="1" w:color="auto"/>
      </w:pBdr>
      <w:tabs>
        <w:tab w:val="center" w:pos="4535"/>
        <w:tab w:val="left" w:pos="5422"/>
      </w:tabs>
      <w:spacing w:afterLines="100" w:after="240" w:line="240" w:lineRule="atLeast"/>
      <w:rPr>
        <w:sz w:val="21"/>
        <w:szCs w:val="21"/>
      </w:rPr>
    </w:pPr>
    <w:r>
      <w:rPr>
        <w:rFonts w:hint="eastAsia"/>
        <w:sz w:val="21"/>
        <w:szCs w:val="21"/>
      </w:rPr>
      <w:t>西南大学硕士学位论文</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9470F" w14:textId="77777777" w:rsidR="00514A19" w:rsidRDefault="00514A19">
    <w:pPr>
      <w:pStyle w:val="ac"/>
      <w:pBdr>
        <w:bottom w:val="thinThickSmallGap" w:sz="18" w:space="1" w:color="auto"/>
      </w:pBdr>
      <w:spacing w:afterLines="100" w:after="240" w:line="240" w:lineRule="exact"/>
      <w:rPr>
        <w:sz w:val="21"/>
        <w:szCs w:val="21"/>
      </w:rPr>
    </w:pPr>
    <w:r>
      <w:rPr>
        <w:rFonts w:hint="eastAsia"/>
      </w:rPr>
      <w:t>致谢</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D01FC" w14:textId="77777777" w:rsidR="00514A19" w:rsidRDefault="00514A19">
    <w:pPr>
      <w:pStyle w:val="ac"/>
      <w:pBdr>
        <w:bottom w:val="thinThickSmallGap" w:sz="18" w:space="1" w:color="auto"/>
      </w:pBdr>
      <w:tabs>
        <w:tab w:val="center" w:pos="4535"/>
        <w:tab w:val="left" w:pos="5422"/>
      </w:tabs>
      <w:spacing w:afterLines="100" w:after="240" w:line="240" w:lineRule="atLeast"/>
      <w:rPr>
        <w:sz w:val="21"/>
        <w:szCs w:val="21"/>
      </w:rPr>
    </w:pPr>
    <w:r>
      <w:rPr>
        <w:rFonts w:hint="eastAsia"/>
        <w:sz w:val="21"/>
        <w:szCs w:val="21"/>
      </w:rPr>
      <w:t>攻读硕士学位期间公开发表的论文</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6E373" w14:textId="77777777" w:rsidR="00514A19" w:rsidRDefault="00514A19">
    <w:pPr>
      <w:pStyle w:val="ac"/>
      <w:pBdr>
        <w:bottom w:val="thinThickSmallGap" w:sz="18" w:space="1" w:color="auto"/>
      </w:pBdr>
      <w:spacing w:afterLines="100" w:after="240" w:line="240" w:lineRule="atLeast"/>
      <w:rPr>
        <w:sz w:val="21"/>
        <w:szCs w:val="21"/>
      </w:rPr>
    </w:pPr>
    <w:r>
      <w:t>攻读硕士学位期间公开发表的论文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ED1781" w14:textId="77777777" w:rsidR="00514A19" w:rsidRDefault="00514A19">
    <w:pPr>
      <w:pStyle w:val="ac"/>
      <w:pBdr>
        <w:bottom w:val="thinThickSmallGap" w:sz="18" w:space="1" w:color="auto"/>
      </w:pBdr>
      <w:spacing w:afterLines="100" w:after="240" w:line="240" w:lineRule="atLeast"/>
      <w:rPr>
        <w:sz w:val="21"/>
        <w:szCs w:val="21"/>
      </w:rPr>
    </w:pPr>
    <w:r>
      <w:rPr>
        <w:rFonts w:hint="eastAsia"/>
        <w:sz w:val="21"/>
        <w:szCs w:val="21"/>
      </w:rPr>
      <w:t>西南大学硕士学位论文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41504" w14:textId="77777777" w:rsidR="00514A19" w:rsidRDefault="00514A19">
    <w:pPr>
      <w:pStyle w:val="ac"/>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7BFFA" w14:textId="77777777" w:rsidR="00514A19" w:rsidRDefault="00514A19">
    <w:pPr>
      <w:pStyle w:val="ac"/>
      <w:pBdr>
        <w:bottom w:val="none" w:sz="0" w:space="0" w:color="auto"/>
      </w:pBdr>
      <w:spacing w:afterLines="100" w:after="240" w:line="240" w:lineRule="atLeast"/>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69F10" w14:textId="77777777" w:rsidR="00514A19" w:rsidRDefault="00514A19">
    <w:pPr>
      <w:pStyle w:val="ac"/>
      <w:pBdr>
        <w:bottom w:val="none" w:sz="0" w:space="0" w:color="auto"/>
      </w:pBdr>
      <w:spacing w:afterLines="100" w:after="240" w:line="240" w:lineRule="atLeast"/>
      <w:jc w:val="both"/>
      <w:rPr>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F5C76C" w14:textId="77777777" w:rsidR="00514A19" w:rsidRDefault="00514A19">
    <w:pPr>
      <w:pStyle w:val="ac"/>
      <w:pBdr>
        <w:bottom w:val="none" w:sz="0" w:space="0" w:color="auto"/>
      </w:pBdr>
      <w:spacing w:afterLines="100" w:after="240" w:line="240" w:lineRule="atLeast"/>
      <w:rPr>
        <w:sz w:val="21"/>
        <w:szCs w:val="21"/>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A6AA9" w14:textId="77777777" w:rsidR="00514A19" w:rsidRDefault="00514A19">
    <w:pPr>
      <w:pStyle w:val="ac"/>
      <w:pBdr>
        <w:bottom w:val="thinThickSmallGap" w:sz="18" w:space="1" w:color="auto"/>
      </w:pBdr>
      <w:spacing w:afterLines="100" w:after="240" w:line="240" w:lineRule="atLeast"/>
      <w:rPr>
        <w:sz w:val="21"/>
        <w:szCs w:val="21"/>
      </w:rPr>
    </w:pPr>
    <w:r>
      <w:rPr>
        <w:rFonts w:hint="eastAsia"/>
        <w:sz w:val="21"/>
        <w:szCs w:val="21"/>
      </w:rPr>
      <w:t>西南大学硕士学位论文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BF38E1" w14:textId="77777777" w:rsidR="00514A19" w:rsidRDefault="00514A19">
    <w:pPr>
      <w:pStyle w:val="ac"/>
      <w:pBdr>
        <w:bottom w:val="thinThickSmallGap" w:sz="18" w:space="1" w:color="auto"/>
      </w:pBdr>
      <w:spacing w:afterLines="100" w:after="240" w:line="240" w:lineRule="atLeast"/>
      <w:rPr>
        <w:sz w:val="21"/>
        <w:szCs w:val="21"/>
      </w:rPr>
    </w:pPr>
    <w:r>
      <w:rPr>
        <w:rFonts w:hint="eastAsia"/>
        <w:sz w:val="21"/>
        <w:szCs w:val="21"/>
      </w:rPr>
      <w:t>摘要</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9C95C4F"/>
    <w:multiLevelType w:val="singleLevel"/>
    <w:tmpl w:val="99C95C4F"/>
    <w:lvl w:ilvl="0">
      <w:start w:val="1"/>
      <w:numFmt w:val="decimal"/>
      <w:suff w:val="space"/>
      <w:lvlText w:val="(%1)"/>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en-Junwei">
    <w15:presenceInfo w15:providerId="None" w15:userId="Ren-Junwei"/>
  </w15:person>
  <w15:person w15:author="Windows 用户">
    <w15:presenceInfo w15:providerId="None" w15:userId="Windows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trackRevisions/>
  <w:defaultTabStop w:val="420"/>
  <w:evenAndOddHeaders/>
  <w:drawingGridHorizontalSpacing w:val="120"/>
  <w:drawingGridVerticalSpacing w:val="163"/>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6C9"/>
    <w:rsid w:val="00001B15"/>
    <w:rsid w:val="000024FB"/>
    <w:rsid w:val="00002824"/>
    <w:rsid w:val="000038E8"/>
    <w:rsid w:val="0000430E"/>
    <w:rsid w:val="000055A2"/>
    <w:rsid w:val="00007912"/>
    <w:rsid w:val="00007F33"/>
    <w:rsid w:val="0001066F"/>
    <w:rsid w:val="000106BE"/>
    <w:rsid w:val="00010EAB"/>
    <w:rsid w:val="00010F30"/>
    <w:rsid w:val="00011F9C"/>
    <w:rsid w:val="00012285"/>
    <w:rsid w:val="000128C4"/>
    <w:rsid w:val="00012B4D"/>
    <w:rsid w:val="000131A7"/>
    <w:rsid w:val="000133B0"/>
    <w:rsid w:val="000135B2"/>
    <w:rsid w:val="0001371C"/>
    <w:rsid w:val="00017C56"/>
    <w:rsid w:val="00021673"/>
    <w:rsid w:val="00021EB7"/>
    <w:rsid w:val="00030D3B"/>
    <w:rsid w:val="00031BAB"/>
    <w:rsid w:val="00031BE1"/>
    <w:rsid w:val="00032B5B"/>
    <w:rsid w:val="00033D87"/>
    <w:rsid w:val="000347F5"/>
    <w:rsid w:val="00034C56"/>
    <w:rsid w:val="00034F01"/>
    <w:rsid w:val="000352A5"/>
    <w:rsid w:val="000354B0"/>
    <w:rsid w:val="000377F8"/>
    <w:rsid w:val="00037D82"/>
    <w:rsid w:val="00037ED6"/>
    <w:rsid w:val="000407CF"/>
    <w:rsid w:val="00040BC4"/>
    <w:rsid w:val="0004202D"/>
    <w:rsid w:val="00043B1E"/>
    <w:rsid w:val="00044043"/>
    <w:rsid w:val="0004474E"/>
    <w:rsid w:val="00044A08"/>
    <w:rsid w:val="00044D4D"/>
    <w:rsid w:val="00045395"/>
    <w:rsid w:val="0004604C"/>
    <w:rsid w:val="000468DA"/>
    <w:rsid w:val="00047764"/>
    <w:rsid w:val="000478F9"/>
    <w:rsid w:val="00047E7C"/>
    <w:rsid w:val="00050243"/>
    <w:rsid w:val="00050BBD"/>
    <w:rsid w:val="00050ECD"/>
    <w:rsid w:val="0005449A"/>
    <w:rsid w:val="00056B14"/>
    <w:rsid w:val="00056C65"/>
    <w:rsid w:val="00056CED"/>
    <w:rsid w:val="00057E9E"/>
    <w:rsid w:val="00057FFD"/>
    <w:rsid w:val="00062576"/>
    <w:rsid w:val="00064FA3"/>
    <w:rsid w:val="0006524D"/>
    <w:rsid w:val="0006528C"/>
    <w:rsid w:val="000654E5"/>
    <w:rsid w:val="00065C5C"/>
    <w:rsid w:val="00066319"/>
    <w:rsid w:val="0006673D"/>
    <w:rsid w:val="000667FB"/>
    <w:rsid w:val="0006717B"/>
    <w:rsid w:val="0006779A"/>
    <w:rsid w:val="00067E16"/>
    <w:rsid w:val="00070080"/>
    <w:rsid w:val="00070150"/>
    <w:rsid w:val="000704BD"/>
    <w:rsid w:val="00070C87"/>
    <w:rsid w:val="00072DB1"/>
    <w:rsid w:val="00074374"/>
    <w:rsid w:val="00075196"/>
    <w:rsid w:val="00075395"/>
    <w:rsid w:val="00075859"/>
    <w:rsid w:val="00077925"/>
    <w:rsid w:val="000813E2"/>
    <w:rsid w:val="000835A6"/>
    <w:rsid w:val="00083F56"/>
    <w:rsid w:val="00084AAD"/>
    <w:rsid w:val="00085DBB"/>
    <w:rsid w:val="00086999"/>
    <w:rsid w:val="00086E5F"/>
    <w:rsid w:val="00086E64"/>
    <w:rsid w:val="0008700B"/>
    <w:rsid w:val="00090766"/>
    <w:rsid w:val="00090B1B"/>
    <w:rsid w:val="00091A50"/>
    <w:rsid w:val="00091C29"/>
    <w:rsid w:val="000929C4"/>
    <w:rsid w:val="00092F87"/>
    <w:rsid w:val="00095E11"/>
    <w:rsid w:val="00097458"/>
    <w:rsid w:val="000A0338"/>
    <w:rsid w:val="000A0677"/>
    <w:rsid w:val="000A1C73"/>
    <w:rsid w:val="000A2926"/>
    <w:rsid w:val="000A35D1"/>
    <w:rsid w:val="000A38A1"/>
    <w:rsid w:val="000A5111"/>
    <w:rsid w:val="000A54C1"/>
    <w:rsid w:val="000A5EB6"/>
    <w:rsid w:val="000A6196"/>
    <w:rsid w:val="000A7B6F"/>
    <w:rsid w:val="000A7C6E"/>
    <w:rsid w:val="000B0843"/>
    <w:rsid w:val="000B0AD1"/>
    <w:rsid w:val="000B1239"/>
    <w:rsid w:val="000B3A7D"/>
    <w:rsid w:val="000B5974"/>
    <w:rsid w:val="000B5D01"/>
    <w:rsid w:val="000B5D3E"/>
    <w:rsid w:val="000B6CB5"/>
    <w:rsid w:val="000B7151"/>
    <w:rsid w:val="000B76D2"/>
    <w:rsid w:val="000C0681"/>
    <w:rsid w:val="000C3BA6"/>
    <w:rsid w:val="000C475C"/>
    <w:rsid w:val="000C4B2D"/>
    <w:rsid w:val="000C54B2"/>
    <w:rsid w:val="000C5C5A"/>
    <w:rsid w:val="000C5E14"/>
    <w:rsid w:val="000C5E51"/>
    <w:rsid w:val="000C7327"/>
    <w:rsid w:val="000D12B8"/>
    <w:rsid w:val="000D1C6F"/>
    <w:rsid w:val="000D3B44"/>
    <w:rsid w:val="000D3D2A"/>
    <w:rsid w:val="000D48CB"/>
    <w:rsid w:val="000D49F7"/>
    <w:rsid w:val="000D49FB"/>
    <w:rsid w:val="000D51D8"/>
    <w:rsid w:val="000D564A"/>
    <w:rsid w:val="000D5AE7"/>
    <w:rsid w:val="000D6C4A"/>
    <w:rsid w:val="000D6FE3"/>
    <w:rsid w:val="000D7581"/>
    <w:rsid w:val="000E219C"/>
    <w:rsid w:val="000E468D"/>
    <w:rsid w:val="000E47E4"/>
    <w:rsid w:val="000E4AED"/>
    <w:rsid w:val="000E57D5"/>
    <w:rsid w:val="000E58DD"/>
    <w:rsid w:val="000E5A26"/>
    <w:rsid w:val="000E738D"/>
    <w:rsid w:val="000E7FB9"/>
    <w:rsid w:val="000F0FA7"/>
    <w:rsid w:val="000F12B6"/>
    <w:rsid w:val="000F135A"/>
    <w:rsid w:val="000F1A71"/>
    <w:rsid w:val="000F20FD"/>
    <w:rsid w:val="000F2AF8"/>
    <w:rsid w:val="000F3630"/>
    <w:rsid w:val="000F3896"/>
    <w:rsid w:val="000F38BC"/>
    <w:rsid w:val="000F449C"/>
    <w:rsid w:val="000F514C"/>
    <w:rsid w:val="000F5750"/>
    <w:rsid w:val="000F6002"/>
    <w:rsid w:val="000F684C"/>
    <w:rsid w:val="000F6A4A"/>
    <w:rsid w:val="000F6D31"/>
    <w:rsid w:val="0010019C"/>
    <w:rsid w:val="00102619"/>
    <w:rsid w:val="00103816"/>
    <w:rsid w:val="00103D7D"/>
    <w:rsid w:val="00105270"/>
    <w:rsid w:val="00107A72"/>
    <w:rsid w:val="00107B2E"/>
    <w:rsid w:val="001109D0"/>
    <w:rsid w:val="00110E98"/>
    <w:rsid w:val="0011181A"/>
    <w:rsid w:val="001121AE"/>
    <w:rsid w:val="001124D1"/>
    <w:rsid w:val="00112590"/>
    <w:rsid w:val="00112644"/>
    <w:rsid w:val="001126F7"/>
    <w:rsid w:val="00112AA6"/>
    <w:rsid w:val="00112FF3"/>
    <w:rsid w:val="001130C2"/>
    <w:rsid w:val="00113417"/>
    <w:rsid w:val="00114E8E"/>
    <w:rsid w:val="00116144"/>
    <w:rsid w:val="00120C7B"/>
    <w:rsid w:val="0012262B"/>
    <w:rsid w:val="001265A3"/>
    <w:rsid w:val="00126DF6"/>
    <w:rsid w:val="0013124C"/>
    <w:rsid w:val="00131C36"/>
    <w:rsid w:val="0013258B"/>
    <w:rsid w:val="00133259"/>
    <w:rsid w:val="00133970"/>
    <w:rsid w:val="00134C4F"/>
    <w:rsid w:val="00140123"/>
    <w:rsid w:val="001406C3"/>
    <w:rsid w:val="00141F4E"/>
    <w:rsid w:val="00143260"/>
    <w:rsid w:val="001434EB"/>
    <w:rsid w:val="001435E4"/>
    <w:rsid w:val="00143836"/>
    <w:rsid w:val="00143B66"/>
    <w:rsid w:val="0014490D"/>
    <w:rsid w:val="00144D3C"/>
    <w:rsid w:val="001471BD"/>
    <w:rsid w:val="00147BEB"/>
    <w:rsid w:val="001502EC"/>
    <w:rsid w:val="001506E0"/>
    <w:rsid w:val="0015080A"/>
    <w:rsid w:val="00150984"/>
    <w:rsid w:val="00150CCE"/>
    <w:rsid w:val="00150D9B"/>
    <w:rsid w:val="00151230"/>
    <w:rsid w:val="00151D34"/>
    <w:rsid w:val="00155CBA"/>
    <w:rsid w:val="00155DA2"/>
    <w:rsid w:val="001570A9"/>
    <w:rsid w:val="001603EF"/>
    <w:rsid w:val="00160B39"/>
    <w:rsid w:val="0016186E"/>
    <w:rsid w:val="00161D3C"/>
    <w:rsid w:val="0016512B"/>
    <w:rsid w:val="00165413"/>
    <w:rsid w:val="00165DD5"/>
    <w:rsid w:val="00167940"/>
    <w:rsid w:val="00170D69"/>
    <w:rsid w:val="00170F05"/>
    <w:rsid w:val="00171B84"/>
    <w:rsid w:val="00172A27"/>
    <w:rsid w:val="001748FB"/>
    <w:rsid w:val="00175C69"/>
    <w:rsid w:val="001761D0"/>
    <w:rsid w:val="00177296"/>
    <w:rsid w:val="0017750F"/>
    <w:rsid w:val="00177541"/>
    <w:rsid w:val="00180B63"/>
    <w:rsid w:val="0018156D"/>
    <w:rsid w:val="00182167"/>
    <w:rsid w:val="0018271C"/>
    <w:rsid w:val="00182D86"/>
    <w:rsid w:val="00182E22"/>
    <w:rsid w:val="00182FE1"/>
    <w:rsid w:val="00183325"/>
    <w:rsid w:val="00183B88"/>
    <w:rsid w:val="001840BA"/>
    <w:rsid w:val="00185198"/>
    <w:rsid w:val="001862A8"/>
    <w:rsid w:val="00186ADE"/>
    <w:rsid w:val="001900E7"/>
    <w:rsid w:val="00191434"/>
    <w:rsid w:val="00191EFA"/>
    <w:rsid w:val="00192AC2"/>
    <w:rsid w:val="00192DD9"/>
    <w:rsid w:val="00194264"/>
    <w:rsid w:val="00194766"/>
    <w:rsid w:val="00194CF0"/>
    <w:rsid w:val="00195203"/>
    <w:rsid w:val="00195A51"/>
    <w:rsid w:val="00197484"/>
    <w:rsid w:val="0019796F"/>
    <w:rsid w:val="001A031A"/>
    <w:rsid w:val="001A0951"/>
    <w:rsid w:val="001A1873"/>
    <w:rsid w:val="001A18AB"/>
    <w:rsid w:val="001A1E95"/>
    <w:rsid w:val="001A2D65"/>
    <w:rsid w:val="001A32C2"/>
    <w:rsid w:val="001A3A19"/>
    <w:rsid w:val="001A3CA8"/>
    <w:rsid w:val="001A3DCF"/>
    <w:rsid w:val="001A4ECB"/>
    <w:rsid w:val="001A6246"/>
    <w:rsid w:val="001A6D10"/>
    <w:rsid w:val="001A70A3"/>
    <w:rsid w:val="001A7E24"/>
    <w:rsid w:val="001B024B"/>
    <w:rsid w:val="001B1D68"/>
    <w:rsid w:val="001B2304"/>
    <w:rsid w:val="001B40FF"/>
    <w:rsid w:val="001B414D"/>
    <w:rsid w:val="001B457E"/>
    <w:rsid w:val="001B4693"/>
    <w:rsid w:val="001B5C6F"/>
    <w:rsid w:val="001B6271"/>
    <w:rsid w:val="001B78DB"/>
    <w:rsid w:val="001B79E0"/>
    <w:rsid w:val="001C02AD"/>
    <w:rsid w:val="001C0312"/>
    <w:rsid w:val="001C290B"/>
    <w:rsid w:val="001C418A"/>
    <w:rsid w:val="001C4C36"/>
    <w:rsid w:val="001C65F9"/>
    <w:rsid w:val="001D1214"/>
    <w:rsid w:val="001D4011"/>
    <w:rsid w:val="001D4C8A"/>
    <w:rsid w:val="001D51B4"/>
    <w:rsid w:val="001E1089"/>
    <w:rsid w:val="001E247F"/>
    <w:rsid w:val="001E3397"/>
    <w:rsid w:val="001E3D93"/>
    <w:rsid w:val="001E3DE8"/>
    <w:rsid w:val="001E45E3"/>
    <w:rsid w:val="001E4781"/>
    <w:rsid w:val="001E4865"/>
    <w:rsid w:val="001E557F"/>
    <w:rsid w:val="001E5C52"/>
    <w:rsid w:val="001E7E4F"/>
    <w:rsid w:val="001F0944"/>
    <w:rsid w:val="001F1F58"/>
    <w:rsid w:val="001F279C"/>
    <w:rsid w:val="001F3AFE"/>
    <w:rsid w:val="001F4A8E"/>
    <w:rsid w:val="001F5324"/>
    <w:rsid w:val="001F54D4"/>
    <w:rsid w:val="001F647C"/>
    <w:rsid w:val="001F6C0B"/>
    <w:rsid w:val="001F6E69"/>
    <w:rsid w:val="00200A8E"/>
    <w:rsid w:val="002012A7"/>
    <w:rsid w:val="00201C2A"/>
    <w:rsid w:val="00204F73"/>
    <w:rsid w:val="00204FE4"/>
    <w:rsid w:val="00205C20"/>
    <w:rsid w:val="00212ED8"/>
    <w:rsid w:val="0021389E"/>
    <w:rsid w:val="002145E9"/>
    <w:rsid w:val="0021568F"/>
    <w:rsid w:val="00216D0B"/>
    <w:rsid w:val="00217054"/>
    <w:rsid w:val="00221ED0"/>
    <w:rsid w:val="00222361"/>
    <w:rsid w:val="002226A8"/>
    <w:rsid w:val="00223FBC"/>
    <w:rsid w:val="002241F1"/>
    <w:rsid w:val="00224433"/>
    <w:rsid w:val="0022443F"/>
    <w:rsid w:val="00226859"/>
    <w:rsid w:val="00227C63"/>
    <w:rsid w:val="00230076"/>
    <w:rsid w:val="002337BD"/>
    <w:rsid w:val="0023395E"/>
    <w:rsid w:val="00233AEA"/>
    <w:rsid w:val="00233E39"/>
    <w:rsid w:val="0023530F"/>
    <w:rsid w:val="002359FE"/>
    <w:rsid w:val="00236E74"/>
    <w:rsid w:val="00237141"/>
    <w:rsid w:val="0024107C"/>
    <w:rsid w:val="002411AC"/>
    <w:rsid w:val="00243F69"/>
    <w:rsid w:val="00245ADE"/>
    <w:rsid w:val="00245DCA"/>
    <w:rsid w:val="002462A0"/>
    <w:rsid w:val="00250B76"/>
    <w:rsid w:val="00251C48"/>
    <w:rsid w:val="00253129"/>
    <w:rsid w:val="002549B9"/>
    <w:rsid w:val="00255E30"/>
    <w:rsid w:val="0025694C"/>
    <w:rsid w:val="00257C3A"/>
    <w:rsid w:val="0026196E"/>
    <w:rsid w:val="00261994"/>
    <w:rsid w:val="00261AC1"/>
    <w:rsid w:val="00261D74"/>
    <w:rsid w:val="002639F7"/>
    <w:rsid w:val="00263B74"/>
    <w:rsid w:val="00265104"/>
    <w:rsid w:val="00265210"/>
    <w:rsid w:val="00266106"/>
    <w:rsid w:val="002675CA"/>
    <w:rsid w:val="00267775"/>
    <w:rsid w:val="00270E40"/>
    <w:rsid w:val="00271E85"/>
    <w:rsid w:val="002729F5"/>
    <w:rsid w:val="00272E1B"/>
    <w:rsid w:val="00273929"/>
    <w:rsid w:val="0027448B"/>
    <w:rsid w:val="00275969"/>
    <w:rsid w:val="00276A11"/>
    <w:rsid w:val="00276E3D"/>
    <w:rsid w:val="002777D5"/>
    <w:rsid w:val="00277D30"/>
    <w:rsid w:val="00280989"/>
    <w:rsid w:val="00280B11"/>
    <w:rsid w:val="00281986"/>
    <w:rsid w:val="002827B7"/>
    <w:rsid w:val="0028285E"/>
    <w:rsid w:val="00282C84"/>
    <w:rsid w:val="002838C5"/>
    <w:rsid w:val="00283DEE"/>
    <w:rsid w:val="00283EDC"/>
    <w:rsid w:val="0028456D"/>
    <w:rsid w:val="00286264"/>
    <w:rsid w:val="00287D14"/>
    <w:rsid w:val="002900F8"/>
    <w:rsid w:val="00290E59"/>
    <w:rsid w:val="00294949"/>
    <w:rsid w:val="0029672E"/>
    <w:rsid w:val="00297E9B"/>
    <w:rsid w:val="002A078C"/>
    <w:rsid w:val="002A0961"/>
    <w:rsid w:val="002A1001"/>
    <w:rsid w:val="002A14CF"/>
    <w:rsid w:val="002A1814"/>
    <w:rsid w:val="002A20EF"/>
    <w:rsid w:val="002A37F5"/>
    <w:rsid w:val="002A39AD"/>
    <w:rsid w:val="002A4213"/>
    <w:rsid w:val="002A5334"/>
    <w:rsid w:val="002A6A1B"/>
    <w:rsid w:val="002A77D1"/>
    <w:rsid w:val="002A7F01"/>
    <w:rsid w:val="002B0D52"/>
    <w:rsid w:val="002B3676"/>
    <w:rsid w:val="002B37A7"/>
    <w:rsid w:val="002B4578"/>
    <w:rsid w:val="002B4C83"/>
    <w:rsid w:val="002B4D4F"/>
    <w:rsid w:val="002B5B0D"/>
    <w:rsid w:val="002B6A60"/>
    <w:rsid w:val="002B6E6E"/>
    <w:rsid w:val="002B7915"/>
    <w:rsid w:val="002B791C"/>
    <w:rsid w:val="002C0146"/>
    <w:rsid w:val="002C0279"/>
    <w:rsid w:val="002C03CF"/>
    <w:rsid w:val="002C078F"/>
    <w:rsid w:val="002C1890"/>
    <w:rsid w:val="002C31F6"/>
    <w:rsid w:val="002C3FF1"/>
    <w:rsid w:val="002C49F3"/>
    <w:rsid w:val="002C4A28"/>
    <w:rsid w:val="002C5647"/>
    <w:rsid w:val="002D00E9"/>
    <w:rsid w:val="002D0811"/>
    <w:rsid w:val="002D13DD"/>
    <w:rsid w:val="002D1417"/>
    <w:rsid w:val="002D1789"/>
    <w:rsid w:val="002D2DDD"/>
    <w:rsid w:val="002D380C"/>
    <w:rsid w:val="002D419E"/>
    <w:rsid w:val="002D54F4"/>
    <w:rsid w:val="002D7403"/>
    <w:rsid w:val="002E0325"/>
    <w:rsid w:val="002E04DC"/>
    <w:rsid w:val="002E0E2C"/>
    <w:rsid w:val="002E2D17"/>
    <w:rsid w:val="002E4CAE"/>
    <w:rsid w:val="002E4EA0"/>
    <w:rsid w:val="002E4FD8"/>
    <w:rsid w:val="002E6270"/>
    <w:rsid w:val="002E70EB"/>
    <w:rsid w:val="002E7927"/>
    <w:rsid w:val="002E79AD"/>
    <w:rsid w:val="002E7B9E"/>
    <w:rsid w:val="002E7C16"/>
    <w:rsid w:val="002E7DD6"/>
    <w:rsid w:val="002F13E5"/>
    <w:rsid w:val="002F2D68"/>
    <w:rsid w:val="002F3D06"/>
    <w:rsid w:val="002F3FDB"/>
    <w:rsid w:val="002F482C"/>
    <w:rsid w:val="002F4991"/>
    <w:rsid w:val="002F4E81"/>
    <w:rsid w:val="002F594A"/>
    <w:rsid w:val="002F7B7C"/>
    <w:rsid w:val="002F7C95"/>
    <w:rsid w:val="00300D72"/>
    <w:rsid w:val="00300E82"/>
    <w:rsid w:val="00301881"/>
    <w:rsid w:val="00301A43"/>
    <w:rsid w:val="00302351"/>
    <w:rsid w:val="0030269E"/>
    <w:rsid w:val="00302E44"/>
    <w:rsid w:val="00302FE1"/>
    <w:rsid w:val="003030C1"/>
    <w:rsid w:val="00304035"/>
    <w:rsid w:val="0030483D"/>
    <w:rsid w:val="00305F5D"/>
    <w:rsid w:val="003070BF"/>
    <w:rsid w:val="003079C1"/>
    <w:rsid w:val="003119BC"/>
    <w:rsid w:val="00313BB5"/>
    <w:rsid w:val="003140FF"/>
    <w:rsid w:val="00314FFA"/>
    <w:rsid w:val="00316E03"/>
    <w:rsid w:val="00317425"/>
    <w:rsid w:val="0031767B"/>
    <w:rsid w:val="00317E1F"/>
    <w:rsid w:val="00320535"/>
    <w:rsid w:val="003208C1"/>
    <w:rsid w:val="00321005"/>
    <w:rsid w:val="0032151B"/>
    <w:rsid w:val="00321644"/>
    <w:rsid w:val="003221CE"/>
    <w:rsid w:val="003262D5"/>
    <w:rsid w:val="00326AA7"/>
    <w:rsid w:val="00327230"/>
    <w:rsid w:val="00327776"/>
    <w:rsid w:val="00331DE4"/>
    <w:rsid w:val="00332AB9"/>
    <w:rsid w:val="003367DA"/>
    <w:rsid w:val="00340D50"/>
    <w:rsid w:val="00341162"/>
    <w:rsid w:val="00341337"/>
    <w:rsid w:val="00341A8D"/>
    <w:rsid w:val="00342B73"/>
    <w:rsid w:val="00342CFC"/>
    <w:rsid w:val="0034413D"/>
    <w:rsid w:val="00344CC1"/>
    <w:rsid w:val="00347297"/>
    <w:rsid w:val="0035010F"/>
    <w:rsid w:val="00350651"/>
    <w:rsid w:val="00352C24"/>
    <w:rsid w:val="00352C97"/>
    <w:rsid w:val="00352F97"/>
    <w:rsid w:val="003538E4"/>
    <w:rsid w:val="0035450E"/>
    <w:rsid w:val="003557FB"/>
    <w:rsid w:val="0035681B"/>
    <w:rsid w:val="00356F6D"/>
    <w:rsid w:val="0035747C"/>
    <w:rsid w:val="00361ACA"/>
    <w:rsid w:val="0036271B"/>
    <w:rsid w:val="003628D3"/>
    <w:rsid w:val="00363596"/>
    <w:rsid w:val="00363E0B"/>
    <w:rsid w:val="003654D4"/>
    <w:rsid w:val="00366BB9"/>
    <w:rsid w:val="0037091B"/>
    <w:rsid w:val="00370CB9"/>
    <w:rsid w:val="00374640"/>
    <w:rsid w:val="003753CB"/>
    <w:rsid w:val="00376691"/>
    <w:rsid w:val="0037698B"/>
    <w:rsid w:val="00377313"/>
    <w:rsid w:val="00381A84"/>
    <w:rsid w:val="003832BE"/>
    <w:rsid w:val="0038379F"/>
    <w:rsid w:val="00384F65"/>
    <w:rsid w:val="00385DD5"/>
    <w:rsid w:val="0038687E"/>
    <w:rsid w:val="003876A7"/>
    <w:rsid w:val="00387C93"/>
    <w:rsid w:val="00390C14"/>
    <w:rsid w:val="003921E0"/>
    <w:rsid w:val="00393696"/>
    <w:rsid w:val="00395DC5"/>
    <w:rsid w:val="00395E76"/>
    <w:rsid w:val="00396A3B"/>
    <w:rsid w:val="003A1615"/>
    <w:rsid w:val="003A174F"/>
    <w:rsid w:val="003A2B74"/>
    <w:rsid w:val="003A3CA5"/>
    <w:rsid w:val="003A48CD"/>
    <w:rsid w:val="003A49D6"/>
    <w:rsid w:val="003A4E9E"/>
    <w:rsid w:val="003A525F"/>
    <w:rsid w:val="003A6320"/>
    <w:rsid w:val="003B1741"/>
    <w:rsid w:val="003B2826"/>
    <w:rsid w:val="003B3A3D"/>
    <w:rsid w:val="003B3D48"/>
    <w:rsid w:val="003B4095"/>
    <w:rsid w:val="003B42E3"/>
    <w:rsid w:val="003B6438"/>
    <w:rsid w:val="003B6A5D"/>
    <w:rsid w:val="003B6AD8"/>
    <w:rsid w:val="003B7913"/>
    <w:rsid w:val="003C0D7C"/>
    <w:rsid w:val="003C1147"/>
    <w:rsid w:val="003C155B"/>
    <w:rsid w:val="003C3F2B"/>
    <w:rsid w:val="003C42FC"/>
    <w:rsid w:val="003C776A"/>
    <w:rsid w:val="003D1A16"/>
    <w:rsid w:val="003D20D9"/>
    <w:rsid w:val="003D246C"/>
    <w:rsid w:val="003D364F"/>
    <w:rsid w:val="003D3A76"/>
    <w:rsid w:val="003D4B3E"/>
    <w:rsid w:val="003D6285"/>
    <w:rsid w:val="003D6481"/>
    <w:rsid w:val="003D64DE"/>
    <w:rsid w:val="003E0819"/>
    <w:rsid w:val="003E14DA"/>
    <w:rsid w:val="003E175C"/>
    <w:rsid w:val="003E23FB"/>
    <w:rsid w:val="003E316D"/>
    <w:rsid w:val="003E3ADF"/>
    <w:rsid w:val="003E3F31"/>
    <w:rsid w:val="003E3F62"/>
    <w:rsid w:val="003E523E"/>
    <w:rsid w:val="003F04B5"/>
    <w:rsid w:val="003F088E"/>
    <w:rsid w:val="003F0D2C"/>
    <w:rsid w:val="003F0D56"/>
    <w:rsid w:val="003F0F96"/>
    <w:rsid w:val="003F13DF"/>
    <w:rsid w:val="003F172F"/>
    <w:rsid w:val="003F1885"/>
    <w:rsid w:val="003F189E"/>
    <w:rsid w:val="003F2D38"/>
    <w:rsid w:val="003F303E"/>
    <w:rsid w:val="003F3197"/>
    <w:rsid w:val="003F4092"/>
    <w:rsid w:val="003F45A3"/>
    <w:rsid w:val="004002C4"/>
    <w:rsid w:val="004002FF"/>
    <w:rsid w:val="004010D6"/>
    <w:rsid w:val="0040178F"/>
    <w:rsid w:val="00401A15"/>
    <w:rsid w:val="0040226C"/>
    <w:rsid w:val="00402729"/>
    <w:rsid w:val="00402F4C"/>
    <w:rsid w:val="004051EF"/>
    <w:rsid w:val="00405DD6"/>
    <w:rsid w:val="00406466"/>
    <w:rsid w:val="00407241"/>
    <w:rsid w:val="004101FF"/>
    <w:rsid w:val="00410781"/>
    <w:rsid w:val="00410D7A"/>
    <w:rsid w:val="00411E9E"/>
    <w:rsid w:val="0041248F"/>
    <w:rsid w:val="00413121"/>
    <w:rsid w:val="004144BC"/>
    <w:rsid w:val="0041497B"/>
    <w:rsid w:val="0041572D"/>
    <w:rsid w:val="004159C8"/>
    <w:rsid w:val="0041600F"/>
    <w:rsid w:val="0041697F"/>
    <w:rsid w:val="0041723D"/>
    <w:rsid w:val="00417BF5"/>
    <w:rsid w:val="00417C84"/>
    <w:rsid w:val="0042018B"/>
    <w:rsid w:val="00420B8D"/>
    <w:rsid w:val="004213D0"/>
    <w:rsid w:val="00421514"/>
    <w:rsid w:val="00421545"/>
    <w:rsid w:val="00421928"/>
    <w:rsid w:val="00421F75"/>
    <w:rsid w:val="004222CD"/>
    <w:rsid w:val="00423226"/>
    <w:rsid w:val="00424851"/>
    <w:rsid w:val="0042544E"/>
    <w:rsid w:val="00425D94"/>
    <w:rsid w:val="004262BC"/>
    <w:rsid w:val="00426832"/>
    <w:rsid w:val="0043217E"/>
    <w:rsid w:val="00432F65"/>
    <w:rsid w:val="00433047"/>
    <w:rsid w:val="004331BA"/>
    <w:rsid w:val="00433BA3"/>
    <w:rsid w:val="00435203"/>
    <w:rsid w:val="00436171"/>
    <w:rsid w:val="00436E33"/>
    <w:rsid w:val="00436F47"/>
    <w:rsid w:val="00437B52"/>
    <w:rsid w:val="00441D37"/>
    <w:rsid w:val="00441E33"/>
    <w:rsid w:val="00442390"/>
    <w:rsid w:val="004428AB"/>
    <w:rsid w:val="00442ED5"/>
    <w:rsid w:val="00443A12"/>
    <w:rsid w:val="00443B7B"/>
    <w:rsid w:val="00444C6C"/>
    <w:rsid w:val="00446005"/>
    <w:rsid w:val="00446CC8"/>
    <w:rsid w:val="00447433"/>
    <w:rsid w:val="00447A08"/>
    <w:rsid w:val="00447F3D"/>
    <w:rsid w:val="00450288"/>
    <w:rsid w:val="00450CF1"/>
    <w:rsid w:val="00452024"/>
    <w:rsid w:val="004534CA"/>
    <w:rsid w:val="00453528"/>
    <w:rsid w:val="00453D61"/>
    <w:rsid w:val="004555C3"/>
    <w:rsid w:val="004562E2"/>
    <w:rsid w:val="004568B0"/>
    <w:rsid w:val="00456E94"/>
    <w:rsid w:val="00462E3C"/>
    <w:rsid w:val="00463447"/>
    <w:rsid w:val="00463C99"/>
    <w:rsid w:val="004643DD"/>
    <w:rsid w:val="00465DCA"/>
    <w:rsid w:val="00466211"/>
    <w:rsid w:val="004704FF"/>
    <w:rsid w:val="004716EA"/>
    <w:rsid w:val="00472461"/>
    <w:rsid w:val="00472881"/>
    <w:rsid w:val="00472CE7"/>
    <w:rsid w:val="004736E9"/>
    <w:rsid w:val="00475BFA"/>
    <w:rsid w:val="00476CFA"/>
    <w:rsid w:val="004771DD"/>
    <w:rsid w:val="00481FD6"/>
    <w:rsid w:val="004836BA"/>
    <w:rsid w:val="00484377"/>
    <w:rsid w:val="00484B71"/>
    <w:rsid w:val="0048579C"/>
    <w:rsid w:val="0048698D"/>
    <w:rsid w:val="00487315"/>
    <w:rsid w:val="00487339"/>
    <w:rsid w:val="00487476"/>
    <w:rsid w:val="004902AB"/>
    <w:rsid w:val="00490C81"/>
    <w:rsid w:val="00490F78"/>
    <w:rsid w:val="00491A45"/>
    <w:rsid w:val="00491F89"/>
    <w:rsid w:val="00492BDF"/>
    <w:rsid w:val="00492E9E"/>
    <w:rsid w:val="00492F62"/>
    <w:rsid w:val="00493210"/>
    <w:rsid w:val="004939C6"/>
    <w:rsid w:val="00493AAF"/>
    <w:rsid w:val="00493F40"/>
    <w:rsid w:val="00494695"/>
    <w:rsid w:val="00495FEB"/>
    <w:rsid w:val="0049723E"/>
    <w:rsid w:val="004972FE"/>
    <w:rsid w:val="00497E9D"/>
    <w:rsid w:val="00497FF5"/>
    <w:rsid w:val="004A295C"/>
    <w:rsid w:val="004A2A56"/>
    <w:rsid w:val="004A499D"/>
    <w:rsid w:val="004A56B3"/>
    <w:rsid w:val="004A5E59"/>
    <w:rsid w:val="004A5FA3"/>
    <w:rsid w:val="004A60DD"/>
    <w:rsid w:val="004A6ABD"/>
    <w:rsid w:val="004A7AE3"/>
    <w:rsid w:val="004A7BDB"/>
    <w:rsid w:val="004B0459"/>
    <w:rsid w:val="004B10C9"/>
    <w:rsid w:val="004B1331"/>
    <w:rsid w:val="004B1941"/>
    <w:rsid w:val="004B2CC8"/>
    <w:rsid w:val="004B401C"/>
    <w:rsid w:val="004B4390"/>
    <w:rsid w:val="004B6785"/>
    <w:rsid w:val="004B69AA"/>
    <w:rsid w:val="004B6F8A"/>
    <w:rsid w:val="004B6FEF"/>
    <w:rsid w:val="004B7A7D"/>
    <w:rsid w:val="004B7E31"/>
    <w:rsid w:val="004B7F4B"/>
    <w:rsid w:val="004C13F2"/>
    <w:rsid w:val="004C1474"/>
    <w:rsid w:val="004C284C"/>
    <w:rsid w:val="004C2A91"/>
    <w:rsid w:val="004C2EDA"/>
    <w:rsid w:val="004C3581"/>
    <w:rsid w:val="004C4004"/>
    <w:rsid w:val="004C5837"/>
    <w:rsid w:val="004C5EE7"/>
    <w:rsid w:val="004C5FAA"/>
    <w:rsid w:val="004C6B8D"/>
    <w:rsid w:val="004D038D"/>
    <w:rsid w:val="004D09C1"/>
    <w:rsid w:val="004D203F"/>
    <w:rsid w:val="004D20A6"/>
    <w:rsid w:val="004D2911"/>
    <w:rsid w:val="004D5692"/>
    <w:rsid w:val="004D5AFD"/>
    <w:rsid w:val="004D69B1"/>
    <w:rsid w:val="004D7BD5"/>
    <w:rsid w:val="004E0C2F"/>
    <w:rsid w:val="004E0FEA"/>
    <w:rsid w:val="004E1093"/>
    <w:rsid w:val="004E1D61"/>
    <w:rsid w:val="004E28A6"/>
    <w:rsid w:val="004E2954"/>
    <w:rsid w:val="004E2D44"/>
    <w:rsid w:val="004E3F74"/>
    <w:rsid w:val="004E44FF"/>
    <w:rsid w:val="004E644A"/>
    <w:rsid w:val="004E6485"/>
    <w:rsid w:val="004E6563"/>
    <w:rsid w:val="004F01AE"/>
    <w:rsid w:val="004F0F4F"/>
    <w:rsid w:val="004F10AA"/>
    <w:rsid w:val="004F140A"/>
    <w:rsid w:val="004F18C0"/>
    <w:rsid w:val="004F2301"/>
    <w:rsid w:val="004F4820"/>
    <w:rsid w:val="004F68F8"/>
    <w:rsid w:val="004F7BB4"/>
    <w:rsid w:val="004F7F1B"/>
    <w:rsid w:val="005013C5"/>
    <w:rsid w:val="00502B7D"/>
    <w:rsid w:val="00503592"/>
    <w:rsid w:val="00504163"/>
    <w:rsid w:val="00504174"/>
    <w:rsid w:val="0050422B"/>
    <w:rsid w:val="005048B0"/>
    <w:rsid w:val="00504A10"/>
    <w:rsid w:val="00504A87"/>
    <w:rsid w:val="00505306"/>
    <w:rsid w:val="00505F76"/>
    <w:rsid w:val="0050614F"/>
    <w:rsid w:val="00506DA9"/>
    <w:rsid w:val="005103DC"/>
    <w:rsid w:val="005114ED"/>
    <w:rsid w:val="00512781"/>
    <w:rsid w:val="00512CC6"/>
    <w:rsid w:val="00513BF0"/>
    <w:rsid w:val="005146A6"/>
    <w:rsid w:val="00514746"/>
    <w:rsid w:val="00514774"/>
    <w:rsid w:val="005147A5"/>
    <w:rsid w:val="00514A19"/>
    <w:rsid w:val="0051573E"/>
    <w:rsid w:val="00515969"/>
    <w:rsid w:val="00517AD3"/>
    <w:rsid w:val="00520712"/>
    <w:rsid w:val="005218BB"/>
    <w:rsid w:val="00521B9B"/>
    <w:rsid w:val="0052211E"/>
    <w:rsid w:val="00522E41"/>
    <w:rsid w:val="00523159"/>
    <w:rsid w:val="00525A33"/>
    <w:rsid w:val="00525EA9"/>
    <w:rsid w:val="0052726D"/>
    <w:rsid w:val="00531361"/>
    <w:rsid w:val="005313A4"/>
    <w:rsid w:val="00531FDA"/>
    <w:rsid w:val="0053202B"/>
    <w:rsid w:val="00532366"/>
    <w:rsid w:val="005335E2"/>
    <w:rsid w:val="005336D7"/>
    <w:rsid w:val="005339D2"/>
    <w:rsid w:val="00534CAB"/>
    <w:rsid w:val="00535D8A"/>
    <w:rsid w:val="0053642B"/>
    <w:rsid w:val="00536B09"/>
    <w:rsid w:val="00537C87"/>
    <w:rsid w:val="0054026E"/>
    <w:rsid w:val="00541705"/>
    <w:rsid w:val="00541800"/>
    <w:rsid w:val="00542294"/>
    <w:rsid w:val="00542495"/>
    <w:rsid w:val="00542EE5"/>
    <w:rsid w:val="005438B6"/>
    <w:rsid w:val="00543FBB"/>
    <w:rsid w:val="00544D9E"/>
    <w:rsid w:val="005459EF"/>
    <w:rsid w:val="00546BAF"/>
    <w:rsid w:val="0055199F"/>
    <w:rsid w:val="00552017"/>
    <w:rsid w:val="00552D71"/>
    <w:rsid w:val="0055354A"/>
    <w:rsid w:val="00554162"/>
    <w:rsid w:val="0055613D"/>
    <w:rsid w:val="00556224"/>
    <w:rsid w:val="00560F01"/>
    <w:rsid w:val="00561113"/>
    <w:rsid w:val="00561478"/>
    <w:rsid w:val="005617BB"/>
    <w:rsid w:val="005625DA"/>
    <w:rsid w:val="005627E3"/>
    <w:rsid w:val="00562BFA"/>
    <w:rsid w:val="0056352B"/>
    <w:rsid w:val="00564953"/>
    <w:rsid w:val="00566273"/>
    <w:rsid w:val="0056637F"/>
    <w:rsid w:val="00566759"/>
    <w:rsid w:val="00566CA7"/>
    <w:rsid w:val="00567B57"/>
    <w:rsid w:val="005715D2"/>
    <w:rsid w:val="00573F46"/>
    <w:rsid w:val="00574351"/>
    <w:rsid w:val="00574BD1"/>
    <w:rsid w:val="00575518"/>
    <w:rsid w:val="00575C06"/>
    <w:rsid w:val="005768A0"/>
    <w:rsid w:val="00577718"/>
    <w:rsid w:val="005801B0"/>
    <w:rsid w:val="0058023F"/>
    <w:rsid w:val="00581F2D"/>
    <w:rsid w:val="00582A4F"/>
    <w:rsid w:val="005842F5"/>
    <w:rsid w:val="0059036E"/>
    <w:rsid w:val="00590629"/>
    <w:rsid w:val="00590AA4"/>
    <w:rsid w:val="00590C81"/>
    <w:rsid w:val="00591C2E"/>
    <w:rsid w:val="005920D7"/>
    <w:rsid w:val="0059220B"/>
    <w:rsid w:val="005929A2"/>
    <w:rsid w:val="00592B87"/>
    <w:rsid w:val="0059386A"/>
    <w:rsid w:val="005951BC"/>
    <w:rsid w:val="005952E8"/>
    <w:rsid w:val="005959AF"/>
    <w:rsid w:val="0059615E"/>
    <w:rsid w:val="00596C64"/>
    <w:rsid w:val="00597C7D"/>
    <w:rsid w:val="00597CDE"/>
    <w:rsid w:val="005A0974"/>
    <w:rsid w:val="005A0A0D"/>
    <w:rsid w:val="005A0DF4"/>
    <w:rsid w:val="005A2559"/>
    <w:rsid w:val="005A327F"/>
    <w:rsid w:val="005A3BE6"/>
    <w:rsid w:val="005A3C8A"/>
    <w:rsid w:val="005A4983"/>
    <w:rsid w:val="005A4C77"/>
    <w:rsid w:val="005A55B4"/>
    <w:rsid w:val="005A595F"/>
    <w:rsid w:val="005A7505"/>
    <w:rsid w:val="005A79F7"/>
    <w:rsid w:val="005A7FE1"/>
    <w:rsid w:val="005B16A3"/>
    <w:rsid w:val="005B1EB2"/>
    <w:rsid w:val="005B3A4D"/>
    <w:rsid w:val="005B3D5C"/>
    <w:rsid w:val="005B446E"/>
    <w:rsid w:val="005B453A"/>
    <w:rsid w:val="005B7197"/>
    <w:rsid w:val="005C0CD0"/>
    <w:rsid w:val="005C0D96"/>
    <w:rsid w:val="005C0F40"/>
    <w:rsid w:val="005C1702"/>
    <w:rsid w:val="005C2A6C"/>
    <w:rsid w:val="005C3AF1"/>
    <w:rsid w:val="005C3F96"/>
    <w:rsid w:val="005C42CD"/>
    <w:rsid w:val="005C44CA"/>
    <w:rsid w:val="005C4C6B"/>
    <w:rsid w:val="005C4FB5"/>
    <w:rsid w:val="005C6279"/>
    <w:rsid w:val="005C6B32"/>
    <w:rsid w:val="005C7261"/>
    <w:rsid w:val="005C75B9"/>
    <w:rsid w:val="005D0338"/>
    <w:rsid w:val="005D247B"/>
    <w:rsid w:val="005D4612"/>
    <w:rsid w:val="005D5D89"/>
    <w:rsid w:val="005D5E02"/>
    <w:rsid w:val="005D6384"/>
    <w:rsid w:val="005E038F"/>
    <w:rsid w:val="005E10CA"/>
    <w:rsid w:val="005E2CA5"/>
    <w:rsid w:val="005E35FA"/>
    <w:rsid w:val="005E40B3"/>
    <w:rsid w:val="005E5837"/>
    <w:rsid w:val="005E7497"/>
    <w:rsid w:val="005E7B38"/>
    <w:rsid w:val="005F1515"/>
    <w:rsid w:val="005F4AC7"/>
    <w:rsid w:val="005F5952"/>
    <w:rsid w:val="005F6079"/>
    <w:rsid w:val="005F66C9"/>
    <w:rsid w:val="005F6BC5"/>
    <w:rsid w:val="00601067"/>
    <w:rsid w:val="00603EE7"/>
    <w:rsid w:val="006047CD"/>
    <w:rsid w:val="00604CBD"/>
    <w:rsid w:val="0060500A"/>
    <w:rsid w:val="006063E2"/>
    <w:rsid w:val="00606744"/>
    <w:rsid w:val="00606AE1"/>
    <w:rsid w:val="00607E0D"/>
    <w:rsid w:val="00610CA5"/>
    <w:rsid w:val="00611993"/>
    <w:rsid w:val="006125B7"/>
    <w:rsid w:val="00614817"/>
    <w:rsid w:val="006152BC"/>
    <w:rsid w:val="006170B7"/>
    <w:rsid w:val="0062044D"/>
    <w:rsid w:val="00620526"/>
    <w:rsid w:val="006220BA"/>
    <w:rsid w:val="006223E0"/>
    <w:rsid w:val="00622E8D"/>
    <w:rsid w:val="00624219"/>
    <w:rsid w:val="00624DBE"/>
    <w:rsid w:val="00625AFF"/>
    <w:rsid w:val="00626428"/>
    <w:rsid w:val="00626BC3"/>
    <w:rsid w:val="00627A2B"/>
    <w:rsid w:val="006305EE"/>
    <w:rsid w:val="0063112D"/>
    <w:rsid w:val="00631904"/>
    <w:rsid w:val="00633EAB"/>
    <w:rsid w:val="00636596"/>
    <w:rsid w:val="00636836"/>
    <w:rsid w:val="00636A03"/>
    <w:rsid w:val="00636C0A"/>
    <w:rsid w:val="006405CD"/>
    <w:rsid w:val="0064143E"/>
    <w:rsid w:val="00642909"/>
    <w:rsid w:val="00642A30"/>
    <w:rsid w:val="00642E9F"/>
    <w:rsid w:val="006441B3"/>
    <w:rsid w:val="00644449"/>
    <w:rsid w:val="00646B44"/>
    <w:rsid w:val="0064784C"/>
    <w:rsid w:val="006479C7"/>
    <w:rsid w:val="00647EC9"/>
    <w:rsid w:val="00650C7B"/>
    <w:rsid w:val="0065132D"/>
    <w:rsid w:val="0065141B"/>
    <w:rsid w:val="00652BFE"/>
    <w:rsid w:val="006538BE"/>
    <w:rsid w:val="00655FCA"/>
    <w:rsid w:val="0065630C"/>
    <w:rsid w:val="0065632E"/>
    <w:rsid w:val="006566E3"/>
    <w:rsid w:val="006576F4"/>
    <w:rsid w:val="006577A0"/>
    <w:rsid w:val="0065785A"/>
    <w:rsid w:val="006609F4"/>
    <w:rsid w:val="00660D46"/>
    <w:rsid w:val="006612AF"/>
    <w:rsid w:val="0066189D"/>
    <w:rsid w:val="006639E5"/>
    <w:rsid w:val="00665499"/>
    <w:rsid w:val="006662EF"/>
    <w:rsid w:val="006664CE"/>
    <w:rsid w:val="00670E7A"/>
    <w:rsid w:val="00673D6F"/>
    <w:rsid w:val="00673FBB"/>
    <w:rsid w:val="00674618"/>
    <w:rsid w:val="00675B70"/>
    <w:rsid w:val="0067623B"/>
    <w:rsid w:val="00676278"/>
    <w:rsid w:val="00676387"/>
    <w:rsid w:val="0067661D"/>
    <w:rsid w:val="006771AF"/>
    <w:rsid w:val="00681530"/>
    <w:rsid w:val="00682862"/>
    <w:rsid w:val="0068392A"/>
    <w:rsid w:val="00684E29"/>
    <w:rsid w:val="00684F2E"/>
    <w:rsid w:val="0068549A"/>
    <w:rsid w:val="00686D09"/>
    <w:rsid w:val="00690E4D"/>
    <w:rsid w:val="006917EB"/>
    <w:rsid w:val="0069194D"/>
    <w:rsid w:val="00691F1E"/>
    <w:rsid w:val="00692292"/>
    <w:rsid w:val="00692BF1"/>
    <w:rsid w:val="00693497"/>
    <w:rsid w:val="00693DA9"/>
    <w:rsid w:val="00695FCB"/>
    <w:rsid w:val="006964F7"/>
    <w:rsid w:val="0069716A"/>
    <w:rsid w:val="006A031E"/>
    <w:rsid w:val="006A0B7D"/>
    <w:rsid w:val="006A0C67"/>
    <w:rsid w:val="006A0CBE"/>
    <w:rsid w:val="006A21B2"/>
    <w:rsid w:val="006A2CC9"/>
    <w:rsid w:val="006A3DCA"/>
    <w:rsid w:val="006A4197"/>
    <w:rsid w:val="006A670F"/>
    <w:rsid w:val="006A73B1"/>
    <w:rsid w:val="006B0471"/>
    <w:rsid w:val="006B085B"/>
    <w:rsid w:val="006B3016"/>
    <w:rsid w:val="006B37AB"/>
    <w:rsid w:val="006B5181"/>
    <w:rsid w:val="006B5464"/>
    <w:rsid w:val="006B54BB"/>
    <w:rsid w:val="006B5BF9"/>
    <w:rsid w:val="006B6051"/>
    <w:rsid w:val="006B76CE"/>
    <w:rsid w:val="006C018B"/>
    <w:rsid w:val="006C4815"/>
    <w:rsid w:val="006C4A70"/>
    <w:rsid w:val="006C5831"/>
    <w:rsid w:val="006C5A1D"/>
    <w:rsid w:val="006C65D2"/>
    <w:rsid w:val="006D06F4"/>
    <w:rsid w:val="006D12DA"/>
    <w:rsid w:val="006D1685"/>
    <w:rsid w:val="006D44E8"/>
    <w:rsid w:val="006D45CB"/>
    <w:rsid w:val="006D4F87"/>
    <w:rsid w:val="006D5CCD"/>
    <w:rsid w:val="006D6074"/>
    <w:rsid w:val="006D68D7"/>
    <w:rsid w:val="006D7563"/>
    <w:rsid w:val="006E1D45"/>
    <w:rsid w:val="006E436B"/>
    <w:rsid w:val="006E612E"/>
    <w:rsid w:val="006E6699"/>
    <w:rsid w:val="006F0A22"/>
    <w:rsid w:val="006F0B76"/>
    <w:rsid w:val="006F0CE0"/>
    <w:rsid w:val="006F2126"/>
    <w:rsid w:val="006F2EAB"/>
    <w:rsid w:val="006F3954"/>
    <w:rsid w:val="006F6F28"/>
    <w:rsid w:val="006F79DA"/>
    <w:rsid w:val="0070045C"/>
    <w:rsid w:val="007019F8"/>
    <w:rsid w:val="0070204F"/>
    <w:rsid w:val="0070378E"/>
    <w:rsid w:val="0070420A"/>
    <w:rsid w:val="00706AC7"/>
    <w:rsid w:val="00711287"/>
    <w:rsid w:val="00713FBE"/>
    <w:rsid w:val="007146E1"/>
    <w:rsid w:val="00715231"/>
    <w:rsid w:val="00715B71"/>
    <w:rsid w:val="00716505"/>
    <w:rsid w:val="007174A5"/>
    <w:rsid w:val="00720B3F"/>
    <w:rsid w:val="00720CCF"/>
    <w:rsid w:val="007215C7"/>
    <w:rsid w:val="00723294"/>
    <w:rsid w:val="007248FF"/>
    <w:rsid w:val="00725464"/>
    <w:rsid w:val="0072682B"/>
    <w:rsid w:val="00726AAE"/>
    <w:rsid w:val="007272F9"/>
    <w:rsid w:val="00732513"/>
    <w:rsid w:val="0073293D"/>
    <w:rsid w:val="007331C2"/>
    <w:rsid w:val="00735678"/>
    <w:rsid w:val="00735E03"/>
    <w:rsid w:val="00735EE4"/>
    <w:rsid w:val="00735F27"/>
    <w:rsid w:val="00736233"/>
    <w:rsid w:val="00737E1B"/>
    <w:rsid w:val="00741BB5"/>
    <w:rsid w:val="00744709"/>
    <w:rsid w:val="00744A61"/>
    <w:rsid w:val="00744AB4"/>
    <w:rsid w:val="00744E04"/>
    <w:rsid w:val="00744EBE"/>
    <w:rsid w:val="007463D2"/>
    <w:rsid w:val="00746410"/>
    <w:rsid w:val="00746D74"/>
    <w:rsid w:val="007502F1"/>
    <w:rsid w:val="00751B2B"/>
    <w:rsid w:val="00752A55"/>
    <w:rsid w:val="00752A81"/>
    <w:rsid w:val="007539E7"/>
    <w:rsid w:val="00755A85"/>
    <w:rsid w:val="007570E2"/>
    <w:rsid w:val="00757E0E"/>
    <w:rsid w:val="00760679"/>
    <w:rsid w:val="007619E5"/>
    <w:rsid w:val="00761A28"/>
    <w:rsid w:val="00762206"/>
    <w:rsid w:val="007622C4"/>
    <w:rsid w:val="007628F8"/>
    <w:rsid w:val="00762ACB"/>
    <w:rsid w:val="00765F1F"/>
    <w:rsid w:val="0076644F"/>
    <w:rsid w:val="00770327"/>
    <w:rsid w:val="007716C1"/>
    <w:rsid w:val="00772B38"/>
    <w:rsid w:val="007752AB"/>
    <w:rsid w:val="00781D05"/>
    <w:rsid w:val="007823C4"/>
    <w:rsid w:val="007857B0"/>
    <w:rsid w:val="00785DA4"/>
    <w:rsid w:val="00786677"/>
    <w:rsid w:val="00790130"/>
    <w:rsid w:val="007905AD"/>
    <w:rsid w:val="007909DE"/>
    <w:rsid w:val="00792D1C"/>
    <w:rsid w:val="00793208"/>
    <w:rsid w:val="00794D99"/>
    <w:rsid w:val="0079553A"/>
    <w:rsid w:val="00795C2B"/>
    <w:rsid w:val="007960A6"/>
    <w:rsid w:val="0079718A"/>
    <w:rsid w:val="00797832"/>
    <w:rsid w:val="00797F7A"/>
    <w:rsid w:val="00797F9D"/>
    <w:rsid w:val="007A1902"/>
    <w:rsid w:val="007A24BF"/>
    <w:rsid w:val="007A3033"/>
    <w:rsid w:val="007A3DC2"/>
    <w:rsid w:val="007A5110"/>
    <w:rsid w:val="007A55B6"/>
    <w:rsid w:val="007A62E3"/>
    <w:rsid w:val="007A7146"/>
    <w:rsid w:val="007B0C8D"/>
    <w:rsid w:val="007B0FB7"/>
    <w:rsid w:val="007B1916"/>
    <w:rsid w:val="007B19C2"/>
    <w:rsid w:val="007B1B89"/>
    <w:rsid w:val="007B256D"/>
    <w:rsid w:val="007B2B26"/>
    <w:rsid w:val="007B2BD2"/>
    <w:rsid w:val="007B3701"/>
    <w:rsid w:val="007B688C"/>
    <w:rsid w:val="007C03E8"/>
    <w:rsid w:val="007C0C4A"/>
    <w:rsid w:val="007C17C0"/>
    <w:rsid w:val="007C2A67"/>
    <w:rsid w:val="007C4C5F"/>
    <w:rsid w:val="007C56EA"/>
    <w:rsid w:val="007C7B29"/>
    <w:rsid w:val="007D0557"/>
    <w:rsid w:val="007D0B8C"/>
    <w:rsid w:val="007D0FB4"/>
    <w:rsid w:val="007D147C"/>
    <w:rsid w:val="007D2D22"/>
    <w:rsid w:val="007D4212"/>
    <w:rsid w:val="007D6044"/>
    <w:rsid w:val="007D6368"/>
    <w:rsid w:val="007E2713"/>
    <w:rsid w:val="007E305C"/>
    <w:rsid w:val="007E3365"/>
    <w:rsid w:val="007E363B"/>
    <w:rsid w:val="007E3684"/>
    <w:rsid w:val="007E3A1F"/>
    <w:rsid w:val="007E3EAB"/>
    <w:rsid w:val="007E49B1"/>
    <w:rsid w:val="007E5197"/>
    <w:rsid w:val="007E54A1"/>
    <w:rsid w:val="007E703C"/>
    <w:rsid w:val="007E7825"/>
    <w:rsid w:val="007E79DA"/>
    <w:rsid w:val="007E7BF2"/>
    <w:rsid w:val="007F0998"/>
    <w:rsid w:val="007F1260"/>
    <w:rsid w:val="007F1742"/>
    <w:rsid w:val="007F39E7"/>
    <w:rsid w:val="007F5512"/>
    <w:rsid w:val="007F6E9F"/>
    <w:rsid w:val="007F7305"/>
    <w:rsid w:val="007F7DC0"/>
    <w:rsid w:val="0080097C"/>
    <w:rsid w:val="008011AA"/>
    <w:rsid w:val="008023F3"/>
    <w:rsid w:val="0080352F"/>
    <w:rsid w:val="00803D63"/>
    <w:rsid w:val="008041C7"/>
    <w:rsid w:val="00804992"/>
    <w:rsid w:val="00805FED"/>
    <w:rsid w:val="00807765"/>
    <w:rsid w:val="00810BA7"/>
    <w:rsid w:val="00811B50"/>
    <w:rsid w:val="00813F4F"/>
    <w:rsid w:val="00814A92"/>
    <w:rsid w:val="00815292"/>
    <w:rsid w:val="00815336"/>
    <w:rsid w:val="00815FCA"/>
    <w:rsid w:val="00815FFA"/>
    <w:rsid w:val="0081618A"/>
    <w:rsid w:val="00817370"/>
    <w:rsid w:val="008179B9"/>
    <w:rsid w:val="0082123B"/>
    <w:rsid w:val="008213C9"/>
    <w:rsid w:val="008215C5"/>
    <w:rsid w:val="00822799"/>
    <w:rsid w:val="00823C58"/>
    <w:rsid w:val="008249A7"/>
    <w:rsid w:val="008252F9"/>
    <w:rsid w:val="008273AE"/>
    <w:rsid w:val="008273DE"/>
    <w:rsid w:val="008278C3"/>
    <w:rsid w:val="008300A6"/>
    <w:rsid w:val="00830DFA"/>
    <w:rsid w:val="00831BC3"/>
    <w:rsid w:val="00832A79"/>
    <w:rsid w:val="008340B5"/>
    <w:rsid w:val="00834F89"/>
    <w:rsid w:val="0083796F"/>
    <w:rsid w:val="00840CCE"/>
    <w:rsid w:val="008414A3"/>
    <w:rsid w:val="00841E56"/>
    <w:rsid w:val="008424D3"/>
    <w:rsid w:val="00842A48"/>
    <w:rsid w:val="00842D83"/>
    <w:rsid w:val="00842DD8"/>
    <w:rsid w:val="0084341A"/>
    <w:rsid w:val="00843D4B"/>
    <w:rsid w:val="00844487"/>
    <w:rsid w:val="00846D79"/>
    <w:rsid w:val="0084726C"/>
    <w:rsid w:val="0084739A"/>
    <w:rsid w:val="0084767C"/>
    <w:rsid w:val="00851013"/>
    <w:rsid w:val="008519B9"/>
    <w:rsid w:val="008521B0"/>
    <w:rsid w:val="008522DB"/>
    <w:rsid w:val="00852301"/>
    <w:rsid w:val="008524B6"/>
    <w:rsid w:val="0085392B"/>
    <w:rsid w:val="008540CF"/>
    <w:rsid w:val="0085467F"/>
    <w:rsid w:val="00855E2A"/>
    <w:rsid w:val="00855F3D"/>
    <w:rsid w:val="00856985"/>
    <w:rsid w:val="00862A0B"/>
    <w:rsid w:val="00863139"/>
    <w:rsid w:val="008631D9"/>
    <w:rsid w:val="00863440"/>
    <w:rsid w:val="00863C7B"/>
    <w:rsid w:val="00864F41"/>
    <w:rsid w:val="00867663"/>
    <w:rsid w:val="00867DEF"/>
    <w:rsid w:val="00870E80"/>
    <w:rsid w:val="008733F8"/>
    <w:rsid w:val="00874504"/>
    <w:rsid w:val="00874F49"/>
    <w:rsid w:val="00875BD4"/>
    <w:rsid w:val="00875CA8"/>
    <w:rsid w:val="00876531"/>
    <w:rsid w:val="0087712D"/>
    <w:rsid w:val="00880CAE"/>
    <w:rsid w:val="00881E7C"/>
    <w:rsid w:val="008832E3"/>
    <w:rsid w:val="00883306"/>
    <w:rsid w:val="00883B2D"/>
    <w:rsid w:val="00884893"/>
    <w:rsid w:val="0088553A"/>
    <w:rsid w:val="00885D1C"/>
    <w:rsid w:val="00885EA1"/>
    <w:rsid w:val="0089343F"/>
    <w:rsid w:val="008935ED"/>
    <w:rsid w:val="0089399B"/>
    <w:rsid w:val="00893B6F"/>
    <w:rsid w:val="00893F7D"/>
    <w:rsid w:val="008964F4"/>
    <w:rsid w:val="00896AC0"/>
    <w:rsid w:val="00897F71"/>
    <w:rsid w:val="008A18C3"/>
    <w:rsid w:val="008A20B3"/>
    <w:rsid w:val="008A2751"/>
    <w:rsid w:val="008A381E"/>
    <w:rsid w:val="008A3D14"/>
    <w:rsid w:val="008A45E8"/>
    <w:rsid w:val="008A4B17"/>
    <w:rsid w:val="008A508A"/>
    <w:rsid w:val="008A53C0"/>
    <w:rsid w:val="008A5BAF"/>
    <w:rsid w:val="008A5D76"/>
    <w:rsid w:val="008A6A82"/>
    <w:rsid w:val="008A720E"/>
    <w:rsid w:val="008B0E50"/>
    <w:rsid w:val="008B2889"/>
    <w:rsid w:val="008B3C06"/>
    <w:rsid w:val="008B400C"/>
    <w:rsid w:val="008B4D18"/>
    <w:rsid w:val="008B6E6C"/>
    <w:rsid w:val="008C03EE"/>
    <w:rsid w:val="008C0CEE"/>
    <w:rsid w:val="008C0E4F"/>
    <w:rsid w:val="008C12EA"/>
    <w:rsid w:val="008C3CBB"/>
    <w:rsid w:val="008C418C"/>
    <w:rsid w:val="008C452D"/>
    <w:rsid w:val="008C4EE6"/>
    <w:rsid w:val="008C59D7"/>
    <w:rsid w:val="008C6AD6"/>
    <w:rsid w:val="008C6C30"/>
    <w:rsid w:val="008C7AE7"/>
    <w:rsid w:val="008C7D98"/>
    <w:rsid w:val="008D0072"/>
    <w:rsid w:val="008D0AC4"/>
    <w:rsid w:val="008D46A7"/>
    <w:rsid w:val="008D56A7"/>
    <w:rsid w:val="008D5E8D"/>
    <w:rsid w:val="008D625A"/>
    <w:rsid w:val="008D689C"/>
    <w:rsid w:val="008D6F63"/>
    <w:rsid w:val="008D7CF2"/>
    <w:rsid w:val="008D7E5E"/>
    <w:rsid w:val="008E06B7"/>
    <w:rsid w:val="008E205D"/>
    <w:rsid w:val="008E3491"/>
    <w:rsid w:val="008E3D92"/>
    <w:rsid w:val="008E556E"/>
    <w:rsid w:val="008E6425"/>
    <w:rsid w:val="008E64AA"/>
    <w:rsid w:val="008E6D3B"/>
    <w:rsid w:val="008E74DC"/>
    <w:rsid w:val="008E7EAA"/>
    <w:rsid w:val="008F047D"/>
    <w:rsid w:val="008F2C14"/>
    <w:rsid w:val="008F36C3"/>
    <w:rsid w:val="008F463C"/>
    <w:rsid w:val="008F4DC9"/>
    <w:rsid w:val="008F5182"/>
    <w:rsid w:val="008F5289"/>
    <w:rsid w:val="008F66D7"/>
    <w:rsid w:val="00900570"/>
    <w:rsid w:val="00900631"/>
    <w:rsid w:val="009017F9"/>
    <w:rsid w:val="00901EFE"/>
    <w:rsid w:val="00902B74"/>
    <w:rsid w:val="009040AF"/>
    <w:rsid w:val="009040C9"/>
    <w:rsid w:val="00904292"/>
    <w:rsid w:val="009042EA"/>
    <w:rsid w:val="00904560"/>
    <w:rsid w:val="00906200"/>
    <w:rsid w:val="00906A4F"/>
    <w:rsid w:val="009071D5"/>
    <w:rsid w:val="00907333"/>
    <w:rsid w:val="00907EAC"/>
    <w:rsid w:val="00912D1C"/>
    <w:rsid w:val="00913369"/>
    <w:rsid w:val="009137AA"/>
    <w:rsid w:val="00913EA1"/>
    <w:rsid w:val="00914FCF"/>
    <w:rsid w:val="0091559B"/>
    <w:rsid w:val="00915F56"/>
    <w:rsid w:val="009166A3"/>
    <w:rsid w:val="00916826"/>
    <w:rsid w:val="00917B35"/>
    <w:rsid w:val="00920400"/>
    <w:rsid w:val="00920B03"/>
    <w:rsid w:val="00922373"/>
    <w:rsid w:val="009236D0"/>
    <w:rsid w:val="009236F7"/>
    <w:rsid w:val="00923DB4"/>
    <w:rsid w:val="00924AD3"/>
    <w:rsid w:val="009261AF"/>
    <w:rsid w:val="009269E5"/>
    <w:rsid w:val="009302AC"/>
    <w:rsid w:val="009303C2"/>
    <w:rsid w:val="00930C4F"/>
    <w:rsid w:val="00930FB3"/>
    <w:rsid w:val="009349FB"/>
    <w:rsid w:val="00936BA4"/>
    <w:rsid w:val="00936DA8"/>
    <w:rsid w:val="00936FBF"/>
    <w:rsid w:val="00940D30"/>
    <w:rsid w:val="0094213A"/>
    <w:rsid w:val="0094219E"/>
    <w:rsid w:val="00942D65"/>
    <w:rsid w:val="00943593"/>
    <w:rsid w:val="00943DD6"/>
    <w:rsid w:val="009444FE"/>
    <w:rsid w:val="00944ADF"/>
    <w:rsid w:val="0094615E"/>
    <w:rsid w:val="00946447"/>
    <w:rsid w:val="00946BB4"/>
    <w:rsid w:val="00950B14"/>
    <w:rsid w:val="00950EA7"/>
    <w:rsid w:val="0095419D"/>
    <w:rsid w:val="00954484"/>
    <w:rsid w:val="0095504A"/>
    <w:rsid w:val="00955670"/>
    <w:rsid w:val="00955B73"/>
    <w:rsid w:val="00956941"/>
    <w:rsid w:val="00960317"/>
    <w:rsid w:val="0096155E"/>
    <w:rsid w:val="00961613"/>
    <w:rsid w:val="00961CAA"/>
    <w:rsid w:val="00962AED"/>
    <w:rsid w:val="00963857"/>
    <w:rsid w:val="009643F1"/>
    <w:rsid w:val="00965081"/>
    <w:rsid w:val="009658B7"/>
    <w:rsid w:val="00966A0F"/>
    <w:rsid w:val="009721C7"/>
    <w:rsid w:val="009726DD"/>
    <w:rsid w:val="00973E37"/>
    <w:rsid w:val="00974082"/>
    <w:rsid w:val="00975BDE"/>
    <w:rsid w:val="00975D3A"/>
    <w:rsid w:val="0097625C"/>
    <w:rsid w:val="0097712C"/>
    <w:rsid w:val="009773B6"/>
    <w:rsid w:val="009778B8"/>
    <w:rsid w:val="009801F8"/>
    <w:rsid w:val="009804BB"/>
    <w:rsid w:val="00980575"/>
    <w:rsid w:val="00983FD6"/>
    <w:rsid w:val="0098550D"/>
    <w:rsid w:val="009869D8"/>
    <w:rsid w:val="00986D08"/>
    <w:rsid w:val="00987359"/>
    <w:rsid w:val="00987D48"/>
    <w:rsid w:val="00990767"/>
    <w:rsid w:val="00990C5E"/>
    <w:rsid w:val="0099106E"/>
    <w:rsid w:val="00991211"/>
    <w:rsid w:val="00991AFA"/>
    <w:rsid w:val="00992F76"/>
    <w:rsid w:val="00993BA6"/>
    <w:rsid w:val="0099512E"/>
    <w:rsid w:val="00995480"/>
    <w:rsid w:val="00995748"/>
    <w:rsid w:val="00996424"/>
    <w:rsid w:val="00996E5F"/>
    <w:rsid w:val="009975CF"/>
    <w:rsid w:val="00997775"/>
    <w:rsid w:val="00997F83"/>
    <w:rsid w:val="009A0B34"/>
    <w:rsid w:val="009A0FEB"/>
    <w:rsid w:val="009A1C21"/>
    <w:rsid w:val="009A2AEC"/>
    <w:rsid w:val="009A41AC"/>
    <w:rsid w:val="009A524B"/>
    <w:rsid w:val="009A625D"/>
    <w:rsid w:val="009A6D70"/>
    <w:rsid w:val="009A7D99"/>
    <w:rsid w:val="009A7F7C"/>
    <w:rsid w:val="009B041D"/>
    <w:rsid w:val="009B0518"/>
    <w:rsid w:val="009B1350"/>
    <w:rsid w:val="009B19AB"/>
    <w:rsid w:val="009B2037"/>
    <w:rsid w:val="009B2A6A"/>
    <w:rsid w:val="009B3782"/>
    <w:rsid w:val="009B3846"/>
    <w:rsid w:val="009B4640"/>
    <w:rsid w:val="009B4AE7"/>
    <w:rsid w:val="009B4DE5"/>
    <w:rsid w:val="009B4E9F"/>
    <w:rsid w:val="009B693B"/>
    <w:rsid w:val="009B79F6"/>
    <w:rsid w:val="009B7A20"/>
    <w:rsid w:val="009C15B3"/>
    <w:rsid w:val="009C18D6"/>
    <w:rsid w:val="009C1F81"/>
    <w:rsid w:val="009C2A32"/>
    <w:rsid w:val="009C4857"/>
    <w:rsid w:val="009C6BEA"/>
    <w:rsid w:val="009C78FA"/>
    <w:rsid w:val="009D2B2E"/>
    <w:rsid w:val="009D3FA5"/>
    <w:rsid w:val="009D424D"/>
    <w:rsid w:val="009D44F5"/>
    <w:rsid w:val="009D5311"/>
    <w:rsid w:val="009D5314"/>
    <w:rsid w:val="009D54F0"/>
    <w:rsid w:val="009D6061"/>
    <w:rsid w:val="009D7403"/>
    <w:rsid w:val="009D7462"/>
    <w:rsid w:val="009D7CB8"/>
    <w:rsid w:val="009D7EF3"/>
    <w:rsid w:val="009E1183"/>
    <w:rsid w:val="009E118F"/>
    <w:rsid w:val="009E1ACF"/>
    <w:rsid w:val="009E2084"/>
    <w:rsid w:val="009E36AC"/>
    <w:rsid w:val="009E3BB6"/>
    <w:rsid w:val="009E3C6C"/>
    <w:rsid w:val="009E40A1"/>
    <w:rsid w:val="009E414C"/>
    <w:rsid w:val="009E5123"/>
    <w:rsid w:val="009E598A"/>
    <w:rsid w:val="009E7C2F"/>
    <w:rsid w:val="009F0F9D"/>
    <w:rsid w:val="009F10BC"/>
    <w:rsid w:val="009F2CBD"/>
    <w:rsid w:val="009F3508"/>
    <w:rsid w:val="009F3DC3"/>
    <w:rsid w:val="009F4407"/>
    <w:rsid w:val="009F5E77"/>
    <w:rsid w:val="009F5F55"/>
    <w:rsid w:val="009F727B"/>
    <w:rsid w:val="009F7E99"/>
    <w:rsid w:val="00A00255"/>
    <w:rsid w:val="00A024FE"/>
    <w:rsid w:val="00A042B5"/>
    <w:rsid w:val="00A04669"/>
    <w:rsid w:val="00A0525E"/>
    <w:rsid w:val="00A055F4"/>
    <w:rsid w:val="00A05BDB"/>
    <w:rsid w:val="00A05E82"/>
    <w:rsid w:val="00A06804"/>
    <w:rsid w:val="00A112CC"/>
    <w:rsid w:val="00A11B04"/>
    <w:rsid w:val="00A11F09"/>
    <w:rsid w:val="00A12630"/>
    <w:rsid w:val="00A13491"/>
    <w:rsid w:val="00A14013"/>
    <w:rsid w:val="00A14355"/>
    <w:rsid w:val="00A14557"/>
    <w:rsid w:val="00A16AEC"/>
    <w:rsid w:val="00A1728E"/>
    <w:rsid w:val="00A175A6"/>
    <w:rsid w:val="00A17ABC"/>
    <w:rsid w:val="00A20D29"/>
    <w:rsid w:val="00A237FB"/>
    <w:rsid w:val="00A23F82"/>
    <w:rsid w:val="00A23FB1"/>
    <w:rsid w:val="00A2479D"/>
    <w:rsid w:val="00A255CB"/>
    <w:rsid w:val="00A2593A"/>
    <w:rsid w:val="00A25A7F"/>
    <w:rsid w:val="00A25BBB"/>
    <w:rsid w:val="00A25C0E"/>
    <w:rsid w:val="00A26D00"/>
    <w:rsid w:val="00A2766E"/>
    <w:rsid w:val="00A30597"/>
    <w:rsid w:val="00A30DD3"/>
    <w:rsid w:val="00A30F80"/>
    <w:rsid w:val="00A31A78"/>
    <w:rsid w:val="00A31E3E"/>
    <w:rsid w:val="00A32936"/>
    <w:rsid w:val="00A33FC5"/>
    <w:rsid w:val="00A342C5"/>
    <w:rsid w:val="00A34C7D"/>
    <w:rsid w:val="00A35260"/>
    <w:rsid w:val="00A368DE"/>
    <w:rsid w:val="00A36E29"/>
    <w:rsid w:val="00A4032E"/>
    <w:rsid w:val="00A4104B"/>
    <w:rsid w:val="00A422CA"/>
    <w:rsid w:val="00A43664"/>
    <w:rsid w:val="00A436B6"/>
    <w:rsid w:val="00A43F91"/>
    <w:rsid w:val="00A469AB"/>
    <w:rsid w:val="00A47675"/>
    <w:rsid w:val="00A503CB"/>
    <w:rsid w:val="00A513C0"/>
    <w:rsid w:val="00A51556"/>
    <w:rsid w:val="00A51EB3"/>
    <w:rsid w:val="00A54A9D"/>
    <w:rsid w:val="00A56446"/>
    <w:rsid w:val="00A568D7"/>
    <w:rsid w:val="00A5727B"/>
    <w:rsid w:val="00A57883"/>
    <w:rsid w:val="00A6030D"/>
    <w:rsid w:val="00A61510"/>
    <w:rsid w:val="00A639AE"/>
    <w:rsid w:val="00A64A4B"/>
    <w:rsid w:val="00A64C9E"/>
    <w:rsid w:val="00A66328"/>
    <w:rsid w:val="00A67B4F"/>
    <w:rsid w:val="00A67CE6"/>
    <w:rsid w:val="00A70353"/>
    <w:rsid w:val="00A70974"/>
    <w:rsid w:val="00A7188E"/>
    <w:rsid w:val="00A718D1"/>
    <w:rsid w:val="00A72B57"/>
    <w:rsid w:val="00A74019"/>
    <w:rsid w:val="00A75DC7"/>
    <w:rsid w:val="00A76CAF"/>
    <w:rsid w:val="00A8217B"/>
    <w:rsid w:val="00A822C9"/>
    <w:rsid w:val="00A82931"/>
    <w:rsid w:val="00A839F6"/>
    <w:rsid w:val="00A83BBE"/>
    <w:rsid w:val="00A844F5"/>
    <w:rsid w:val="00A8527D"/>
    <w:rsid w:val="00A85800"/>
    <w:rsid w:val="00A86040"/>
    <w:rsid w:val="00A87E9C"/>
    <w:rsid w:val="00A917E8"/>
    <w:rsid w:val="00A91CB1"/>
    <w:rsid w:val="00A92E12"/>
    <w:rsid w:val="00A93E31"/>
    <w:rsid w:val="00A947FF"/>
    <w:rsid w:val="00A949D5"/>
    <w:rsid w:val="00A953BB"/>
    <w:rsid w:val="00A959A0"/>
    <w:rsid w:val="00A96C02"/>
    <w:rsid w:val="00A9758D"/>
    <w:rsid w:val="00AA09D3"/>
    <w:rsid w:val="00AA0B9A"/>
    <w:rsid w:val="00AA1973"/>
    <w:rsid w:val="00AA21A4"/>
    <w:rsid w:val="00AA21BA"/>
    <w:rsid w:val="00AA2402"/>
    <w:rsid w:val="00AA26EC"/>
    <w:rsid w:val="00AA2B8A"/>
    <w:rsid w:val="00AA57E3"/>
    <w:rsid w:val="00AA608D"/>
    <w:rsid w:val="00AA615B"/>
    <w:rsid w:val="00AA6160"/>
    <w:rsid w:val="00AA7496"/>
    <w:rsid w:val="00AB0151"/>
    <w:rsid w:val="00AB0407"/>
    <w:rsid w:val="00AB1808"/>
    <w:rsid w:val="00AB2E2F"/>
    <w:rsid w:val="00AB3983"/>
    <w:rsid w:val="00AB585C"/>
    <w:rsid w:val="00AC00BE"/>
    <w:rsid w:val="00AC068C"/>
    <w:rsid w:val="00AC23F0"/>
    <w:rsid w:val="00AC2471"/>
    <w:rsid w:val="00AC2F91"/>
    <w:rsid w:val="00AC51E5"/>
    <w:rsid w:val="00AC67B9"/>
    <w:rsid w:val="00AC6A9D"/>
    <w:rsid w:val="00AC764C"/>
    <w:rsid w:val="00AC76DF"/>
    <w:rsid w:val="00AD0298"/>
    <w:rsid w:val="00AD053C"/>
    <w:rsid w:val="00AD1039"/>
    <w:rsid w:val="00AD1E4B"/>
    <w:rsid w:val="00AD24B1"/>
    <w:rsid w:val="00AD4B93"/>
    <w:rsid w:val="00AE290A"/>
    <w:rsid w:val="00AE2916"/>
    <w:rsid w:val="00AE3640"/>
    <w:rsid w:val="00AE3B22"/>
    <w:rsid w:val="00AE40A0"/>
    <w:rsid w:val="00AE4583"/>
    <w:rsid w:val="00AE5260"/>
    <w:rsid w:val="00AE60BA"/>
    <w:rsid w:val="00AE61C7"/>
    <w:rsid w:val="00AE6C4A"/>
    <w:rsid w:val="00AE7C28"/>
    <w:rsid w:val="00AF1B9E"/>
    <w:rsid w:val="00AF2888"/>
    <w:rsid w:val="00AF2D5D"/>
    <w:rsid w:val="00AF468A"/>
    <w:rsid w:val="00AF4DDA"/>
    <w:rsid w:val="00AF6399"/>
    <w:rsid w:val="00AF649C"/>
    <w:rsid w:val="00B000E0"/>
    <w:rsid w:val="00B0062B"/>
    <w:rsid w:val="00B0119F"/>
    <w:rsid w:val="00B01DE9"/>
    <w:rsid w:val="00B01F62"/>
    <w:rsid w:val="00B020AE"/>
    <w:rsid w:val="00B03444"/>
    <w:rsid w:val="00B05256"/>
    <w:rsid w:val="00B05319"/>
    <w:rsid w:val="00B06758"/>
    <w:rsid w:val="00B10020"/>
    <w:rsid w:val="00B1011D"/>
    <w:rsid w:val="00B1075C"/>
    <w:rsid w:val="00B10B2D"/>
    <w:rsid w:val="00B11E6C"/>
    <w:rsid w:val="00B12E00"/>
    <w:rsid w:val="00B12F17"/>
    <w:rsid w:val="00B13BE5"/>
    <w:rsid w:val="00B15FE7"/>
    <w:rsid w:val="00B16AFF"/>
    <w:rsid w:val="00B20A88"/>
    <w:rsid w:val="00B21300"/>
    <w:rsid w:val="00B227D7"/>
    <w:rsid w:val="00B2594B"/>
    <w:rsid w:val="00B27DBC"/>
    <w:rsid w:val="00B31478"/>
    <w:rsid w:val="00B321DE"/>
    <w:rsid w:val="00B321E0"/>
    <w:rsid w:val="00B33D42"/>
    <w:rsid w:val="00B354EF"/>
    <w:rsid w:val="00B44F82"/>
    <w:rsid w:val="00B503E3"/>
    <w:rsid w:val="00B50E56"/>
    <w:rsid w:val="00B5114B"/>
    <w:rsid w:val="00B51233"/>
    <w:rsid w:val="00B513D4"/>
    <w:rsid w:val="00B52013"/>
    <w:rsid w:val="00B5258C"/>
    <w:rsid w:val="00B530F6"/>
    <w:rsid w:val="00B53217"/>
    <w:rsid w:val="00B53274"/>
    <w:rsid w:val="00B55E6F"/>
    <w:rsid w:val="00B61366"/>
    <w:rsid w:val="00B62902"/>
    <w:rsid w:val="00B6453E"/>
    <w:rsid w:val="00B64C6B"/>
    <w:rsid w:val="00B65B04"/>
    <w:rsid w:val="00B667E1"/>
    <w:rsid w:val="00B713C5"/>
    <w:rsid w:val="00B74602"/>
    <w:rsid w:val="00B748F1"/>
    <w:rsid w:val="00B75570"/>
    <w:rsid w:val="00B75BFC"/>
    <w:rsid w:val="00B76346"/>
    <w:rsid w:val="00B76508"/>
    <w:rsid w:val="00B76799"/>
    <w:rsid w:val="00B7756D"/>
    <w:rsid w:val="00B82780"/>
    <w:rsid w:val="00B82F18"/>
    <w:rsid w:val="00B831BF"/>
    <w:rsid w:val="00B8458D"/>
    <w:rsid w:val="00B84996"/>
    <w:rsid w:val="00B84FD2"/>
    <w:rsid w:val="00B863F2"/>
    <w:rsid w:val="00B87466"/>
    <w:rsid w:val="00B87E2A"/>
    <w:rsid w:val="00B90E5A"/>
    <w:rsid w:val="00B9100D"/>
    <w:rsid w:val="00B91C63"/>
    <w:rsid w:val="00B92AF6"/>
    <w:rsid w:val="00B94001"/>
    <w:rsid w:val="00B942D6"/>
    <w:rsid w:val="00B952E3"/>
    <w:rsid w:val="00B95C9E"/>
    <w:rsid w:val="00B9690D"/>
    <w:rsid w:val="00BA2C3D"/>
    <w:rsid w:val="00BA2E3B"/>
    <w:rsid w:val="00BA3C72"/>
    <w:rsid w:val="00BA44CF"/>
    <w:rsid w:val="00BA65F6"/>
    <w:rsid w:val="00BA6E7F"/>
    <w:rsid w:val="00BA7EA3"/>
    <w:rsid w:val="00BA7F11"/>
    <w:rsid w:val="00BB1964"/>
    <w:rsid w:val="00BB1C53"/>
    <w:rsid w:val="00BB21D0"/>
    <w:rsid w:val="00BB3419"/>
    <w:rsid w:val="00BB38D4"/>
    <w:rsid w:val="00BB5AF3"/>
    <w:rsid w:val="00BB60A7"/>
    <w:rsid w:val="00BB7B48"/>
    <w:rsid w:val="00BB7F54"/>
    <w:rsid w:val="00BC0EFD"/>
    <w:rsid w:val="00BC10ED"/>
    <w:rsid w:val="00BC215F"/>
    <w:rsid w:val="00BC23D5"/>
    <w:rsid w:val="00BC53DB"/>
    <w:rsid w:val="00BC5AE2"/>
    <w:rsid w:val="00BC63C4"/>
    <w:rsid w:val="00BC6899"/>
    <w:rsid w:val="00BC75EB"/>
    <w:rsid w:val="00BD19CD"/>
    <w:rsid w:val="00BD1D1B"/>
    <w:rsid w:val="00BD32E9"/>
    <w:rsid w:val="00BD3488"/>
    <w:rsid w:val="00BD3A62"/>
    <w:rsid w:val="00BD4085"/>
    <w:rsid w:val="00BD5723"/>
    <w:rsid w:val="00BD57CE"/>
    <w:rsid w:val="00BD6C16"/>
    <w:rsid w:val="00BE06B4"/>
    <w:rsid w:val="00BE234A"/>
    <w:rsid w:val="00BE2D49"/>
    <w:rsid w:val="00BE2F6B"/>
    <w:rsid w:val="00BE348B"/>
    <w:rsid w:val="00BE3655"/>
    <w:rsid w:val="00BE4920"/>
    <w:rsid w:val="00BE4D69"/>
    <w:rsid w:val="00BE6A07"/>
    <w:rsid w:val="00BE6C55"/>
    <w:rsid w:val="00BE6D01"/>
    <w:rsid w:val="00BE717B"/>
    <w:rsid w:val="00BF0616"/>
    <w:rsid w:val="00BF07A2"/>
    <w:rsid w:val="00BF24DC"/>
    <w:rsid w:val="00BF65FD"/>
    <w:rsid w:val="00BF6D3B"/>
    <w:rsid w:val="00BF7857"/>
    <w:rsid w:val="00C005EF"/>
    <w:rsid w:val="00C00A4E"/>
    <w:rsid w:val="00C019FD"/>
    <w:rsid w:val="00C0229D"/>
    <w:rsid w:val="00C04143"/>
    <w:rsid w:val="00C04449"/>
    <w:rsid w:val="00C046C0"/>
    <w:rsid w:val="00C0663E"/>
    <w:rsid w:val="00C077FA"/>
    <w:rsid w:val="00C114C8"/>
    <w:rsid w:val="00C11532"/>
    <w:rsid w:val="00C12AD0"/>
    <w:rsid w:val="00C13EE4"/>
    <w:rsid w:val="00C14020"/>
    <w:rsid w:val="00C14386"/>
    <w:rsid w:val="00C16111"/>
    <w:rsid w:val="00C16CB1"/>
    <w:rsid w:val="00C17605"/>
    <w:rsid w:val="00C17E98"/>
    <w:rsid w:val="00C20EE6"/>
    <w:rsid w:val="00C2250D"/>
    <w:rsid w:val="00C22FAF"/>
    <w:rsid w:val="00C236D5"/>
    <w:rsid w:val="00C23E27"/>
    <w:rsid w:val="00C23E8C"/>
    <w:rsid w:val="00C24327"/>
    <w:rsid w:val="00C24555"/>
    <w:rsid w:val="00C2530D"/>
    <w:rsid w:val="00C306BF"/>
    <w:rsid w:val="00C3144F"/>
    <w:rsid w:val="00C32519"/>
    <w:rsid w:val="00C33B93"/>
    <w:rsid w:val="00C34478"/>
    <w:rsid w:val="00C34BF4"/>
    <w:rsid w:val="00C34E42"/>
    <w:rsid w:val="00C37427"/>
    <w:rsid w:val="00C4136E"/>
    <w:rsid w:val="00C4252E"/>
    <w:rsid w:val="00C42C1B"/>
    <w:rsid w:val="00C436CF"/>
    <w:rsid w:val="00C43B49"/>
    <w:rsid w:val="00C445A1"/>
    <w:rsid w:val="00C4579A"/>
    <w:rsid w:val="00C4589F"/>
    <w:rsid w:val="00C45960"/>
    <w:rsid w:val="00C45B24"/>
    <w:rsid w:val="00C47EDD"/>
    <w:rsid w:val="00C50599"/>
    <w:rsid w:val="00C51730"/>
    <w:rsid w:val="00C52A65"/>
    <w:rsid w:val="00C54462"/>
    <w:rsid w:val="00C5449D"/>
    <w:rsid w:val="00C5648B"/>
    <w:rsid w:val="00C5655C"/>
    <w:rsid w:val="00C57997"/>
    <w:rsid w:val="00C61D2C"/>
    <w:rsid w:val="00C62419"/>
    <w:rsid w:val="00C6393D"/>
    <w:rsid w:val="00C64E0C"/>
    <w:rsid w:val="00C650B3"/>
    <w:rsid w:val="00C65282"/>
    <w:rsid w:val="00C65B63"/>
    <w:rsid w:val="00C66191"/>
    <w:rsid w:val="00C67126"/>
    <w:rsid w:val="00C7097B"/>
    <w:rsid w:val="00C71560"/>
    <w:rsid w:val="00C72A32"/>
    <w:rsid w:val="00C72F90"/>
    <w:rsid w:val="00C73313"/>
    <w:rsid w:val="00C74F1E"/>
    <w:rsid w:val="00C758C1"/>
    <w:rsid w:val="00C76768"/>
    <w:rsid w:val="00C76996"/>
    <w:rsid w:val="00C77DFF"/>
    <w:rsid w:val="00C80692"/>
    <w:rsid w:val="00C826E2"/>
    <w:rsid w:val="00C85267"/>
    <w:rsid w:val="00C86A16"/>
    <w:rsid w:val="00C86F9F"/>
    <w:rsid w:val="00C91FFA"/>
    <w:rsid w:val="00C928E9"/>
    <w:rsid w:val="00C92BE1"/>
    <w:rsid w:val="00C94301"/>
    <w:rsid w:val="00C94ACF"/>
    <w:rsid w:val="00C95A93"/>
    <w:rsid w:val="00C96824"/>
    <w:rsid w:val="00CA0880"/>
    <w:rsid w:val="00CA1A2C"/>
    <w:rsid w:val="00CA2CDE"/>
    <w:rsid w:val="00CA422F"/>
    <w:rsid w:val="00CA488E"/>
    <w:rsid w:val="00CA4F3A"/>
    <w:rsid w:val="00CA6100"/>
    <w:rsid w:val="00CA7952"/>
    <w:rsid w:val="00CB01F4"/>
    <w:rsid w:val="00CB0B85"/>
    <w:rsid w:val="00CB2B1F"/>
    <w:rsid w:val="00CB5819"/>
    <w:rsid w:val="00CB6A88"/>
    <w:rsid w:val="00CB7043"/>
    <w:rsid w:val="00CB7477"/>
    <w:rsid w:val="00CB759C"/>
    <w:rsid w:val="00CB7940"/>
    <w:rsid w:val="00CB7B04"/>
    <w:rsid w:val="00CC02D8"/>
    <w:rsid w:val="00CC07B6"/>
    <w:rsid w:val="00CC0F0D"/>
    <w:rsid w:val="00CC1EDF"/>
    <w:rsid w:val="00CC22E8"/>
    <w:rsid w:val="00CC5955"/>
    <w:rsid w:val="00CC5DDD"/>
    <w:rsid w:val="00CC5ECC"/>
    <w:rsid w:val="00CC6FFB"/>
    <w:rsid w:val="00CC7C8A"/>
    <w:rsid w:val="00CD0593"/>
    <w:rsid w:val="00CD0BD2"/>
    <w:rsid w:val="00CD0EB4"/>
    <w:rsid w:val="00CD114A"/>
    <w:rsid w:val="00CD15C8"/>
    <w:rsid w:val="00CD1B5F"/>
    <w:rsid w:val="00CD21CE"/>
    <w:rsid w:val="00CD37B1"/>
    <w:rsid w:val="00CD54CE"/>
    <w:rsid w:val="00CD5DC8"/>
    <w:rsid w:val="00CD649E"/>
    <w:rsid w:val="00CD7923"/>
    <w:rsid w:val="00CE089F"/>
    <w:rsid w:val="00CE0B8E"/>
    <w:rsid w:val="00CE0D24"/>
    <w:rsid w:val="00CE16E2"/>
    <w:rsid w:val="00CE1A85"/>
    <w:rsid w:val="00CE2566"/>
    <w:rsid w:val="00CE2ADC"/>
    <w:rsid w:val="00CE2B18"/>
    <w:rsid w:val="00CE528D"/>
    <w:rsid w:val="00CE70B4"/>
    <w:rsid w:val="00CE77C7"/>
    <w:rsid w:val="00CE7837"/>
    <w:rsid w:val="00CE7DF7"/>
    <w:rsid w:val="00CF076B"/>
    <w:rsid w:val="00CF1146"/>
    <w:rsid w:val="00CF30EA"/>
    <w:rsid w:val="00CF3483"/>
    <w:rsid w:val="00CF4960"/>
    <w:rsid w:val="00CF496E"/>
    <w:rsid w:val="00CF5067"/>
    <w:rsid w:val="00CF5127"/>
    <w:rsid w:val="00CF697C"/>
    <w:rsid w:val="00D0040C"/>
    <w:rsid w:val="00D01B0F"/>
    <w:rsid w:val="00D02E1C"/>
    <w:rsid w:val="00D058A0"/>
    <w:rsid w:val="00D06332"/>
    <w:rsid w:val="00D06466"/>
    <w:rsid w:val="00D10AA7"/>
    <w:rsid w:val="00D1353D"/>
    <w:rsid w:val="00D14341"/>
    <w:rsid w:val="00D14487"/>
    <w:rsid w:val="00D14E30"/>
    <w:rsid w:val="00D207FE"/>
    <w:rsid w:val="00D208C8"/>
    <w:rsid w:val="00D2149D"/>
    <w:rsid w:val="00D2156C"/>
    <w:rsid w:val="00D21B2D"/>
    <w:rsid w:val="00D2281C"/>
    <w:rsid w:val="00D23EE3"/>
    <w:rsid w:val="00D2431E"/>
    <w:rsid w:val="00D24C16"/>
    <w:rsid w:val="00D250AF"/>
    <w:rsid w:val="00D2609D"/>
    <w:rsid w:val="00D269A4"/>
    <w:rsid w:val="00D304DE"/>
    <w:rsid w:val="00D31136"/>
    <w:rsid w:val="00D318A9"/>
    <w:rsid w:val="00D32894"/>
    <w:rsid w:val="00D3390B"/>
    <w:rsid w:val="00D34792"/>
    <w:rsid w:val="00D352CE"/>
    <w:rsid w:val="00D356C8"/>
    <w:rsid w:val="00D35E07"/>
    <w:rsid w:val="00D37E58"/>
    <w:rsid w:val="00D4029C"/>
    <w:rsid w:val="00D40318"/>
    <w:rsid w:val="00D43376"/>
    <w:rsid w:val="00D43D67"/>
    <w:rsid w:val="00D46BE8"/>
    <w:rsid w:val="00D46D99"/>
    <w:rsid w:val="00D46F13"/>
    <w:rsid w:val="00D470EA"/>
    <w:rsid w:val="00D47CD9"/>
    <w:rsid w:val="00D50771"/>
    <w:rsid w:val="00D512CD"/>
    <w:rsid w:val="00D5304A"/>
    <w:rsid w:val="00D53C96"/>
    <w:rsid w:val="00D54865"/>
    <w:rsid w:val="00D54DE8"/>
    <w:rsid w:val="00D54DFF"/>
    <w:rsid w:val="00D559DC"/>
    <w:rsid w:val="00D56260"/>
    <w:rsid w:val="00D563DC"/>
    <w:rsid w:val="00D57009"/>
    <w:rsid w:val="00D57416"/>
    <w:rsid w:val="00D574DA"/>
    <w:rsid w:val="00D60CF5"/>
    <w:rsid w:val="00D61B93"/>
    <w:rsid w:val="00D61EFA"/>
    <w:rsid w:val="00D62705"/>
    <w:rsid w:val="00D6308E"/>
    <w:rsid w:val="00D63289"/>
    <w:rsid w:val="00D64887"/>
    <w:rsid w:val="00D64A16"/>
    <w:rsid w:val="00D64FA7"/>
    <w:rsid w:val="00D65966"/>
    <w:rsid w:val="00D6636F"/>
    <w:rsid w:val="00D66968"/>
    <w:rsid w:val="00D672E1"/>
    <w:rsid w:val="00D70B01"/>
    <w:rsid w:val="00D71DDB"/>
    <w:rsid w:val="00D7223C"/>
    <w:rsid w:val="00D72872"/>
    <w:rsid w:val="00D7380D"/>
    <w:rsid w:val="00D739C6"/>
    <w:rsid w:val="00D74D84"/>
    <w:rsid w:val="00D75178"/>
    <w:rsid w:val="00D75DBB"/>
    <w:rsid w:val="00D81403"/>
    <w:rsid w:val="00D842CA"/>
    <w:rsid w:val="00D84AB4"/>
    <w:rsid w:val="00D85339"/>
    <w:rsid w:val="00D86290"/>
    <w:rsid w:val="00D86BC6"/>
    <w:rsid w:val="00D872EE"/>
    <w:rsid w:val="00D90DC1"/>
    <w:rsid w:val="00D92860"/>
    <w:rsid w:val="00D92CEB"/>
    <w:rsid w:val="00D92E94"/>
    <w:rsid w:val="00D937CC"/>
    <w:rsid w:val="00D939DA"/>
    <w:rsid w:val="00D94067"/>
    <w:rsid w:val="00D94768"/>
    <w:rsid w:val="00D94F13"/>
    <w:rsid w:val="00D9503A"/>
    <w:rsid w:val="00D956FA"/>
    <w:rsid w:val="00D95D41"/>
    <w:rsid w:val="00D96B56"/>
    <w:rsid w:val="00D9714C"/>
    <w:rsid w:val="00DA10BB"/>
    <w:rsid w:val="00DA1DCF"/>
    <w:rsid w:val="00DA3214"/>
    <w:rsid w:val="00DA3DF0"/>
    <w:rsid w:val="00DA4649"/>
    <w:rsid w:val="00DA4D2F"/>
    <w:rsid w:val="00DA54FD"/>
    <w:rsid w:val="00DA7234"/>
    <w:rsid w:val="00DA72B8"/>
    <w:rsid w:val="00DA754F"/>
    <w:rsid w:val="00DB04B0"/>
    <w:rsid w:val="00DB1378"/>
    <w:rsid w:val="00DB188C"/>
    <w:rsid w:val="00DB1E44"/>
    <w:rsid w:val="00DB3E00"/>
    <w:rsid w:val="00DB433F"/>
    <w:rsid w:val="00DB5FB9"/>
    <w:rsid w:val="00DB6840"/>
    <w:rsid w:val="00DB6A4C"/>
    <w:rsid w:val="00DC0628"/>
    <w:rsid w:val="00DC1D6A"/>
    <w:rsid w:val="00DC287F"/>
    <w:rsid w:val="00DC28F4"/>
    <w:rsid w:val="00DC2C26"/>
    <w:rsid w:val="00DC3E78"/>
    <w:rsid w:val="00DC5024"/>
    <w:rsid w:val="00DC51D7"/>
    <w:rsid w:val="00DD0A62"/>
    <w:rsid w:val="00DD0E5C"/>
    <w:rsid w:val="00DD18CF"/>
    <w:rsid w:val="00DD2E49"/>
    <w:rsid w:val="00DD35DB"/>
    <w:rsid w:val="00DD37A2"/>
    <w:rsid w:val="00DD3CBF"/>
    <w:rsid w:val="00DD425D"/>
    <w:rsid w:val="00DD4D90"/>
    <w:rsid w:val="00DD581D"/>
    <w:rsid w:val="00DD6A61"/>
    <w:rsid w:val="00DD7109"/>
    <w:rsid w:val="00DD76E6"/>
    <w:rsid w:val="00DD7F8F"/>
    <w:rsid w:val="00DE19CE"/>
    <w:rsid w:val="00DE1B51"/>
    <w:rsid w:val="00DE3AC7"/>
    <w:rsid w:val="00DE3F56"/>
    <w:rsid w:val="00DE4319"/>
    <w:rsid w:val="00DE47FE"/>
    <w:rsid w:val="00DE7AF7"/>
    <w:rsid w:val="00DE7FF4"/>
    <w:rsid w:val="00DF2C43"/>
    <w:rsid w:val="00DF3C80"/>
    <w:rsid w:val="00DF6028"/>
    <w:rsid w:val="00DF6E71"/>
    <w:rsid w:val="00E02B44"/>
    <w:rsid w:val="00E044BD"/>
    <w:rsid w:val="00E04708"/>
    <w:rsid w:val="00E048BA"/>
    <w:rsid w:val="00E05197"/>
    <w:rsid w:val="00E055CA"/>
    <w:rsid w:val="00E06392"/>
    <w:rsid w:val="00E07C41"/>
    <w:rsid w:val="00E10885"/>
    <w:rsid w:val="00E12D0C"/>
    <w:rsid w:val="00E13290"/>
    <w:rsid w:val="00E13AB0"/>
    <w:rsid w:val="00E146DB"/>
    <w:rsid w:val="00E1489D"/>
    <w:rsid w:val="00E15CA1"/>
    <w:rsid w:val="00E15E5B"/>
    <w:rsid w:val="00E1764A"/>
    <w:rsid w:val="00E2011E"/>
    <w:rsid w:val="00E20C91"/>
    <w:rsid w:val="00E20E5D"/>
    <w:rsid w:val="00E21CE2"/>
    <w:rsid w:val="00E21EF8"/>
    <w:rsid w:val="00E21F11"/>
    <w:rsid w:val="00E2353D"/>
    <w:rsid w:val="00E2481D"/>
    <w:rsid w:val="00E24CE9"/>
    <w:rsid w:val="00E251FB"/>
    <w:rsid w:val="00E2536E"/>
    <w:rsid w:val="00E25F79"/>
    <w:rsid w:val="00E309FA"/>
    <w:rsid w:val="00E312F4"/>
    <w:rsid w:val="00E31E23"/>
    <w:rsid w:val="00E32372"/>
    <w:rsid w:val="00E32731"/>
    <w:rsid w:val="00E3412E"/>
    <w:rsid w:val="00E34344"/>
    <w:rsid w:val="00E3621C"/>
    <w:rsid w:val="00E41525"/>
    <w:rsid w:val="00E415DA"/>
    <w:rsid w:val="00E41A49"/>
    <w:rsid w:val="00E41B1B"/>
    <w:rsid w:val="00E41DB6"/>
    <w:rsid w:val="00E420D0"/>
    <w:rsid w:val="00E423CE"/>
    <w:rsid w:val="00E43377"/>
    <w:rsid w:val="00E436AA"/>
    <w:rsid w:val="00E44508"/>
    <w:rsid w:val="00E4492C"/>
    <w:rsid w:val="00E47E51"/>
    <w:rsid w:val="00E505AC"/>
    <w:rsid w:val="00E5246E"/>
    <w:rsid w:val="00E53DAD"/>
    <w:rsid w:val="00E54060"/>
    <w:rsid w:val="00E541D5"/>
    <w:rsid w:val="00E56690"/>
    <w:rsid w:val="00E56EEE"/>
    <w:rsid w:val="00E57452"/>
    <w:rsid w:val="00E57623"/>
    <w:rsid w:val="00E606A6"/>
    <w:rsid w:val="00E60A16"/>
    <w:rsid w:val="00E62807"/>
    <w:rsid w:val="00E629DC"/>
    <w:rsid w:val="00E62ADC"/>
    <w:rsid w:val="00E641C1"/>
    <w:rsid w:val="00E6426F"/>
    <w:rsid w:val="00E679FA"/>
    <w:rsid w:val="00E67E8F"/>
    <w:rsid w:val="00E70069"/>
    <w:rsid w:val="00E7099B"/>
    <w:rsid w:val="00E70B5B"/>
    <w:rsid w:val="00E72068"/>
    <w:rsid w:val="00E72775"/>
    <w:rsid w:val="00E740A0"/>
    <w:rsid w:val="00E744F0"/>
    <w:rsid w:val="00E75723"/>
    <w:rsid w:val="00E7670B"/>
    <w:rsid w:val="00E772DE"/>
    <w:rsid w:val="00E779E0"/>
    <w:rsid w:val="00E810AD"/>
    <w:rsid w:val="00E83058"/>
    <w:rsid w:val="00E83137"/>
    <w:rsid w:val="00E83A05"/>
    <w:rsid w:val="00E86B8C"/>
    <w:rsid w:val="00E87A26"/>
    <w:rsid w:val="00E90BC5"/>
    <w:rsid w:val="00E90BD2"/>
    <w:rsid w:val="00E9190E"/>
    <w:rsid w:val="00E92021"/>
    <w:rsid w:val="00E93522"/>
    <w:rsid w:val="00E9544C"/>
    <w:rsid w:val="00E96D70"/>
    <w:rsid w:val="00E97A47"/>
    <w:rsid w:val="00E97E77"/>
    <w:rsid w:val="00EA1319"/>
    <w:rsid w:val="00EA190B"/>
    <w:rsid w:val="00EA3B99"/>
    <w:rsid w:val="00EA62C4"/>
    <w:rsid w:val="00EA64B5"/>
    <w:rsid w:val="00EB062D"/>
    <w:rsid w:val="00EB10BB"/>
    <w:rsid w:val="00EB1792"/>
    <w:rsid w:val="00EB18E5"/>
    <w:rsid w:val="00EB1DE9"/>
    <w:rsid w:val="00EB1EEA"/>
    <w:rsid w:val="00EB3442"/>
    <w:rsid w:val="00EB3B6B"/>
    <w:rsid w:val="00EB413A"/>
    <w:rsid w:val="00EB4426"/>
    <w:rsid w:val="00EB4746"/>
    <w:rsid w:val="00EB576A"/>
    <w:rsid w:val="00EB681D"/>
    <w:rsid w:val="00EB7302"/>
    <w:rsid w:val="00EB7935"/>
    <w:rsid w:val="00EB7B3C"/>
    <w:rsid w:val="00EC22B1"/>
    <w:rsid w:val="00EC2E5A"/>
    <w:rsid w:val="00EC37ED"/>
    <w:rsid w:val="00EC5C04"/>
    <w:rsid w:val="00EC5C06"/>
    <w:rsid w:val="00ED0AD8"/>
    <w:rsid w:val="00ED25A1"/>
    <w:rsid w:val="00ED25F4"/>
    <w:rsid w:val="00ED461B"/>
    <w:rsid w:val="00ED47C4"/>
    <w:rsid w:val="00ED5675"/>
    <w:rsid w:val="00ED624F"/>
    <w:rsid w:val="00ED69C7"/>
    <w:rsid w:val="00ED6A97"/>
    <w:rsid w:val="00ED6E8E"/>
    <w:rsid w:val="00ED7B8A"/>
    <w:rsid w:val="00EE13A5"/>
    <w:rsid w:val="00EE20E3"/>
    <w:rsid w:val="00EE2836"/>
    <w:rsid w:val="00EE2A87"/>
    <w:rsid w:val="00EE2A9E"/>
    <w:rsid w:val="00EE311C"/>
    <w:rsid w:val="00EE3FE1"/>
    <w:rsid w:val="00EE6732"/>
    <w:rsid w:val="00EE740C"/>
    <w:rsid w:val="00EE790D"/>
    <w:rsid w:val="00EE7BFB"/>
    <w:rsid w:val="00EF0433"/>
    <w:rsid w:val="00EF04E0"/>
    <w:rsid w:val="00EF079A"/>
    <w:rsid w:val="00EF1300"/>
    <w:rsid w:val="00EF227E"/>
    <w:rsid w:val="00EF2C59"/>
    <w:rsid w:val="00EF2E00"/>
    <w:rsid w:val="00EF3354"/>
    <w:rsid w:val="00EF3A0A"/>
    <w:rsid w:val="00EF3E7B"/>
    <w:rsid w:val="00EF7565"/>
    <w:rsid w:val="00F00D9E"/>
    <w:rsid w:val="00F01A2C"/>
    <w:rsid w:val="00F021D6"/>
    <w:rsid w:val="00F04E72"/>
    <w:rsid w:val="00F058E4"/>
    <w:rsid w:val="00F05B90"/>
    <w:rsid w:val="00F0618A"/>
    <w:rsid w:val="00F078F8"/>
    <w:rsid w:val="00F0793E"/>
    <w:rsid w:val="00F1024B"/>
    <w:rsid w:val="00F11A4F"/>
    <w:rsid w:val="00F14A6C"/>
    <w:rsid w:val="00F1519D"/>
    <w:rsid w:val="00F1755E"/>
    <w:rsid w:val="00F20B6B"/>
    <w:rsid w:val="00F21DB9"/>
    <w:rsid w:val="00F23172"/>
    <w:rsid w:val="00F232A6"/>
    <w:rsid w:val="00F246DB"/>
    <w:rsid w:val="00F25991"/>
    <w:rsid w:val="00F25BC7"/>
    <w:rsid w:val="00F26DA9"/>
    <w:rsid w:val="00F26DB0"/>
    <w:rsid w:val="00F2795C"/>
    <w:rsid w:val="00F27BB0"/>
    <w:rsid w:val="00F30293"/>
    <w:rsid w:val="00F311F7"/>
    <w:rsid w:val="00F314A9"/>
    <w:rsid w:val="00F315E7"/>
    <w:rsid w:val="00F3181A"/>
    <w:rsid w:val="00F3208A"/>
    <w:rsid w:val="00F32EA6"/>
    <w:rsid w:val="00F3318C"/>
    <w:rsid w:val="00F33AAD"/>
    <w:rsid w:val="00F33C88"/>
    <w:rsid w:val="00F34896"/>
    <w:rsid w:val="00F35446"/>
    <w:rsid w:val="00F36300"/>
    <w:rsid w:val="00F364C5"/>
    <w:rsid w:val="00F408BB"/>
    <w:rsid w:val="00F421E7"/>
    <w:rsid w:val="00F422C5"/>
    <w:rsid w:val="00F431C4"/>
    <w:rsid w:val="00F44C37"/>
    <w:rsid w:val="00F466B5"/>
    <w:rsid w:val="00F468DD"/>
    <w:rsid w:val="00F46C9F"/>
    <w:rsid w:val="00F46D83"/>
    <w:rsid w:val="00F46F8D"/>
    <w:rsid w:val="00F51004"/>
    <w:rsid w:val="00F52260"/>
    <w:rsid w:val="00F52293"/>
    <w:rsid w:val="00F52B5B"/>
    <w:rsid w:val="00F5330B"/>
    <w:rsid w:val="00F5545D"/>
    <w:rsid w:val="00F55DF5"/>
    <w:rsid w:val="00F563D1"/>
    <w:rsid w:val="00F56CF5"/>
    <w:rsid w:val="00F570B5"/>
    <w:rsid w:val="00F60A3C"/>
    <w:rsid w:val="00F60A86"/>
    <w:rsid w:val="00F61346"/>
    <w:rsid w:val="00F61A2A"/>
    <w:rsid w:val="00F627D0"/>
    <w:rsid w:val="00F62A3A"/>
    <w:rsid w:val="00F63224"/>
    <w:rsid w:val="00F639C0"/>
    <w:rsid w:val="00F6448E"/>
    <w:rsid w:val="00F64545"/>
    <w:rsid w:val="00F70004"/>
    <w:rsid w:val="00F723A7"/>
    <w:rsid w:val="00F72FEC"/>
    <w:rsid w:val="00F734CB"/>
    <w:rsid w:val="00F739AF"/>
    <w:rsid w:val="00F73DE3"/>
    <w:rsid w:val="00F8060C"/>
    <w:rsid w:val="00F85726"/>
    <w:rsid w:val="00F85961"/>
    <w:rsid w:val="00F862E8"/>
    <w:rsid w:val="00F879A6"/>
    <w:rsid w:val="00F87B27"/>
    <w:rsid w:val="00F90FA6"/>
    <w:rsid w:val="00F91D21"/>
    <w:rsid w:val="00F947C7"/>
    <w:rsid w:val="00F94906"/>
    <w:rsid w:val="00F95157"/>
    <w:rsid w:val="00F960EA"/>
    <w:rsid w:val="00F96B29"/>
    <w:rsid w:val="00F977AB"/>
    <w:rsid w:val="00F978E3"/>
    <w:rsid w:val="00FA0415"/>
    <w:rsid w:val="00FA0B31"/>
    <w:rsid w:val="00FA0DC7"/>
    <w:rsid w:val="00FA0EA0"/>
    <w:rsid w:val="00FA3795"/>
    <w:rsid w:val="00FA4232"/>
    <w:rsid w:val="00FA4919"/>
    <w:rsid w:val="00FA4F49"/>
    <w:rsid w:val="00FA547E"/>
    <w:rsid w:val="00FA69EF"/>
    <w:rsid w:val="00FB0104"/>
    <w:rsid w:val="00FB04B2"/>
    <w:rsid w:val="00FB05C7"/>
    <w:rsid w:val="00FB0D88"/>
    <w:rsid w:val="00FB127E"/>
    <w:rsid w:val="00FB1ED4"/>
    <w:rsid w:val="00FB35CE"/>
    <w:rsid w:val="00FB3A1C"/>
    <w:rsid w:val="00FB4DFF"/>
    <w:rsid w:val="00FB59D3"/>
    <w:rsid w:val="00FB5DC3"/>
    <w:rsid w:val="00FB610A"/>
    <w:rsid w:val="00FB7C21"/>
    <w:rsid w:val="00FC0BEE"/>
    <w:rsid w:val="00FC0EF3"/>
    <w:rsid w:val="00FC1732"/>
    <w:rsid w:val="00FC3795"/>
    <w:rsid w:val="00FC5182"/>
    <w:rsid w:val="00FC5590"/>
    <w:rsid w:val="00FC65CD"/>
    <w:rsid w:val="00FC7A57"/>
    <w:rsid w:val="00FD0D31"/>
    <w:rsid w:val="00FD18D5"/>
    <w:rsid w:val="00FD1F78"/>
    <w:rsid w:val="00FD2212"/>
    <w:rsid w:val="00FD265B"/>
    <w:rsid w:val="00FD480B"/>
    <w:rsid w:val="00FD5547"/>
    <w:rsid w:val="00FD6706"/>
    <w:rsid w:val="00FD74D4"/>
    <w:rsid w:val="00FD7A3B"/>
    <w:rsid w:val="00FD7ADE"/>
    <w:rsid w:val="00FE02FA"/>
    <w:rsid w:val="00FE119E"/>
    <w:rsid w:val="00FE2FF5"/>
    <w:rsid w:val="00FE4359"/>
    <w:rsid w:val="00FE4D4A"/>
    <w:rsid w:val="00FE534D"/>
    <w:rsid w:val="00FE64FD"/>
    <w:rsid w:val="00FE68C7"/>
    <w:rsid w:val="00FE714B"/>
    <w:rsid w:val="00FE7E4E"/>
    <w:rsid w:val="00FF0C06"/>
    <w:rsid w:val="00FF1451"/>
    <w:rsid w:val="00FF1C27"/>
    <w:rsid w:val="00FF20F4"/>
    <w:rsid w:val="00FF2B09"/>
    <w:rsid w:val="00FF2F6B"/>
    <w:rsid w:val="00FF3FA6"/>
    <w:rsid w:val="00FF4F5C"/>
    <w:rsid w:val="00FF51E5"/>
    <w:rsid w:val="00FF68B4"/>
    <w:rsid w:val="0116498B"/>
    <w:rsid w:val="01275062"/>
    <w:rsid w:val="016703E3"/>
    <w:rsid w:val="016B4AB0"/>
    <w:rsid w:val="01AC1D9B"/>
    <w:rsid w:val="021C08A9"/>
    <w:rsid w:val="025A608A"/>
    <w:rsid w:val="029E1C80"/>
    <w:rsid w:val="02FF3393"/>
    <w:rsid w:val="03AA1F9A"/>
    <w:rsid w:val="03F3691F"/>
    <w:rsid w:val="04206656"/>
    <w:rsid w:val="044E65C5"/>
    <w:rsid w:val="04696B09"/>
    <w:rsid w:val="04723AF7"/>
    <w:rsid w:val="04A402D8"/>
    <w:rsid w:val="04BA463C"/>
    <w:rsid w:val="04E350C4"/>
    <w:rsid w:val="04F570BA"/>
    <w:rsid w:val="051B7F12"/>
    <w:rsid w:val="0552268D"/>
    <w:rsid w:val="058E7F90"/>
    <w:rsid w:val="059469FE"/>
    <w:rsid w:val="05C13386"/>
    <w:rsid w:val="05D46F4A"/>
    <w:rsid w:val="06604BCC"/>
    <w:rsid w:val="06632BA9"/>
    <w:rsid w:val="06693705"/>
    <w:rsid w:val="0696483B"/>
    <w:rsid w:val="06AF7B6F"/>
    <w:rsid w:val="06B57B58"/>
    <w:rsid w:val="06BC1622"/>
    <w:rsid w:val="06BC1E10"/>
    <w:rsid w:val="06F029A6"/>
    <w:rsid w:val="07172351"/>
    <w:rsid w:val="07933CB6"/>
    <w:rsid w:val="079363CC"/>
    <w:rsid w:val="080C43DF"/>
    <w:rsid w:val="08464212"/>
    <w:rsid w:val="087F2F12"/>
    <w:rsid w:val="08B15655"/>
    <w:rsid w:val="08B77A7C"/>
    <w:rsid w:val="08FA5676"/>
    <w:rsid w:val="095D7F85"/>
    <w:rsid w:val="098714AC"/>
    <w:rsid w:val="09B37658"/>
    <w:rsid w:val="09E70960"/>
    <w:rsid w:val="0A0C3BD3"/>
    <w:rsid w:val="0A37048E"/>
    <w:rsid w:val="0A6C54E0"/>
    <w:rsid w:val="0AA04071"/>
    <w:rsid w:val="0AB33D5E"/>
    <w:rsid w:val="0ACF7BD3"/>
    <w:rsid w:val="0B3F47AB"/>
    <w:rsid w:val="0B495F28"/>
    <w:rsid w:val="0B550AF5"/>
    <w:rsid w:val="0BB077F7"/>
    <w:rsid w:val="0BBA6F55"/>
    <w:rsid w:val="0C453A1A"/>
    <w:rsid w:val="0C5654B2"/>
    <w:rsid w:val="0CBF6CC5"/>
    <w:rsid w:val="0CC93B2C"/>
    <w:rsid w:val="0CD17506"/>
    <w:rsid w:val="0D6B1116"/>
    <w:rsid w:val="0E094B7C"/>
    <w:rsid w:val="0E357468"/>
    <w:rsid w:val="0EB8004E"/>
    <w:rsid w:val="0F1D5350"/>
    <w:rsid w:val="0F2424B5"/>
    <w:rsid w:val="0F3970AE"/>
    <w:rsid w:val="0F6763B9"/>
    <w:rsid w:val="0F764696"/>
    <w:rsid w:val="0FD966D6"/>
    <w:rsid w:val="0FE63231"/>
    <w:rsid w:val="10464965"/>
    <w:rsid w:val="10C400D1"/>
    <w:rsid w:val="112E4F5E"/>
    <w:rsid w:val="1179131F"/>
    <w:rsid w:val="12AD1BB7"/>
    <w:rsid w:val="12CD1922"/>
    <w:rsid w:val="12D67E6B"/>
    <w:rsid w:val="13375CAE"/>
    <w:rsid w:val="13CA0E38"/>
    <w:rsid w:val="13CE6B5C"/>
    <w:rsid w:val="14170588"/>
    <w:rsid w:val="14413F30"/>
    <w:rsid w:val="148E1C24"/>
    <w:rsid w:val="14A374E4"/>
    <w:rsid w:val="14AA79D2"/>
    <w:rsid w:val="14CC6336"/>
    <w:rsid w:val="14E66128"/>
    <w:rsid w:val="14F70B7C"/>
    <w:rsid w:val="1551294B"/>
    <w:rsid w:val="15612D22"/>
    <w:rsid w:val="15AE1B77"/>
    <w:rsid w:val="16B843D3"/>
    <w:rsid w:val="16EF0774"/>
    <w:rsid w:val="16F70054"/>
    <w:rsid w:val="171144F0"/>
    <w:rsid w:val="17256FC1"/>
    <w:rsid w:val="17D10B6C"/>
    <w:rsid w:val="17ED6B86"/>
    <w:rsid w:val="1830126C"/>
    <w:rsid w:val="18451E60"/>
    <w:rsid w:val="18704846"/>
    <w:rsid w:val="189D205E"/>
    <w:rsid w:val="190277D4"/>
    <w:rsid w:val="19B24DCD"/>
    <w:rsid w:val="19BE3420"/>
    <w:rsid w:val="1A2607F2"/>
    <w:rsid w:val="1A290186"/>
    <w:rsid w:val="1A550AD8"/>
    <w:rsid w:val="1A72495C"/>
    <w:rsid w:val="1A8753B2"/>
    <w:rsid w:val="1AF12012"/>
    <w:rsid w:val="1AFF74E5"/>
    <w:rsid w:val="1BA147B6"/>
    <w:rsid w:val="1BDE41BA"/>
    <w:rsid w:val="1BDF3171"/>
    <w:rsid w:val="1C264D78"/>
    <w:rsid w:val="1C4518AF"/>
    <w:rsid w:val="1C564764"/>
    <w:rsid w:val="1C6F3637"/>
    <w:rsid w:val="1D1C57D3"/>
    <w:rsid w:val="1D3C18BE"/>
    <w:rsid w:val="1D4C6F6B"/>
    <w:rsid w:val="1D8C3AC1"/>
    <w:rsid w:val="1DAB193A"/>
    <w:rsid w:val="1DCC1F2D"/>
    <w:rsid w:val="1DFA44D3"/>
    <w:rsid w:val="1E051F78"/>
    <w:rsid w:val="1E1C77A8"/>
    <w:rsid w:val="1E3355B0"/>
    <w:rsid w:val="1E5F50A1"/>
    <w:rsid w:val="1EC82D8F"/>
    <w:rsid w:val="1EDE175A"/>
    <w:rsid w:val="1EF44C35"/>
    <w:rsid w:val="1F262F48"/>
    <w:rsid w:val="1F2723A0"/>
    <w:rsid w:val="1F621C67"/>
    <w:rsid w:val="1F6B4C2F"/>
    <w:rsid w:val="1FD36601"/>
    <w:rsid w:val="20214F96"/>
    <w:rsid w:val="204B59AF"/>
    <w:rsid w:val="205F1C42"/>
    <w:rsid w:val="20627B36"/>
    <w:rsid w:val="20974A80"/>
    <w:rsid w:val="20B64351"/>
    <w:rsid w:val="20BF6AC6"/>
    <w:rsid w:val="20D466F2"/>
    <w:rsid w:val="211A1AF2"/>
    <w:rsid w:val="21660BED"/>
    <w:rsid w:val="216F38EC"/>
    <w:rsid w:val="21AE783E"/>
    <w:rsid w:val="21BA0C3F"/>
    <w:rsid w:val="21CF422F"/>
    <w:rsid w:val="21E17B5F"/>
    <w:rsid w:val="22176E89"/>
    <w:rsid w:val="225B5077"/>
    <w:rsid w:val="2283108F"/>
    <w:rsid w:val="2287783F"/>
    <w:rsid w:val="228E277E"/>
    <w:rsid w:val="22F87160"/>
    <w:rsid w:val="232B5CED"/>
    <w:rsid w:val="236A3DDE"/>
    <w:rsid w:val="237B5AC5"/>
    <w:rsid w:val="2384789C"/>
    <w:rsid w:val="23FC1B20"/>
    <w:rsid w:val="24175077"/>
    <w:rsid w:val="24412DD5"/>
    <w:rsid w:val="24576ACE"/>
    <w:rsid w:val="24790DE8"/>
    <w:rsid w:val="24A34A31"/>
    <w:rsid w:val="24DA208C"/>
    <w:rsid w:val="24E81F2E"/>
    <w:rsid w:val="24ED3727"/>
    <w:rsid w:val="257121C6"/>
    <w:rsid w:val="260C4A31"/>
    <w:rsid w:val="262776C2"/>
    <w:rsid w:val="265803F0"/>
    <w:rsid w:val="2667767A"/>
    <w:rsid w:val="26E4441B"/>
    <w:rsid w:val="26EC5F9E"/>
    <w:rsid w:val="26EC7B9C"/>
    <w:rsid w:val="274D55E3"/>
    <w:rsid w:val="2784692E"/>
    <w:rsid w:val="27A53BEF"/>
    <w:rsid w:val="285F6B72"/>
    <w:rsid w:val="286E7D8B"/>
    <w:rsid w:val="291278D6"/>
    <w:rsid w:val="29232C42"/>
    <w:rsid w:val="299C23B1"/>
    <w:rsid w:val="29E070D2"/>
    <w:rsid w:val="2A3050AD"/>
    <w:rsid w:val="2A3C480E"/>
    <w:rsid w:val="2A424553"/>
    <w:rsid w:val="2AA258C2"/>
    <w:rsid w:val="2AD67CF5"/>
    <w:rsid w:val="2B3A6053"/>
    <w:rsid w:val="2B604CDC"/>
    <w:rsid w:val="2B8878D9"/>
    <w:rsid w:val="2CB01EC6"/>
    <w:rsid w:val="2CBA1998"/>
    <w:rsid w:val="2CFB1419"/>
    <w:rsid w:val="2D231834"/>
    <w:rsid w:val="2D3E5436"/>
    <w:rsid w:val="2D940F40"/>
    <w:rsid w:val="2E101866"/>
    <w:rsid w:val="2E6E49B0"/>
    <w:rsid w:val="2F812882"/>
    <w:rsid w:val="2FC823FE"/>
    <w:rsid w:val="30005242"/>
    <w:rsid w:val="30112079"/>
    <w:rsid w:val="301F55B4"/>
    <w:rsid w:val="30734C96"/>
    <w:rsid w:val="30EF439D"/>
    <w:rsid w:val="31921C38"/>
    <w:rsid w:val="31C01943"/>
    <w:rsid w:val="32015494"/>
    <w:rsid w:val="320D0D33"/>
    <w:rsid w:val="32161B1E"/>
    <w:rsid w:val="32196859"/>
    <w:rsid w:val="322E3285"/>
    <w:rsid w:val="32A13C56"/>
    <w:rsid w:val="32AA7818"/>
    <w:rsid w:val="32DE7008"/>
    <w:rsid w:val="32E87AC8"/>
    <w:rsid w:val="33327C0A"/>
    <w:rsid w:val="334964E9"/>
    <w:rsid w:val="334C15FD"/>
    <w:rsid w:val="33B351FA"/>
    <w:rsid w:val="344E0DBB"/>
    <w:rsid w:val="34634076"/>
    <w:rsid w:val="34A6550C"/>
    <w:rsid w:val="34CB7C4C"/>
    <w:rsid w:val="35283203"/>
    <w:rsid w:val="35A145CF"/>
    <w:rsid w:val="35BF2653"/>
    <w:rsid w:val="36964B84"/>
    <w:rsid w:val="36B6282B"/>
    <w:rsid w:val="376B6335"/>
    <w:rsid w:val="37A61A6B"/>
    <w:rsid w:val="37BF220B"/>
    <w:rsid w:val="37C32320"/>
    <w:rsid w:val="37D6394B"/>
    <w:rsid w:val="37D75795"/>
    <w:rsid w:val="37E251BF"/>
    <w:rsid w:val="381B7CE0"/>
    <w:rsid w:val="38D41ADA"/>
    <w:rsid w:val="38D545C5"/>
    <w:rsid w:val="38E37496"/>
    <w:rsid w:val="391C14FA"/>
    <w:rsid w:val="398C0696"/>
    <w:rsid w:val="3A021EFA"/>
    <w:rsid w:val="3AA1029B"/>
    <w:rsid w:val="3AEC19F9"/>
    <w:rsid w:val="3B3119EC"/>
    <w:rsid w:val="3B803304"/>
    <w:rsid w:val="3BD02F96"/>
    <w:rsid w:val="3BDF255B"/>
    <w:rsid w:val="3BF4680D"/>
    <w:rsid w:val="3C3A2895"/>
    <w:rsid w:val="3C5427B3"/>
    <w:rsid w:val="3C8219E9"/>
    <w:rsid w:val="3C826A31"/>
    <w:rsid w:val="3C8A2E00"/>
    <w:rsid w:val="3C8A40B6"/>
    <w:rsid w:val="3CAD5D68"/>
    <w:rsid w:val="3CCB08F4"/>
    <w:rsid w:val="3D5404BB"/>
    <w:rsid w:val="3D96333C"/>
    <w:rsid w:val="3DB919EB"/>
    <w:rsid w:val="3DBC52F7"/>
    <w:rsid w:val="3DF9333E"/>
    <w:rsid w:val="3DFF581A"/>
    <w:rsid w:val="3E413558"/>
    <w:rsid w:val="3E6D0687"/>
    <w:rsid w:val="3E756654"/>
    <w:rsid w:val="3E765396"/>
    <w:rsid w:val="3EA55BAC"/>
    <w:rsid w:val="3EAC0890"/>
    <w:rsid w:val="3EAE74DE"/>
    <w:rsid w:val="3F1B763A"/>
    <w:rsid w:val="3FD60F70"/>
    <w:rsid w:val="3FE7265D"/>
    <w:rsid w:val="3FF24AA6"/>
    <w:rsid w:val="40395D50"/>
    <w:rsid w:val="403B1A25"/>
    <w:rsid w:val="40647F0B"/>
    <w:rsid w:val="407E451B"/>
    <w:rsid w:val="411E1720"/>
    <w:rsid w:val="412D508A"/>
    <w:rsid w:val="415E6958"/>
    <w:rsid w:val="4161794A"/>
    <w:rsid w:val="416A6C94"/>
    <w:rsid w:val="420214F7"/>
    <w:rsid w:val="422129CE"/>
    <w:rsid w:val="422C1C15"/>
    <w:rsid w:val="424A1769"/>
    <w:rsid w:val="424D5CA5"/>
    <w:rsid w:val="429A3022"/>
    <w:rsid w:val="435E18FA"/>
    <w:rsid w:val="43620055"/>
    <w:rsid w:val="43745F2D"/>
    <w:rsid w:val="43BD76F7"/>
    <w:rsid w:val="43BE0B8A"/>
    <w:rsid w:val="44C51BC1"/>
    <w:rsid w:val="44EB7844"/>
    <w:rsid w:val="450323A7"/>
    <w:rsid w:val="45624859"/>
    <w:rsid w:val="45C01D51"/>
    <w:rsid w:val="45E41F1D"/>
    <w:rsid w:val="465D556A"/>
    <w:rsid w:val="466A1423"/>
    <w:rsid w:val="46785083"/>
    <w:rsid w:val="468D33E6"/>
    <w:rsid w:val="46A60803"/>
    <w:rsid w:val="46E7172F"/>
    <w:rsid w:val="477E0810"/>
    <w:rsid w:val="48994279"/>
    <w:rsid w:val="492D4D7B"/>
    <w:rsid w:val="493D4A66"/>
    <w:rsid w:val="49692961"/>
    <w:rsid w:val="497E384B"/>
    <w:rsid w:val="49EE7612"/>
    <w:rsid w:val="49F16E28"/>
    <w:rsid w:val="4A591C73"/>
    <w:rsid w:val="4AAB0CA9"/>
    <w:rsid w:val="4AAF2D43"/>
    <w:rsid w:val="4AB30567"/>
    <w:rsid w:val="4B160EF4"/>
    <w:rsid w:val="4B1930A7"/>
    <w:rsid w:val="4B8B4AF7"/>
    <w:rsid w:val="4BA8684F"/>
    <w:rsid w:val="4BB71950"/>
    <w:rsid w:val="4BC340CA"/>
    <w:rsid w:val="4C2313A5"/>
    <w:rsid w:val="4C8811B1"/>
    <w:rsid w:val="4CDA29B4"/>
    <w:rsid w:val="4D4319B3"/>
    <w:rsid w:val="4D612A20"/>
    <w:rsid w:val="4DA06A44"/>
    <w:rsid w:val="4DFC2225"/>
    <w:rsid w:val="4EF4252F"/>
    <w:rsid w:val="4EF75EC8"/>
    <w:rsid w:val="4F191B74"/>
    <w:rsid w:val="4F527042"/>
    <w:rsid w:val="4F840BA5"/>
    <w:rsid w:val="4FD16611"/>
    <w:rsid w:val="508722D9"/>
    <w:rsid w:val="51293045"/>
    <w:rsid w:val="51AC204A"/>
    <w:rsid w:val="51CC052F"/>
    <w:rsid w:val="51D25C4C"/>
    <w:rsid w:val="52353242"/>
    <w:rsid w:val="52AF737E"/>
    <w:rsid w:val="52B33941"/>
    <w:rsid w:val="53367846"/>
    <w:rsid w:val="53522C9F"/>
    <w:rsid w:val="53C47A71"/>
    <w:rsid w:val="53F674BD"/>
    <w:rsid w:val="54333052"/>
    <w:rsid w:val="54DB6931"/>
    <w:rsid w:val="54E243D1"/>
    <w:rsid w:val="551F2B9A"/>
    <w:rsid w:val="552E39BD"/>
    <w:rsid w:val="553D3796"/>
    <w:rsid w:val="55403052"/>
    <w:rsid w:val="55DE25BA"/>
    <w:rsid w:val="560441B1"/>
    <w:rsid w:val="560728DE"/>
    <w:rsid w:val="56143790"/>
    <w:rsid w:val="5620741E"/>
    <w:rsid w:val="56294C1A"/>
    <w:rsid w:val="563D6819"/>
    <w:rsid w:val="565D033B"/>
    <w:rsid w:val="56A90C8D"/>
    <w:rsid w:val="56AF7A0C"/>
    <w:rsid w:val="56D20648"/>
    <w:rsid w:val="56D24C50"/>
    <w:rsid w:val="570E3D20"/>
    <w:rsid w:val="57B2798B"/>
    <w:rsid w:val="57E06998"/>
    <w:rsid w:val="580F649B"/>
    <w:rsid w:val="586909F9"/>
    <w:rsid w:val="58E3683A"/>
    <w:rsid w:val="58EE2226"/>
    <w:rsid w:val="59193271"/>
    <w:rsid w:val="5925561C"/>
    <w:rsid w:val="59336937"/>
    <w:rsid w:val="593529EC"/>
    <w:rsid w:val="595C2FF9"/>
    <w:rsid w:val="59AF7F9E"/>
    <w:rsid w:val="5A3C65AB"/>
    <w:rsid w:val="5AB71FFF"/>
    <w:rsid w:val="5AEC4FE5"/>
    <w:rsid w:val="5B2B10E7"/>
    <w:rsid w:val="5B4119A9"/>
    <w:rsid w:val="5B5521AA"/>
    <w:rsid w:val="5B69275B"/>
    <w:rsid w:val="5BB76D90"/>
    <w:rsid w:val="5C5A0BD2"/>
    <w:rsid w:val="5C8A6867"/>
    <w:rsid w:val="5CFC1DDD"/>
    <w:rsid w:val="5D4F3F26"/>
    <w:rsid w:val="5D734C6F"/>
    <w:rsid w:val="5E3407E9"/>
    <w:rsid w:val="5EA5331C"/>
    <w:rsid w:val="5EAA5227"/>
    <w:rsid w:val="5EAB3837"/>
    <w:rsid w:val="5EB55C6F"/>
    <w:rsid w:val="5EBA672B"/>
    <w:rsid w:val="5F0726ED"/>
    <w:rsid w:val="5F5645F8"/>
    <w:rsid w:val="5F825315"/>
    <w:rsid w:val="5F8D31DB"/>
    <w:rsid w:val="5F8D35EF"/>
    <w:rsid w:val="5FC51027"/>
    <w:rsid w:val="603F2D5C"/>
    <w:rsid w:val="60C13E42"/>
    <w:rsid w:val="612D4AED"/>
    <w:rsid w:val="613E732D"/>
    <w:rsid w:val="6142334F"/>
    <w:rsid w:val="623E3FF8"/>
    <w:rsid w:val="626868D7"/>
    <w:rsid w:val="627514BC"/>
    <w:rsid w:val="62935D78"/>
    <w:rsid w:val="6297624A"/>
    <w:rsid w:val="62DE39ED"/>
    <w:rsid w:val="6316357B"/>
    <w:rsid w:val="63587BB9"/>
    <w:rsid w:val="63A04406"/>
    <w:rsid w:val="63F821DB"/>
    <w:rsid w:val="63FA7BF3"/>
    <w:rsid w:val="640E4D30"/>
    <w:rsid w:val="641D6AAF"/>
    <w:rsid w:val="64A562C8"/>
    <w:rsid w:val="64B232BF"/>
    <w:rsid w:val="64F50F88"/>
    <w:rsid w:val="65173813"/>
    <w:rsid w:val="652C4A5F"/>
    <w:rsid w:val="659B1573"/>
    <w:rsid w:val="65C24208"/>
    <w:rsid w:val="661245AF"/>
    <w:rsid w:val="6653479C"/>
    <w:rsid w:val="667D4C95"/>
    <w:rsid w:val="670D5836"/>
    <w:rsid w:val="674E7B34"/>
    <w:rsid w:val="67CA222F"/>
    <w:rsid w:val="680825C7"/>
    <w:rsid w:val="68446A90"/>
    <w:rsid w:val="688A744C"/>
    <w:rsid w:val="68A93428"/>
    <w:rsid w:val="68B4776E"/>
    <w:rsid w:val="69125552"/>
    <w:rsid w:val="69AA4346"/>
    <w:rsid w:val="69D16838"/>
    <w:rsid w:val="6A524D8C"/>
    <w:rsid w:val="6A9A297F"/>
    <w:rsid w:val="6ABD0E30"/>
    <w:rsid w:val="6AD40143"/>
    <w:rsid w:val="6B097B38"/>
    <w:rsid w:val="6B1A43F3"/>
    <w:rsid w:val="6B297F22"/>
    <w:rsid w:val="6BD44ED7"/>
    <w:rsid w:val="6BDD3850"/>
    <w:rsid w:val="6C3863D8"/>
    <w:rsid w:val="6C4003F6"/>
    <w:rsid w:val="6CED7DC5"/>
    <w:rsid w:val="6D0A69CB"/>
    <w:rsid w:val="6DCE2A3D"/>
    <w:rsid w:val="6E3358AE"/>
    <w:rsid w:val="6E495991"/>
    <w:rsid w:val="6E5A2BC2"/>
    <w:rsid w:val="6E83351E"/>
    <w:rsid w:val="6E8D3933"/>
    <w:rsid w:val="6E9C124E"/>
    <w:rsid w:val="6EB8144F"/>
    <w:rsid w:val="6F1A13EB"/>
    <w:rsid w:val="6F1D4BC7"/>
    <w:rsid w:val="6F8A397B"/>
    <w:rsid w:val="6FAD2072"/>
    <w:rsid w:val="6FB201CA"/>
    <w:rsid w:val="6FC202BD"/>
    <w:rsid w:val="6FFC43F4"/>
    <w:rsid w:val="70082E90"/>
    <w:rsid w:val="70C518E4"/>
    <w:rsid w:val="71182305"/>
    <w:rsid w:val="7162160B"/>
    <w:rsid w:val="71652C59"/>
    <w:rsid w:val="729A20FA"/>
    <w:rsid w:val="72E71C57"/>
    <w:rsid w:val="72E87F03"/>
    <w:rsid w:val="72F10038"/>
    <w:rsid w:val="7327752A"/>
    <w:rsid w:val="73574F22"/>
    <w:rsid w:val="7370014C"/>
    <w:rsid w:val="73AA24B0"/>
    <w:rsid w:val="74563D9B"/>
    <w:rsid w:val="74892841"/>
    <w:rsid w:val="74D5253C"/>
    <w:rsid w:val="74DC3D8B"/>
    <w:rsid w:val="752C57AF"/>
    <w:rsid w:val="759240F8"/>
    <w:rsid w:val="75E6188F"/>
    <w:rsid w:val="76114760"/>
    <w:rsid w:val="76BF15C1"/>
    <w:rsid w:val="76DA456B"/>
    <w:rsid w:val="76F354A7"/>
    <w:rsid w:val="77696C0C"/>
    <w:rsid w:val="77A420A4"/>
    <w:rsid w:val="77AD7839"/>
    <w:rsid w:val="77E6542E"/>
    <w:rsid w:val="77EF1EC1"/>
    <w:rsid w:val="7828046A"/>
    <w:rsid w:val="78DA1FB5"/>
    <w:rsid w:val="791B141E"/>
    <w:rsid w:val="792615CC"/>
    <w:rsid w:val="79353D2C"/>
    <w:rsid w:val="798B5390"/>
    <w:rsid w:val="79980C35"/>
    <w:rsid w:val="79AC25C4"/>
    <w:rsid w:val="79AC74F7"/>
    <w:rsid w:val="79E14979"/>
    <w:rsid w:val="79EA423A"/>
    <w:rsid w:val="79F03BA3"/>
    <w:rsid w:val="7A537231"/>
    <w:rsid w:val="7A804F62"/>
    <w:rsid w:val="7AB27DAB"/>
    <w:rsid w:val="7B062EE2"/>
    <w:rsid w:val="7B143FAA"/>
    <w:rsid w:val="7B2C77C2"/>
    <w:rsid w:val="7B2F1AF5"/>
    <w:rsid w:val="7C0D57B2"/>
    <w:rsid w:val="7C333BEE"/>
    <w:rsid w:val="7C5461FB"/>
    <w:rsid w:val="7C805520"/>
    <w:rsid w:val="7CB935D9"/>
    <w:rsid w:val="7CBE6155"/>
    <w:rsid w:val="7D2E1322"/>
    <w:rsid w:val="7D3414F3"/>
    <w:rsid w:val="7D367829"/>
    <w:rsid w:val="7D370093"/>
    <w:rsid w:val="7D597499"/>
    <w:rsid w:val="7D5D23C5"/>
    <w:rsid w:val="7EFE200A"/>
    <w:rsid w:val="7F3B7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42" fillcolor="white">
      <v:fill color="white"/>
    </o:shapedefaults>
    <o:shapelayout v:ext="edit">
      <o:idmap v:ext="edit" data="1"/>
    </o:shapelayout>
  </w:shapeDefaults>
  <w:decimalSymbol w:val="."/>
  <w:listSeparator w:val=","/>
  <w15:docId w15:val="{8752A68F-6415-4F04-BD78-5D049F7DC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unhideWhenUsed="1" w:qFormat="1"/>
    <w:lsdException w:name="heading 3" w:uiPriority="0"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uiPriority="0"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semiHidden="1" w:unhideWhenUsed="1"/>
    <w:lsdException w:name="line number" w:semiHidden="1" w:unhideWhenUsed="1"/>
    <w:lsdException w:name="page number" w:semiHidden="1" w:unhideWhenUsed="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uiPriority="0"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semiHidden="1" w:uiPriority="59" w:unhideWhenUsed="1"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jc w:val="both"/>
    </w:pPr>
    <w:rPr>
      <w:rFonts w:asciiTheme="minorHAnsi" w:eastAsiaTheme="minorEastAsia" w:hAnsiTheme="minorHAnsi" w:cstheme="minorBidi"/>
      <w:kern w:val="2"/>
      <w:sz w:val="24"/>
      <w:szCs w:val="24"/>
    </w:rPr>
  </w:style>
  <w:style w:type="paragraph" w:styleId="1">
    <w:name w:val="heading 1"/>
    <w:basedOn w:val="a"/>
    <w:next w:val="10"/>
    <w:link w:val="1Char"/>
    <w:qFormat/>
    <w:pPr>
      <w:widowControl/>
      <w:spacing w:beforeLines="50" w:before="50" w:afterLines="50" w:after="50" w:line="400" w:lineRule="exact"/>
      <w:jc w:val="center"/>
      <w:outlineLvl w:val="0"/>
    </w:pPr>
    <w:rPr>
      <w:rFonts w:ascii="Times New Roman" w:eastAsia="黑体" w:hAnsi="Times New Roman" w:cs="Times New Roman"/>
      <w:b/>
      <w:bCs/>
      <w:kern w:val="36"/>
      <w:sz w:val="32"/>
      <w:szCs w:val="32"/>
    </w:rPr>
  </w:style>
  <w:style w:type="paragraph" w:styleId="2">
    <w:name w:val="heading 2"/>
    <w:basedOn w:val="a"/>
    <w:next w:val="a"/>
    <w:link w:val="2Char"/>
    <w:uiPriority w:val="9"/>
    <w:unhideWhenUsed/>
    <w:qFormat/>
    <w:pPr>
      <w:keepNext/>
      <w:keepLines/>
      <w:spacing w:beforeLines="50" w:before="50" w:afterLines="50" w:after="50" w:line="400" w:lineRule="exact"/>
      <w:outlineLvl w:val="1"/>
    </w:pPr>
    <w:rPr>
      <w:rFonts w:asciiTheme="majorHAnsi" w:eastAsia="黑体" w:hAnsiTheme="majorHAnsi" w:cstheme="majorBidi"/>
      <w:bCs/>
      <w:sz w:val="28"/>
      <w:szCs w:val="32"/>
    </w:rPr>
  </w:style>
  <w:style w:type="paragraph" w:styleId="3">
    <w:name w:val="heading 3"/>
    <w:basedOn w:val="a"/>
    <w:next w:val="a"/>
    <w:link w:val="3Char"/>
    <w:unhideWhenUsed/>
    <w:qFormat/>
    <w:pPr>
      <w:keepNext/>
      <w:keepLines/>
      <w:spacing w:beforeLines="50" w:before="50" w:afterLines="50" w:after="50" w:line="400" w:lineRule="exact"/>
      <w:outlineLvl w:val="2"/>
    </w:pPr>
    <w:rPr>
      <w:rFonts w:ascii="Times New Roman" w:eastAsia="黑体" w:hAnsi="Times New Roman" w:cs="Times New Roman"/>
      <w:bCs/>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uiPriority w:val="39"/>
    <w:qFormat/>
    <w:rPr>
      <w:rFonts w:ascii="Times New Roman" w:eastAsia="宋体" w:hAnsi="Times New Roman" w:cs="Times New Roman"/>
    </w:rPr>
  </w:style>
  <w:style w:type="paragraph" w:styleId="a3">
    <w:name w:val="Normal Indent"/>
    <w:basedOn w:val="a"/>
    <w:qFormat/>
    <w:pPr>
      <w:snapToGrid w:val="0"/>
      <w:spacing w:line="244" w:lineRule="auto"/>
      <w:ind w:firstLineChars="200" w:firstLine="420"/>
    </w:pPr>
    <w:rPr>
      <w:rFonts w:ascii="Times New Roman" w:eastAsia="方正书宋简体" w:hAnsi="Times New Roman" w:cs="Times New Roman"/>
      <w:spacing w:val="4"/>
      <w:sz w:val="20"/>
      <w:szCs w:val="20"/>
    </w:rPr>
  </w:style>
  <w:style w:type="paragraph" w:styleId="a4">
    <w:name w:val="caption"/>
    <w:basedOn w:val="a"/>
    <w:next w:val="a"/>
    <w:uiPriority w:val="35"/>
    <w:semiHidden/>
    <w:unhideWhenUsed/>
    <w:qFormat/>
    <w:rPr>
      <w:rFonts w:ascii="Arial" w:eastAsia="黑体" w:hAnsi="Arial"/>
      <w:sz w:val="20"/>
    </w:rPr>
  </w:style>
  <w:style w:type="paragraph" w:styleId="a5">
    <w:name w:val="annotation text"/>
    <w:basedOn w:val="a"/>
    <w:uiPriority w:val="99"/>
    <w:semiHidden/>
    <w:unhideWhenUsed/>
    <w:qFormat/>
    <w:pPr>
      <w:jc w:val="left"/>
    </w:pPr>
  </w:style>
  <w:style w:type="paragraph" w:styleId="a6">
    <w:name w:val="Salutation"/>
    <w:basedOn w:val="a"/>
    <w:next w:val="a"/>
    <w:link w:val="Char"/>
    <w:qFormat/>
    <w:rPr>
      <w:rFonts w:ascii="Times New Roman" w:eastAsia="宋体" w:hAnsi="Times New Roman" w:cs="Times New Roman"/>
      <w:szCs w:val="20"/>
    </w:rPr>
  </w:style>
  <w:style w:type="paragraph" w:styleId="a7">
    <w:name w:val="Body Text"/>
    <w:basedOn w:val="a"/>
    <w:link w:val="Char0"/>
    <w:uiPriority w:val="99"/>
    <w:unhideWhenUsed/>
    <w:qFormat/>
    <w:pPr>
      <w:spacing w:after="120"/>
    </w:pPr>
  </w:style>
  <w:style w:type="paragraph" w:styleId="a8">
    <w:name w:val="Body Text Indent"/>
    <w:basedOn w:val="a"/>
    <w:link w:val="Char1"/>
    <w:qFormat/>
    <w:pPr>
      <w:spacing w:line="0" w:lineRule="atLeast"/>
      <w:ind w:firstLine="570"/>
    </w:pPr>
    <w:rPr>
      <w:rFonts w:ascii="Times New Roman" w:eastAsia="宋体" w:hAnsi="Times New Roman" w:cs="Times New Roman"/>
      <w:b/>
      <w:sz w:val="28"/>
      <w:szCs w:val="20"/>
      <w:u w:val="single"/>
    </w:rPr>
  </w:style>
  <w:style w:type="paragraph" w:styleId="30">
    <w:name w:val="toc 3"/>
    <w:basedOn w:val="a"/>
    <w:next w:val="a"/>
    <w:uiPriority w:val="39"/>
    <w:unhideWhenUsed/>
    <w:qFormat/>
    <w:pPr>
      <w:ind w:leftChars="400" w:left="840"/>
    </w:pPr>
  </w:style>
  <w:style w:type="paragraph" w:styleId="a9">
    <w:name w:val="endnote text"/>
    <w:basedOn w:val="a"/>
    <w:link w:val="Char2"/>
    <w:qFormat/>
    <w:pPr>
      <w:snapToGrid w:val="0"/>
      <w:jc w:val="left"/>
    </w:pPr>
    <w:rPr>
      <w:rFonts w:ascii="Times New Roman" w:eastAsia="宋体" w:hAnsi="Times New Roman" w:cs="Times New Roman"/>
    </w:rPr>
  </w:style>
  <w:style w:type="paragraph" w:styleId="aa">
    <w:name w:val="Balloon Text"/>
    <w:basedOn w:val="a"/>
    <w:link w:val="Char3"/>
    <w:qFormat/>
    <w:rPr>
      <w:rFonts w:ascii="Times New Roman" w:eastAsia="宋体" w:hAnsi="Times New Roman" w:cs="Times New Roman"/>
      <w:sz w:val="18"/>
      <w:szCs w:val="18"/>
    </w:rPr>
  </w:style>
  <w:style w:type="paragraph" w:styleId="ab">
    <w:name w:val="footer"/>
    <w:basedOn w:val="a"/>
    <w:link w:val="Char4"/>
    <w:uiPriority w:val="99"/>
    <w:unhideWhenUsed/>
    <w:qFormat/>
    <w:pPr>
      <w:tabs>
        <w:tab w:val="center" w:pos="4153"/>
        <w:tab w:val="right" w:pos="8306"/>
      </w:tabs>
      <w:snapToGrid w:val="0"/>
      <w:jc w:val="left"/>
    </w:pPr>
    <w:rPr>
      <w:sz w:val="18"/>
      <w:szCs w:val="18"/>
    </w:rPr>
  </w:style>
  <w:style w:type="paragraph" w:styleId="ac">
    <w:name w:val="header"/>
    <w:basedOn w:val="a"/>
    <w:link w:val="Char5"/>
    <w:uiPriority w:val="99"/>
    <w:unhideWhenUsed/>
    <w:qFormat/>
    <w:pPr>
      <w:pBdr>
        <w:bottom w:val="single" w:sz="6" w:space="1" w:color="auto"/>
      </w:pBdr>
      <w:tabs>
        <w:tab w:val="center" w:pos="4153"/>
        <w:tab w:val="right" w:pos="8306"/>
      </w:tabs>
      <w:snapToGrid w:val="0"/>
      <w:jc w:val="center"/>
    </w:pPr>
    <w:rPr>
      <w:sz w:val="18"/>
      <w:szCs w:val="18"/>
    </w:rPr>
  </w:style>
  <w:style w:type="paragraph" w:styleId="ad">
    <w:name w:val="footnote text"/>
    <w:basedOn w:val="a"/>
    <w:link w:val="Char6"/>
    <w:qFormat/>
    <w:pPr>
      <w:snapToGrid w:val="0"/>
      <w:jc w:val="left"/>
    </w:pPr>
    <w:rPr>
      <w:rFonts w:ascii="Times New Roman" w:eastAsia="宋体" w:hAnsi="Times New Roman" w:cs="Times New Roman"/>
      <w:sz w:val="18"/>
    </w:rPr>
  </w:style>
  <w:style w:type="paragraph" w:styleId="20">
    <w:name w:val="toc 2"/>
    <w:basedOn w:val="a"/>
    <w:next w:val="a"/>
    <w:uiPriority w:val="39"/>
    <w:unhideWhenUsed/>
    <w:qFormat/>
    <w:pPr>
      <w:ind w:leftChars="200" w:left="420"/>
    </w:pPr>
  </w:style>
  <w:style w:type="paragraph" w:styleId="ae">
    <w:name w:val="Normal (Web)"/>
    <w:basedOn w:val="a"/>
    <w:link w:val="Char7"/>
    <w:uiPriority w:val="99"/>
    <w:unhideWhenUsed/>
    <w:qFormat/>
    <w:pPr>
      <w:widowControl/>
      <w:spacing w:before="100" w:beforeAutospacing="1" w:after="100" w:afterAutospacing="1" w:line="240" w:lineRule="auto"/>
      <w:jc w:val="left"/>
    </w:pPr>
    <w:rPr>
      <w:rFonts w:ascii="宋体" w:eastAsia="宋体" w:hAnsi="宋体" w:cs="宋体"/>
      <w:kern w:val="0"/>
    </w:rPr>
  </w:style>
  <w:style w:type="paragraph" w:styleId="af">
    <w:name w:val="Title"/>
    <w:basedOn w:val="a"/>
    <w:next w:val="a"/>
    <w:link w:val="Char8"/>
    <w:uiPriority w:val="10"/>
    <w:qFormat/>
    <w:pPr>
      <w:spacing w:beforeLines="10" w:before="10" w:afterLines="10" w:after="10" w:line="400" w:lineRule="exact"/>
      <w:jc w:val="center"/>
      <w:outlineLvl w:val="0"/>
    </w:pPr>
    <w:rPr>
      <w:rFonts w:asciiTheme="majorHAnsi" w:eastAsiaTheme="majorEastAsia" w:hAnsiTheme="majorHAnsi" w:cstheme="majorBidi"/>
      <w:b/>
      <w:bCs/>
      <w:sz w:val="32"/>
      <w:szCs w:val="32"/>
    </w:rPr>
  </w:style>
  <w:style w:type="table" w:styleId="af0">
    <w:name w:val="Table Grid"/>
    <w:basedOn w:val="a1"/>
    <w:uiPriority w:val="59"/>
    <w:qFormat/>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1">
    <w:name w:val="Strong"/>
    <w:basedOn w:val="a0"/>
    <w:uiPriority w:val="22"/>
    <w:qFormat/>
    <w:rPr>
      <w:b/>
      <w:bCs/>
    </w:rPr>
  </w:style>
  <w:style w:type="character" w:styleId="af2">
    <w:name w:val="endnote reference"/>
    <w:qFormat/>
    <w:rPr>
      <w:vertAlign w:val="superscript"/>
    </w:rPr>
  </w:style>
  <w:style w:type="character" w:styleId="af3">
    <w:name w:val="Emphasis"/>
    <w:basedOn w:val="a0"/>
    <w:uiPriority w:val="20"/>
    <w:qFormat/>
    <w:rPr>
      <w:i/>
      <w:iCs/>
    </w:rPr>
  </w:style>
  <w:style w:type="character" w:styleId="af4">
    <w:name w:val="Hyperlink"/>
    <w:basedOn w:val="a0"/>
    <w:uiPriority w:val="99"/>
    <w:unhideWhenUsed/>
    <w:qFormat/>
    <w:rPr>
      <w:color w:val="0000FF"/>
      <w:u w:val="single"/>
    </w:rPr>
  </w:style>
  <w:style w:type="character" w:styleId="af5">
    <w:name w:val="footnote reference"/>
    <w:qFormat/>
    <w:rPr>
      <w:vertAlign w:val="superscript"/>
    </w:rPr>
  </w:style>
  <w:style w:type="character" w:customStyle="1" w:styleId="Char5">
    <w:name w:val="页眉 Char"/>
    <w:basedOn w:val="a0"/>
    <w:link w:val="ac"/>
    <w:uiPriority w:val="99"/>
    <w:qFormat/>
    <w:rPr>
      <w:sz w:val="18"/>
      <w:szCs w:val="18"/>
    </w:rPr>
  </w:style>
  <w:style w:type="character" w:customStyle="1" w:styleId="Char4">
    <w:name w:val="页脚 Char"/>
    <w:basedOn w:val="a0"/>
    <w:link w:val="ab"/>
    <w:uiPriority w:val="99"/>
    <w:qFormat/>
    <w:rPr>
      <w:sz w:val="18"/>
      <w:szCs w:val="18"/>
    </w:rPr>
  </w:style>
  <w:style w:type="character" w:customStyle="1" w:styleId="1Char">
    <w:name w:val="标题 1 Char"/>
    <w:basedOn w:val="a0"/>
    <w:link w:val="1"/>
    <w:qFormat/>
    <w:rPr>
      <w:rFonts w:eastAsia="黑体"/>
      <w:b/>
      <w:bCs/>
      <w:kern w:val="36"/>
      <w:sz w:val="32"/>
      <w:szCs w:val="32"/>
    </w:rPr>
  </w:style>
  <w:style w:type="character" w:customStyle="1" w:styleId="3Char">
    <w:name w:val="标题 3 Char"/>
    <w:basedOn w:val="a0"/>
    <w:link w:val="3"/>
    <w:qFormat/>
    <w:rPr>
      <w:rFonts w:eastAsia="黑体"/>
      <w:bCs/>
      <w:kern w:val="2"/>
      <w:sz w:val="24"/>
      <w:szCs w:val="24"/>
    </w:rPr>
  </w:style>
  <w:style w:type="character" w:customStyle="1" w:styleId="Char2">
    <w:name w:val="尾注文本 Char"/>
    <w:basedOn w:val="a0"/>
    <w:link w:val="a9"/>
    <w:qFormat/>
    <w:rPr>
      <w:rFonts w:ascii="Times New Roman" w:eastAsia="宋体" w:hAnsi="Times New Roman" w:cs="Times New Roman"/>
      <w:szCs w:val="24"/>
    </w:rPr>
  </w:style>
  <w:style w:type="character" w:customStyle="1" w:styleId="Char3">
    <w:name w:val="批注框文本 Char"/>
    <w:basedOn w:val="a0"/>
    <w:link w:val="aa"/>
    <w:qFormat/>
    <w:rPr>
      <w:rFonts w:ascii="Times New Roman" w:eastAsia="宋体" w:hAnsi="Times New Roman" w:cs="Times New Roman"/>
      <w:sz w:val="18"/>
      <w:szCs w:val="18"/>
    </w:rPr>
  </w:style>
  <w:style w:type="character" w:customStyle="1" w:styleId="Char6">
    <w:name w:val="脚注文本 Char"/>
    <w:basedOn w:val="a0"/>
    <w:link w:val="ad"/>
    <w:qFormat/>
    <w:rPr>
      <w:rFonts w:ascii="Times New Roman" w:eastAsia="宋体" w:hAnsi="Times New Roman" w:cs="Times New Roman"/>
      <w:sz w:val="18"/>
      <w:szCs w:val="24"/>
    </w:rPr>
  </w:style>
  <w:style w:type="paragraph" w:customStyle="1" w:styleId="p0">
    <w:name w:val="p0"/>
    <w:basedOn w:val="a"/>
    <w:qFormat/>
    <w:pPr>
      <w:widowControl/>
    </w:pPr>
    <w:rPr>
      <w:rFonts w:ascii="Times New Roman" w:eastAsia="宋体" w:hAnsi="Times New Roman" w:cs="Times New Roman"/>
      <w:kern w:val="0"/>
    </w:rPr>
  </w:style>
  <w:style w:type="character" w:customStyle="1" w:styleId="11">
    <w:name w:val="占位符文本1"/>
    <w:basedOn w:val="a0"/>
    <w:uiPriority w:val="99"/>
    <w:unhideWhenUsed/>
    <w:qFormat/>
    <w:rPr>
      <w:color w:val="808080"/>
    </w:rPr>
  </w:style>
  <w:style w:type="paragraph" w:customStyle="1" w:styleId="12">
    <w:name w:val="列出段落1"/>
    <w:basedOn w:val="a"/>
    <w:uiPriority w:val="99"/>
    <w:qFormat/>
    <w:pPr>
      <w:ind w:firstLineChars="200" w:firstLine="420"/>
    </w:pPr>
    <w:rPr>
      <w:rFonts w:ascii="Times New Roman" w:eastAsia="宋体" w:hAnsi="Times New Roman" w:cs="Times New Roman"/>
    </w:rPr>
  </w:style>
  <w:style w:type="character" w:customStyle="1" w:styleId="21">
    <w:name w:val="占位符文本2"/>
    <w:basedOn w:val="a0"/>
    <w:uiPriority w:val="99"/>
    <w:unhideWhenUsed/>
    <w:qFormat/>
    <w:rPr>
      <w:color w:val="808080"/>
    </w:rPr>
  </w:style>
  <w:style w:type="character" w:customStyle="1" w:styleId="authorname">
    <w:name w:val="authorname"/>
    <w:basedOn w:val="a0"/>
    <w:qFormat/>
  </w:style>
  <w:style w:type="character" w:customStyle="1" w:styleId="apple-converted-space">
    <w:name w:val="apple-converted-space"/>
    <w:basedOn w:val="a0"/>
    <w:qFormat/>
  </w:style>
  <w:style w:type="character" w:styleId="af6">
    <w:name w:val="Placeholder Text"/>
    <w:basedOn w:val="a0"/>
    <w:uiPriority w:val="99"/>
    <w:semiHidden/>
    <w:qFormat/>
    <w:rPr>
      <w:color w:val="808080"/>
    </w:rPr>
  </w:style>
  <w:style w:type="character" w:customStyle="1" w:styleId="wpkeywordlink">
    <w:name w:val="wp_keywordlink"/>
    <w:basedOn w:val="a0"/>
    <w:qFormat/>
  </w:style>
  <w:style w:type="paragraph" w:customStyle="1" w:styleId="TOC1">
    <w:name w:val="TOC 标题1"/>
    <w:basedOn w:val="1"/>
    <w:next w:val="a"/>
    <w:uiPriority w:val="39"/>
    <w:unhideWhenUsed/>
    <w:qFormat/>
    <w:pPr>
      <w:keepNext/>
      <w:keepLines/>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uiPriority w:val="9"/>
    <w:qFormat/>
    <w:rPr>
      <w:rFonts w:asciiTheme="majorHAnsi" w:eastAsia="黑体" w:hAnsiTheme="majorHAnsi" w:cstheme="majorBidi"/>
      <w:bCs/>
      <w:kern w:val="2"/>
      <w:sz w:val="28"/>
      <w:szCs w:val="32"/>
    </w:rPr>
  </w:style>
  <w:style w:type="paragraph" w:styleId="af7">
    <w:name w:val="No Spacing"/>
    <w:link w:val="Char9"/>
    <w:uiPriority w:val="1"/>
    <w:qFormat/>
    <w:pPr>
      <w:widowControl w:val="0"/>
      <w:jc w:val="both"/>
    </w:pPr>
    <w:rPr>
      <w:rFonts w:asciiTheme="minorHAnsi" w:eastAsiaTheme="minorEastAsia" w:hAnsiTheme="minorHAnsi" w:cstheme="minorBidi"/>
      <w:kern w:val="2"/>
      <w:sz w:val="21"/>
      <w:szCs w:val="22"/>
    </w:rPr>
  </w:style>
  <w:style w:type="character" w:customStyle="1" w:styleId="Char1">
    <w:name w:val="正文文本缩进 Char"/>
    <w:basedOn w:val="a0"/>
    <w:link w:val="a8"/>
    <w:qFormat/>
    <w:rPr>
      <w:rFonts w:ascii="Times New Roman" w:eastAsia="宋体" w:hAnsi="Times New Roman" w:cs="Times New Roman"/>
      <w:b/>
      <w:sz w:val="28"/>
      <w:szCs w:val="20"/>
      <w:u w:val="single"/>
    </w:rPr>
  </w:style>
  <w:style w:type="character" w:customStyle="1" w:styleId="Char">
    <w:name w:val="称呼 Char"/>
    <w:basedOn w:val="a0"/>
    <w:link w:val="a6"/>
    <w:qFormat/>
    <w:rPr>
      <w:rFonts w:ascii="Times New Roman" w:eastAsia="宋体" w:hAnsi="Times New Roman" w:cs="Times New Roman"/>
      <w:szCs w:val="20"/>
    </w:rPr>
  </w:style>
  <w:style w:type="character" w:customStyle="1" w:styleId="Char9">
    <w:name w:val="无间隔 Char"/>
    <w:basedOn w:val="a0"/>
    <w:link w:val="af7"/>
    <w:uiPriority w:val="1"/>
    <w:qFormat/>
  </w:style>
  <w:style w:type="paragraph" w:styleId="af8">
    <w:name w:val="List Paragraph"/>
    <w:basedOn w:val="a"/>
    <w:uiPriority w:val="34"/>
    <w:qFormat/>
    <w:pPr>
      <w:ind w:firstLineChars="200" w:firstLine="420"/>
    </w:pPr>
  </w:style>
  <w:style w:type="table" w:customStyle="1" w:styleId="13">
    <w:name w:val="网格型浅色1"/>
    <w:basedOn w:val="a1"/>
    <w:qFormat/>
    <w:rPr>
      <w:rFonts w:eastAsia="Times New Roman"/>
    </w:rPr>
    <w:tblPr>
      <w:tblInd w:w="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CellMar>
        <w:top w:w="0" w:type="dxa"/>
        <w:left w:w="108" w:type="dxa"/>
        <w:bottom w:w="0" w:type="dxa"/>
        <w:right w:w="108" w:type="dxa"/>
      </w:tblCellMar>
    </w:tblPr>
  </w:style>
  <w:style w:type="character" w:customStyle="1" w:styleId="mi">
    <w:name w:val="mi"/>
    <w:basedOn w:val="a0"/>
    <w:qFormat/>
  </w:style>
  <w:style w:type="character" w:customStyle="1" w:styleId="mo">
    <w:name w:val="mo"/>
    <w:basedOn w:val="a0"/>
    <w:qFormat/>
  </w:style>
  <w:style w:type="character" w:customStyle="1" w:styleId="mjxassistivemathml">
    <w:name w:val="mjx_assistive_mathml"/>
    <w:basedOn w:val="a0"/>
    <w:qFormat/>
  </w:style>
  <w:style w:type="character" w:customStyle="1" w:styleId="Char0">
    <w:name w:val="正文文本 Char"/>
    <w:basedOn w:val="a0"/>
    <w:link w:val="a7"/>
    <w:uiPriority w:val="99"/>
    <w:qFormat/>
    <w:rPr>
      <w:rFonts w:asciiTheme="minorHAnsi" w:eastAsiaTheme="minorEastAsia" w:hAnsiTheme="minorHAnsi" w:cstheme="minorBidi"/>
      <w:kern w:val="2"/>
      <w:sz w:val="24"/>
      <w:szCs w:val="24"/>
    </w:rPr>
  </w:style>
  <w:style w:type="character" w:customStyle="1" w:styleId="mn">
    <w:name w:val="mn"/>
    <w:basedOn w:val="a0"/>
    <w:qFormat/>
  </w:style>
  <w:style w:type="character" w:customStyle="1" w:styleId="mtext">
    <w:name w:val="mtext"/>
    <w:basedOn w:val="a0"/>
    <w:qFormat/>
  </w:style>
  <w:style w:type="paragraph" w:customStyle="1" w:styleId="af9">
    <w:name w:val="公式"/>
    <w:basedOn w:val="a"/>
    <w:next w:val="a"/>
    <w:qFormat/>
    <w:pPr>
      <w:tabs>
        <w:tab w:val="center" w:pos="4156"/>
        <w:tab w:val="right" w:pos="10110"/>
      </w:tabs>
    </w:pPr>
  </w:style>
  <w:style w:type="character" w:customStyle="1" w:styleId="MTConvertedEquation">
    <w:name w:val="MTConvertedEquation"/>
    <w:basedOn w:val="a0"/>
    <w:qFormat/>
    <w:rPr>
      <w:rFonts w:ascii="Cambria Math" w:hAnsi="Cambria Math"/>
      <w:color w:val="333333"/>
      <w:shd w:val="clear" w:color="auto" w:fill="FEFEFE"/>
    </w:rPr>
  </w:style>
  <w:style w:type="paragraph" w:customStyle="1" w:styleId="MTDisplayEquation">
    <w:name w:val="MTDisplayEquation"/>
    <w:basedOn w:val="ae"/>
    <w:next w:val="a"/>
    <w:link w:val="MTDisplayEquation0"/>
    <w:qFormat/>
    <w:pPr>
      <w:shd w:val="clear" w:color="auto" w:fill="FFFFFF"/>
      <w:tabs>
        <w:tab w:val="center" w:pos="4540"/>
        <w:tab w:val="right" w:pos="9080"/>
      </w:tabs>
      <w:spacing w:before="0" w:beforeAutospacing="0" w:after="0" w:afterAutospacing="0" w:line="360" w:lineRule="auto"/>
      <w:ind w:firstLine="420"/>
      <w:jc w:val="center"/>
    </w:pPr>
  </w:style>
  <w:style w:type="character" w:customStyle="1" w:styleId="Char7">
    <w:name w:val="普通(网站) Char"/>
    <w:basedOn w:val="a0"/>
    <w:link w:val="ae"/>
    <w:uiPriority w:val="99"/>
    <w:qFormat/>
    <w:rPr>
      <w:rFonts w:ascii="宋体" w:hAnsi="宋体" w:cs="宋体"/>
      <w:sz w:val="24"/>
      <w:szCs w:val="24"/>
    </w:rPr>
  </w:style>
  <w:style w:type="character" w:customStyle="1" w:styleId="MTDisplayEquation0">
    <w:name w:val="MTDisplayEquation 字符"/>
    <w:basedOn w:val="Char7"/>
    <w:link w:val="MTDisplayEquation"/>
    <w:qFormat/>
    <w:rPr>
      <w:rFonts w:ascii="宋体" w:hAnsi="宋体" w:cs="宋体"/>
      <w:sz w:val="24"/>
      <w:szCs w:val="24"/>
      <w:shd w:val="clear" w:color="auto" w:fill="FFFFFF"/>
    </w:rPr>
  </w:style>
  <w:style w:type="character" w:customStyle="1" w:styleId="MTEquationSection">
    <w:name w:val="MTEquationSection"/>
    <w:basedOn w:val="a0"/>
    <w:qFormat/>
    <w:rPr>
      <w:vanish/>
      <w:color w:val="FF0000"/>
    </w:rPr>
  </w:style>
  <w:style w:type="character" w:customStyle="1" w:styleId="title1">
    <w:name w:val="title1"/>
    <w:basedOn w:val="a0"/>
    <w:qFormat/>
    <w:rPr>
      <w:b/>
      <w:bCs/>
    </w:rPr>
  </w:style>
  <w:style w:type="character" w:customStyle="1" w:styleId="5Char">
    <w:name w:val="标题 5 Char"/>
    <w:basedOn w:val="a0"/>
    <w:link w:val="5"/>
    <w:uiPriority w:val="9"/>
    <w:qFormat/>
    <w:rPr>
      <w:rFonts w:asciiTheme="minorHAnsi" w:eastAsiaTheme="minorEastAsia" w:hAnsiTheme="minorHAnsi" w:cstheme="minorBidi"/>
      <w:b/>
      <w:bCs/>
      <w:kern w:val="2"/>
      <w:sz w:val="28"/>
      <w:szCs w:val="28"/>
    </w:rPr>
  </w:style>
  <w:style w:type="character" w:customStyle="1" w:styleId="style5">
    <w:name w:val="style5"/>
    <w:basedOn w:val="a0"/>
    <w:qFormat/>
  </w:style>
  <w:style w:type="character" w:customStyle="1" w:styleId="style3">
    <w:name w:val="style3"/>
    <w:basedOn w:val="a0"/>
    <w:qFormat/>
  </w:style>
  <w:style w:type="character" w:customStyle="1" w:styleId="Char8">
    <w:name w:val="标题 Char"/>
    <w:basedOn w:val="a0"/>
    <w:link w:val="af"/>
    <w:uiPriority w:val="10"/>
    <w:qFormat/>
    <w:rPr>
      <w:rFonts w:asciiTheme="majorHAnsi" w:eastAsiaTheme="majorEastAsia" w:hAnsiTheme="majorHAnsi" w:cstheme="majorBidi"/>
      <w:b/>
      <w:bCs/>
      <w:kern w:val="2"/>
      <w:sz w:val="32"/>
      <w:szCs w:val="32"/>
    </w:rPr>
  </w:style>
  <w:style w:type="character" w:customStyle="1" w:styleId="4Char">
    <w:name w:val="标题 4 Char"/>
    <w:basedOn w:val="a0"/>
    <w:link w:val="4"/>
    <w:uiPriority w:val="9"/>
    <w:qFormat/>
    <w:rPr>
      <w:rFonts w:asciiTheme="majorHAnsi" w:eastAsiaTheme="majorEastAsia" w:hAnsiTheme="majorHAnsi" w:cstheme="majorBidi"/>
      <w:b/>
      <w:bCs/>
      <w:kern w:val="2"/>
      <w:sz w:val="28"/>
      <w:szCs w:val="28"/>
    </w:rPr>
  </w:style>
  <w:style w:type="table" w:customStyle="1" w:styleId="210">
    <w:name w:val="无格式表格 21"/>
    <w:basedOn w:val="a1"/>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
    <w:name w:val="Para"/>
    <w:qFormat/>
    <w:pPr>
      <w:spacing w:line="264" w:lineRule="auto"/>
      <w:ind w:firstLine="240"/>
    </w:pPr>
    <w:rPr>
      <w:rFonts w:ascii="Linux Libertine" w:eastAsiaTheme="minorHAnsi" w:hAnsi="Linux Libertine" w:cstheme="minorBidi"/>
      <w:sz w:val="18"/>
      <w:szCs w:val="22"/>
      <w:lang w:eastAsia="en-US"/>
    </w:rPr>
  </w:style>
  <w:style w:type="paragraph" w:customStyle="1" w:styleId="BodyChar">
    <w:name w:val="Body Char"/>
    <w:qFormat/>
    <w:pPr>
      <w:tabs>
        <w:tab w:val="left" w:pos="567"/>
      </w:tabs>
      <w:jc w:val="both"/>
    </w:pPr>
    <w:rPr>
      <w:rFonts w:ascii="Times" w:eastAsiaTheme="minorEastAsia" w:hAnsi="Times"/>
      <w:color w:val="000000"/>
      <w:sz w:val="22"/>
      <w:szCs w:val="22"/>
      <w:lang w:val="en-GB" w:eastAsia="en-US"/>
    </w:rPr>
  </w:style>
  <w:style w:type="character" w:styleId="afa">
    <w:name w:val="annotation reference"/>
    <w:basedOn w:val="a0"/>
    <w:uiPriority w:val="99"/>
    <w:semiHidden/>
    <w:unhideWhenUsed/>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oleObject" Target="embeddings/oleObject43.bin"/><Relationship Id="rId299" Type="http://schemas.openxmlformats.org/officeDocument/2006/relationships/oleObject" Target="embeddings/oleObject135.bin"/><Relationship Id="rId671" Type="http://schemas.openxmlformats.org/officeDocument/2006/relationships/header" Target="header15.xml"/><Relationship Id="rId21" Type="http://schemas.openxmlformats.org/officeDocument/2006/relationships/header" Target="header5.xml"/><Relationship Id="rId63" Type="http://schemas.openxmlformats.org/officeDocument/2006/relationships/image" Target="media/image19.wmf"/><Relationship Id="rId159" Type="http://schemas.openxmlformats.org/officeDocument/2006/relationships/image" Target="media/image65.wmf"/><Relationship Id="rId324" Type="http://schemas.openxmlformats.org/officeDocument/2006/relationships/image" Target="media/image147.wmf"/><Relationship Id="rId366" Type="http://schemas.openxmlformats.org/officeDocument/2006/relationships/image" Target="media/image168.wmf"/><Relationship Id="rId531" Type="http://schemas.openxmlformats.org/officeDocument/2006/relationships/oleObject" Target="embeddings/oleObject249.bin"/><Relationship Id="rId573" Type="http://schemas.openxmlformats.org/officeDocument/2006/relationships/image" Target="media/image270.png"/><Relationship Id="rId629" Type="http://schemas.openxmlformats.org/officeDocument/2006/relationships/oleObject" Target="embeddings/oleObject301.bin"/><Relationship Id="rId170" Type="http://schemas.openxmlformats.org/officeDocument/2006/relationships/oleObject" Target="embeddings/oleObject70.bin"/><Relationship Id="rId226" Type="http://schemas.openxmlformats.org/officeDocument/2006/relationships/oleObject" Target="embeddings/oleObject98.bin"/><Relationship Id="rId433" Type="http://schemas.openxmlformats.org/officeDocument/2006/relationships/oleObject" Target="embeddings/oleObject201.bin"/><Relationship Id="rId268" Type="http://schemas.openxmlformats.org/officeDocument/2006/relationships/image" Target="media/image119.wmf"/><Relationship Id="rId475" Type="http://schemas.openxmlformats.org/officeDocument/2006/relationships/image" Target="media/image223.png"/><Relationship Id="rId640" Type="http://schemas.openxmlformats.org/officeDocument/2006/relationships/oleObject" Target="embeddings/oleObject307.bin"/><Relationship Id="rId682" Type="http://schemas.openxmlformats.org/officeDocument/2006/relationships/header" Target="header23.xml"/><Relationship Id="rId32" Type="http://schemas.openxmlformats.org/officeDocument/2006/relationships/footer" Target="footer8.xml"/><Relationship Id="rId74" Type="http://schemas.openxmlformats.org/officeDocument/2006/relationships/oleObject" Target="embeddings/oleObject22.bin"/><Relationship Id="rId128" Type="http://schemas.openxmlformats.org/officeDocument/2006/relationships/oleObject" Target="embeddings/oleObject49.bin"/><Relationship Id="rId335" Type="http://schemas.openxmlformats.org/officeDocument/2006/relationships/oleObject" Target="embeddings/oleObject153.bin"/><Relationship Id="rId377" Type="http://schemas.openxmlformats.org/officeDocument/2006/relationships/oleObject" Target="embeddings/oleObject174.bin"/><Relationship Id="rId500" Type="http://schemas.openxmlformats.org/officeDocument/2006/relationships/image" Target="media/image235.wmf"/><Relationship Id="rId542" Type="http://schemas.openxmlformats.org/officeDocument/2006/relationships/image" Target="media/image255.wmf"/><Relationship Id="rId584" Type="http://schemas.openxmlformats.org/officeDocument/2006/relationships/oleObject" Target="embeddings/oleObject277.bin"/><Relationship Id="rId5" Type="http://schemas.openxmlformats.org/officeDocument/2006/relationships/settings" Target="settings.xml"/><Relationship Id="rId181" Type="http://schemas.openxmlformats.org/officeDocument/2006/relationships/image" Target="media/image76.wmf"/><Relationship Id="rId237" Type="http://schemas.openxmlformats.org/officeDocument/2006/relationships/oleObject" Target="embeddings/oleObject104.bin"/><Relationship Id="rId402" Type="http://schemas.openxmlformats.org/officeDocument/2006/relationships/image" Target="media/image187.wmf"/><Relationship Id="rId279" Type="http://schemas.openxmlformats.org/officeDocument/2006/relationships/oleObject" Target="embeddings/oleObject125.bin"/><Relationship Id="rId444" Type="http://schemas.openxmlformats.org/officeDocument/2006/relationships/image" Target="media/image208.wmf"/><Relationship Id="rId486" Type="http://schemas.openxmlformats.org/officeDocument/2006/relationships/image" Target="media/image229.wmf"/><Relationship Id="rId651" Type="http://schemas.openxmlformats.org/officeDocument/2006/relationships/oleObject" Target="embeddings/oleObject315.bin"/><Relationship Id="rId43" Type="http://schemas.openxmlformats.org/officeDocument/2006/relationships/oleObject" Target="embeddings/oleObject7.bin"/><Relationship Id="rId139" Type="http://schemas.openxmlformats.org/officeDocument/2006/relationships/image" Target="media/image55.wmf"/><Relationship Id="rId290" Type="http://schemas.openxmlformats.org/officeDocument/2006/relationships/image" Target="media/image130.wmf"/><Relationship Id="rId304" Type="http://schemas.openxmlformats.org/officeDocument/2006/relationships/image" Target="media/image137.wmf"/><Relationship Id="rId346" Type="http://schemas.openxmlformats.org/officeDocument/2006/relationships/image" Target="media/image158.wmf"/><Relationship Id="rId388" Type="http://schemas.openxmlformats.org/officeDocument/2006/relationships/image" Target="media/image179.wmf"/><Relationship Id="rId511" Type="http://schemas.openxmlformats.org/officeDocument/2006/relationships/oleObject" Target="embeddings/oleObject239.bin"/><Relationship Id="rId553" Type="http://schemas.openxmlformats.org/officeDocument/2006/relationships/oleObject" Target="embeddings/oleObject261.bin"/><Relationship Id="rId609" Type="http://schemas.openxmlformats.org/officeDocument/2006/relationships/image" Target="media/image288.wmf"/><Relationship Id="rId85" Type="http://schemas.openxmlformats.org/officeDocument/2006/relationships/image" Target="media/image29.wmf"/><Relationship Id="rId150" Type="http://schemas.openxmlformats.org/officeDocument/2006/relationships/oleObject" Target="embeddings/oleObject60.bin"/><Relationship Id="rId192" Type="http://schemas.openxmlformats.org/officeDocument/2006/relationships/oleObject" Target="embeddings/oleObject81.bin"/><Relationship Id="rId206" Type="http://schemas.openxmlformats.org/officeDocument/2006/relationships/oleObject" Target="embeddings/oleObject88.bin"/><Relationship Id="rId413" Type="http://schemas.openxmlformats.org/officeDocument/2006/relationships/oleObject" Target="embeddings/oleObject191.bin"/><Relationship Id="rId595" Type="http://schemas.openxmlformats.org/officeDocument/2006/relationships/image" Target="media/image281.wmf"/><Relationship Id="rId248" Type="http://schemas.openxmlformats.org/officeDocument/2006/relationships/image" Target="media/image109.wmf"/><Relationship Id="rId455" Type="http://schemas.openxmlformats.org/officeDocument/2006/relationships/image" Target="media/image214.wmf"/><Relationship Id="rId497" Type="http://schemas.openxmlformats.org/officeDocument/2006/relationships/oleObject" Target="embeddings/oleObject232.bin"/><Relationship Id="rId620" Type="http://schemas.openxmlformats.org/officeDocument/2006/relationships/oleObject" Target="embeddings/oleObject296.bin"/><Relationship Id="rId662" Type="http://schemas.openxmlformats.org/officeDocument/2006/relationships/oleObject" Target="embeddings/oleObject322.bin"/><Relationship Id="rId12" Type="http://schemas.openxmlformats.org/officeDocument/2006/relationships/image" Target="media/image2.emf"/><Relationship Id="rId108" Type="http://schemas.openxmlformats.org/officeDocument/2006/relationships/oleObject" Target="embeddings/oleObject38.bin"/><Relationship Id="rId315" Type="http://schemas.openxmlformats.org/officeDocument/2006/relationships/oleObject" Target="embeddings/oleObject143.bin"/><Relationship Id="rId357" Type="http://schemas.openxmlformats.org/officeDocument/2006/relationships/oleObject" Target="embeddings/oleObject164.bin"/><Relationship Id="rId522" Type="http://schemas.openxmlformats.org/officeDocument/2006/relationships/image" Target="media/image246.wmf"/><Relationship Id="rId54" Type="http://schemas.openxmlformats.org/officeDocument/2006/relationships/oleObject" Target="embeddings/oleObject13.bin"/><Relationship Id="rId96" Type="http://schemas.openxmlformats.org/officeDocument/2006/relationships/oleObject" Target="embeddings/oleObject32.bin"/><Relationship Id="rId161" Type="http://schemas.openxmlformats.org/officeDocument/2006/relationships/image" Target="media/image66.wmf"/><Relationship Id="rId217" Type="http://schemas.openxmlformats.org/officeDocument/2006/relationships/image" Target="media/image94.wmf"/><Relationship Id="rId399" Type="http://schemas.openxmlformats.org/officeDocument/2006/relationships/image" Target="media/image185.wmf"/><Relationship Id="rId564" Type="http://schemas.openxmlformats.org/officeDocument/2006/relationships/image" Target="media/image266.wmf"/><Relationship Id="rId259" Type="http://schemas.openxmlformats.org/officeDocument/2006/relationships/oleObject" Target="embeddings/oleObject115.bin"/><Relationship Id="rId424" Type="http://schemas.openxmlformats.org/officeDocument/2006/relationships/image" Target="media/image198.wmf"/><Relationship Id="rId466" Type="http://schemas.openxmlformats.org/officeDocument/2006/relationships/oleObject" Target="embeddings/oleObject217.bin"/><Relationship Id="rId631" Type="http://schemas.openxmlformats.org/officeDocument/2006/relationships/oleObject" Target="embeddings/oleObject302.bin"/><Relationship Id="rId673" Type="http://schemas.openxmlformats.org/officeDocument/2006/relationships/header" Target="header17.xml"/><Relationship Id="rId23" Type="http://schemas.openxmlformats.org/officeDocument/2006/relationships/header" Target="header7.xml"/><Relationship Id="rId119" Type="http://schemas.openxmlformats.org/officeDocument/2006/relationships/image" Target="media/image45.wmf"/><Relationship Id="rId270" Type="http://schemas.openxmlformats.org/officeDocument/2006/relationships/image" Target="media/image120.wmf"/><Relationship Id="rId326" Type="http://schemas.openxmlformats.org/officeDocument/2006/relationships/image" Target="media/image148.wmf"/><Relationship Id="rId533" Type="http://schemas.openxmlformats.org/officeDocument/2006/relationships/oleObject" Target="embeddings/oleObject251.bin"/><Relationship Id="rId65" Type="http://schemas.openxmlformats.org/officeDocument/2006/relationships/image" Target="media/image20.wmf"/><Relationship Id="rId130" Type="http://schemas.openxmlformats.org/officeDocument/2006/relationships/oleObject" Target="embeddings/oleObject50.bin"/><Relationship Id="rId368" Type="http://schemas.openxmlformats.org/officeDocument/2006/relationships/image" Target="media/image169.wmf"/><Relationship Id="rId575" Type="http://schemas.openxmlformats.org/officeDocument/2006/relationships/image" Target="media/image272.png"/><Relationship Id="rId172" Type="http://schemas.openxmlformats.org/officeDocument/2006/relationships/oleObject" Target="embeddings/oleObject71.bin"/><Relationship Id="rId228" Type="http://schemas.openxmlformats.org/officeDocument/2006/relationships/oleObject" Target="embeddings/oleObject99.bin"/><Relationship Id="rId435" Type="http://schemas.openxmlformats.org/officeDocument/2006/relationships/oleObject" Target="embeddings/oleObject202.bin"/><Relationship Id="rId477" Type="http://schemas.openxmlformats.org/officeDocument/2006/relationships/image" Target="media/image225.png"/><Relationship Id="rId600" Type="http://schemas.openxmlformats.org/officeDocument/2006/relationships/oleObject" Target="embeddings/oleObject285.bin"/><Relationship Id="rId642" Type="http://schemas.openxmlformats.org/officeDocument/2006/relationships/oleObject" Target="embeddings/oleObject308.bin"/><Relationship Id="rId684" Type="http://schemas.openxmlformats.org/officeDocument/2006/relationships/fontTable" Target="fontTable.xml"/><Relationship Id="rId281" Type="http://schemas.openxmlformats.org/officeDocument/2006/relationships/oleObject" Target="embeddings/oleObject126.bin"/><Relationship Id="rId337" Type="http://schemas.openxmlformats.org/officeDocument/2006/relationships/oleObject" Target="embeddings/oleObject154.bin"/><Relationship Id="rId502" Type="http://schemas.openxmlformats.org/officeDocument/2006/relationships/image" Target="media/image236.wmf"/><Relationship Id="rId34" Type="http://schemas.openxmlformats.org/officeDocument/2006/relationships/image" Target="media/image5.wmf"/><Relationship Id="rId76" Type="http://schemas.openxmlformats.org/officeDocument/2006/relationships/oleObject" Target="embeddings/oleObject23.bin"/><Relationship Id="rId141" Type="http://schemas.openxmlformats.org/officeDocument/2006/relationships/image" Target="media/image56.wmf"/><Relationship Id="rId379" Type="http://schemas.openxmlformats.org/officeDocument/2006/relationships/oleObject" Target="embeddings/oleObject175.bin"/><Relationship Id="rId544" Type="http://schemas.openxmlformats.org/officeDocument/2006/relationships/image" Target="media/image256.wmf"/><Relationship Id="rId586" Type="http://schemas.openxmlformats.org/officeDocument/2006/relationships/oleObject" Target="embeddings/oleObject278.bin"/><Relationship Id="rId7" Type="http://schemas.openxmlformats.org/officeDocument/2006/relationships/footnotes" Target="footnotes.xml"/><Relationship Id="rId183" Type="http://schemas.openxmlformats.org/officeDocument/2006/relationships/image" Target="media/image77.wmf"/><Relationship Id="rId239" Type="http://schemas.openxmlformats.org/officeDocument/2006/relationships/oleObject" Target="embeddings/oleObject105.bin"/><Relationship Id="rId390" Type="http://schemas.openxmlformats.org/officeDocument/2006/relationships/image" Target="media/image180.wmf"/><Relationship Id="rId404" Type="http://schemas.openxmlformats.org/officeDocument/2006/relationships/image" Target="media/image188.wmf"/><Relationship Id="rId446" Type="http://schemas.openxmlformats.org/officeDocument/2006/relationships/image" Target="media/image209.wmf"/><Relationship Id="rId611" Type="http://schemas.openxmlformats.org/officeDocument/2006/relationships/image" Target="media/image289.wmf"/><Relationship Id="rId653" Type="http://schemas.openxmlformats.org/officeDocument/2006/relationships/oleObject" Target="embeddings/oleObject317.bin"/><Relationship Id="rId250" Type="http://schemas.openxmlformats.org/officeDocument/2006/relationships/image" Target="media/image110.wmf"/><Relationship Id="rId292" Type="http://schemas.openxmlformats.org/officeDocument/2006/relationships/image" Target="media/image131.wmf"/><Relationship Id="rId306" Type="http://schemas.openxmlformats.org/officeDocument/2006/relationships/image" Target="media/image138.wmf"/><Relationship Id="rId488" Type="http://schemas.openxmlformats.org/officeDocument/2006/relationships/image" Target="media/image230.wmf"/><Relationship Id="rId45" Type="http://schemas.openxmlformats.org/officeDocument/2006/relationships/oleObject" Target="embeddings/oleObject8.bin"/><Relationship Id="rId87" Type="http://schemas.openxmlformats.org/officeDocument/2006/relationships/header" Target="header12.xml"/><Relationship Id="rId110" Type="http://schemas.openxmlformats.org/officeDocument/2006/relationships/oleObject" Target="embeddings/oleObject39.bin"/><Relationship Id="rId348" Type="http://schemas.openxmlformats.org/officeDocument/2006/relationships/image" Target="media/image159.wmf"/><Relationship Id="rId513" Type="http://schemas.openxmlformats.org/officeDocument/2006/relationships/oleObject" Target="embeddings/oleObject240.bin"/><Relationship Id="rId555" Type="http://schemas.openxmlformats.org/officeDocument/2006/relationships/oleObject" Target="embeddings/oleObject262.bin"/><Relationship Id="rId597" Type="http://schemas.openxmlformats.org/officeDocument/2006/relationships/image" Target="media/image282.wmf"/><Relationship Id="rId152" Type="http://schemas.openxmlformats.org/officeDocument/2006/relationships/oleObject" Target="embeddings/oleObject61.bin"/><Relationship Id="rId194" Type="http://schemas.openxmlformats.org/officeDocument/2006/relationships/oleObject" Target="embeddings/oleObject82.bin"/><Relationship Id="rId208" Type="http://schemas.openxmlformats.org/officeDocument/2006/relationships/oleObject" Target="embeddings/oleObject89.bin"/><Relationship Id="rId415" Type="http://schemas.openxmlformats.org/officeDocument/2006/relationships/oleObject" Target="embeddings/oleObject192.bin"/><Relationship Id="rId457" Type="http://schemas.openxmlformats.org/officeDocument/2006/relationships/image" Target="media/image215.wmf"/><Relationship Id="rId622" Type="http://schemas.openxmlformats.org/officeDocument/2006/relationships/image" Target="media/image293.wmf"/><Relationship Id="rId261" Type="http://schemas.openxmlformats.org/officeDocument/2006/relationships/oleObject" Target="embeddings/oleObject116.bin"/><Relationship Id="rId499" Type="http://schemas.openxmlformats.org/officeDocument/2006/relationships/oleObject" Target="embeddings/oleObject233.bin"/><Relationship Id="rId664" Type="http://schemas.openxmlformats.org/officeDocument/2006/relationships/oleObject" Target="embeddings/oleObject323.bin"/><Relationship Id="rId14" Type="http://schemas.openxmlformats.org/officeDocument/2006/relationships/image" Target="media/image3.emf"/><Relationship Id="rId56" Type="http://schemas.openxmlformats.org/officeDocument/2006/relationships/oleObject" Target="embeddings/oleObject14.bin"/><Relationship Id="rId317" Type="http://schemas.openxmlformats.org/officeDocument/2006/relationships/oleObject" Target="embeddings/oleObject144.bin"/><Relationship Id="rId359" Type="http://schemas.openxmlformats.org/officeDocument/2006/relationships/oleObject" Target="embeddings/oleObject165.bin"/><Relationship Id="rId524" Type="http://schemas.openxmlformats.org/officeDocument/2006/relationships/image" Target="media/image247.wmf"/><Relationship Id="rId566" Type="http://schemas.openxmlformats.org/officeDocument/2006/relationships/image" Target="media/image267.wmf"/><Relationship Id="rId98" Type="http://schemas.openxmlformats.org/officeDocument/2006/relationships/oleObject" Target="embeddings/oleObject33.bin"/><Relationship Id="rId121" Type="http://schemas.openxmlformats.org/officeDocument/2006/relationships/image" Target="media/image46.wmf"/><Relationship Id="rId163" Type="http://schemas.openxmlformats.org/officeDocument/2006/relationships/image" Target="media/image67.wmf"/><Relationship Id="rId219" Type="http://schemas.openxmlformats.org/officeDocument/2006/relationships/image" Target="media/image95.wmf"/><Relationship Id="rId370" Type="http://schemas.openxmlformats.org/officeDocument/2006/relationships/image" Target="media/image170.wmf"/><Relationship Id="rId426" Type="http://schemas.openxmlformats.org/officeDocument/2006/relationships/image" Target="media/image199.wmf"/><Relationship Id="rId633" Type="http://schemas.openxmlformats.org/officeDocument/2006/relationships/oleObject" Target="embeddings/oleObject303.bin"/><Relationship Id="rId230" Type="http://schemas.openxmlformats.org/officeDocument/2006/relationships/oleObject" Target="embeddings/oleObject100.bin"/><Relationship Id="rId468" Type="http://schemas.openxmlformats.org/officeDocument/2006/relationships/oleObject" Target="embeddings/oleObject218.bin"/><Relationship Id="rId675" Type="http://schemas.openxmlformats.org/officeDocument/2006/relationships/hyperlink" Target="https://arxiv.org/search/cs?searchtype=author&amp;query=Luong%2C+M" TargetMode="External"/><Relationship Id="rId25" Type="http://schemas.openxmlformats.org/officeDocument/2006/relationships/header" Target="header8.xml"/><Relationship Id="rId67" Type="http://schemas.openxmlformats.org/officeDocument/2006/relationships/image" Target="media/image21.wmf"/><Relationship Id="rId272" Type="http://schemas.openxmlformats.org/officeDocument/2006/relationships/image" Target="media/image121.wmf"/><Relationship Id="rId328" Type="http://schemas.openxmlformats.org/officeDocument/2006/relationships/image" Target="media/image149.wmf"/><Relationship Id="rId535" Type="http://schemas.openxmlformats.org/officeDocument/2006/relationships/oleObject" Target="embeddings/oleObject252.bin"/><Relationship Id="rId577" Type="http://schemas.openxmlformats.org/officeDocument/2006/relationships/image" Target="media/image274.png"/><Relationship Id="rId132" Type="http://schemas.openxmlformats.org/officeDocument/2006/relationships/oleObject" Target="embeddings/oleObject51.bin"/><Relationship Id="rId174" Type="http://schemas.openxmlformats.org/officeDocument/2006/relationships/oleObject" Target="embeddings/oleObject72.bin"/><Relationship Id="rId381" Type="http://schemas.openxmlformats.org/officeDocument/2006/relationships/oleObject" Target="embeddings/oleObject176.bin"/><Relationship Id="rId602" Type="http://schemas.openxmlformats.org/officeDocument/2006/relationships/oleObject" Target="embeddings/oleObject286.bin"/><Relationship Id="rId241" Type="http://schemas.openxmlformats.org/officeDocument/2006/relationships/oleObject" Target="embeddings/oleObject106.bin"/><Relationship Id="rId437" Type="http://schemas.openxmlformats.org/officeDocument/2006/relationships/oleObject" Target="embeddings/oleObject203.bin"/><Relationship Id="rId479" Type="http://schemas.openxmlformats.org/officeDocument/2006/relationships/oleObject" Target="embeddings/oleObject222.bin"/><Relationship Id="rId644" Type="http://schemas.openxmlformats.org/officeDocument/2006/relationships/oleObject" Target="embeddings/oleObject309.bin"/><Relationship Id="rId686" Type="http://schemas.openxmlformats.org/officeDocument/2006/relationships/theme" Target="theme/theme1.xml"/><Relationship Id="rId36" Type="http://schemas.openxmlformats.org/officeDocument/2006/relationships/image" Target="media/image6.wmf"/><Relationship Id="rId283" Type="http://schemas.openxmlformats.org/officeDocument/2006/relationships/oleObject" Target="embeddings/oleObject127.bin"/><Relationship Id="rId339" Type="http://schemas.openxmlformats.org/officeDocument/2006/relationships/oleObject" Target="embeddings/oleObject155.bin"/><Relationship Id="rId490" Type="http://schemas.openxmlformats.org/officeDocument/2006/relationships/image" Target="media/image231.wmf"/><Relationship Id="rId504" Type="http://schemas.openxmlformats.org/officeDocument/2006/relationships/image" Target="media/image237.wmf"/><Relationship Id="rId546" Type="http://schemas.openxmlformats.org/officeDocument/2006/relationships/image" Target="media/image257.wmf"/><Relationship Id="rId78" Type="http://schemas.openxmlformats.org/officeDocument/2006/relationships/oleObject" Target="embeddings/oleObject24.bin"/><Relationship Id="rId101" Type="http://schemas.openxmlformats.org/officeDocument/2006/relationships/image" Target="media/image37.wmf"/><Relationship Id="rId143" Type="http://schemas.openxmlformats.org/officeDocument/2006/relationships/image" Target="media/image57.wmf"/><Relationship Id="rId185" Type="http://schemas.openxmlformats.org/officeDocument/2006/relationships/image" Target="media/image78.wmf"/><Relationship Id="rId350" Type="http://schemas.openxmlformats.org/officeDocument/2006/relationships/image" Target="media/image160.wmf"/><Relationship Id="rId406" Type="http://schemas.openxmlformats.org/officeDocument/2006/relationships/image" Target="media/image189.wmf"/><Relationship Id="rId588" Type="http://schemas.openxmlformats.org/officeDocument/2006/relationships/oleObject" Target="embeddings/oleObject279.bin"/><Relationship Id="rId9" Type="http://schemas.openxmlformats.org/officeDocument/2006/relationships/image" Target="media/image1.png"/><Relationship Id="rId210" Type="http://schemas.openxmlformats.org/officeDocument/2006/relationships/oleObject" Target="embeddings/oleObject90.bin"/><Relationship Id="rId392" Type="http://schemas.openxmlformats.org/officeDocument/2006/relationships/image" Target="media/image181.jpeg"/><Relationship Id="rId448" Type="http://schemas.openxmlformats.org/officeDocument/2006/relationships/image" Target="media/image210.jpeg"/><Relationship Id="rId613" Type="http://schemas.openxmlformats.org/officeDocument/2006/relationships/oleObject" Target="embeddings/oleObject292.bin"/><Relationship Id="rId655" Type="http://schemas.openxmlformats.org/officeDocument/2006/relationships/image" Target="media/image305.wmf"/><Relationship Id="rId252" Type="http://schemas.openxmlformats.org/officeDocument/2006/relationships/image" Target="media/image111.wmf"/><Relationship Id="rId294" Type="http://schemas.openxmlformats.org/officeDocument/2006/relationships/image" Target="media/image132.wmf"/><Relationship Id="rId308" Type="http://schemas.openxmlformats.org/officeDocument/2006/relationships/image" Target="media/image139.wmf"/><Relationship Id="rId515" Type="http://schemas.openxmlformats.org/officeDocument/2006/relationships/oleObject" Target="embeddings/oleObject241.bin"/><Relationship Id="rId47" Type="http://schemas.openxmlformats.org/officeDocument/2006/relationships/oleObject" Target="embeddings/oleObject9.bin"/><Relationship Id="rId89" Type="http://schemas.openxmlformats.org/officeDocument/2006/relationships/image" Target="media/image31.wmf"/><Relationship Id="rId112" Type="http://schemas.openxmlformats.org/officeDocument/2006/relationships/oleObject" Target="embeddings/oleObject40.bin"/><Relationship Id="rId154" Type="http://schemas.openxmlformats.org/officeDocument/2006/relationships/oleObject" Target="embeddings/oleObject62.bin"/><Relationship Id="rId361" Type="http://schemas.openxmlformats.org/officeDocument/2006/relationships/oleObject" Target="embeddings/oleObject166.bin"/><Relationship Id="rId557" Type="http://schemas.openxmlformats.org/officeDocument/2006/relationships/oleObject" Target="embeddings/oleObject263.bin"/><Relationship Id="rId599" Type="http://schemas.openxmlformats.org/officeDocument/2006/relationships/image" Target="media/image283.wmf"/><Relationship Id="rId196" Type="http://schemas.openxmlformats.org/officeDocument/2006/relationships/oleObject" Target="embeddings/oleObject83.bin"/><Relationship Id="rId417" Type="http://schemas.openxmlformats.org/officeDocument/2006/relationships/oleObject" Target="embeddings/oleObject193.bin"/><Relationship Id="rId459" Type="http://schemas.openxmlformats.org/officeDocument/2006/relationships/image" Target="media/image216.png"/><Relationship Id="rId624" Type="http://schemas.openxmlformats.org/officeDocument/2006/relationships/image" Target="media/image294.wmf"/><Relationship Id="rId666" Type="http://schemas.openxmlformats.org/officeDocument/2006/relationships/oleObject" Target="embeddings/oleObject324.bin"/><Relationship Id="rId16" Type="http://schemas.openxmlformats.org/officeDocument/2006/relationships/header" Target="header3.xml"/><Relationship Id="rId221" Type="http://schemas.openxmlformats.org/officeDocument/2006/relationships/image" Target="media/image96.wmf"/><Relationship Id="rId263" Type="http://schemas.openxmlformats.org/officeDocument/2006/relationships/oleObject" Target="embeddings/oleObject117.bin"/><Relationship Id="rId319" Type="http://schemas.openxmlformats.org/officeDocument/2006/relationships/oleObject" Target="embeddings/oleObject145.bin"/><Relationship Id="rId470" Type="http://schemas.openxmlformats.org/officeDocument/2006/relationships/oleObject" Target="embeddings/oleObject219.bin"/><Relationship Id="rId526" Type="http://schemas.openxmlformats.org/officeDocument/2006/relationships/image" Target="media/image248.wmf"/><Relationship Id="rId58" Type="http://schemas.openxmlformats.org/officeDocument/2006/relationships/oleObject" Target="embeddings/oleObject15.bin"/><Relationship Id="rId123" Type="http://schemas.openxmlformats.org/officeDocument/2006/relationships/image" Target="media/image47.wmf"/><Relationship Id="rId330" Type="http://schemas.openxmlformats.org/officeDocument/2006/relationships/image" Target="media/image150.wmf"/><Relationship Id="rId568" Type="http://schemas.openxmlformats.org/officeDocument/2006/relationships/image" Target="media/image268.wmf"/><Relationship Id="rId165" Type="http://schemas.openxmlformats.org/officeDocument/2006/relationships/image" Target="media/image68.wmf"/><Relationship Id="rId372" Type="http://schemas.openxmlformats.org/officeDocument/2006/relationships/image" Target="media/image171.wmf"/><Relationship Id="rId428" Type="http://schemas.openxmlformats.org/officeDocument/2006/relationships/image" Target="media/image200.wmf"/><Relationship Id="rId635" Type="http://schemas.openxmlformats.org/officeDocument/2006/relationships/oleObject" Target="embeddings/oleObject304.bin"/><Relationship Id="rId677" Type="http://schemas.openxmlformats.org/officeDocument/2006/relationships/hyperlink" Target="https://arxiv.org/search/cs?searchtype=author&amp;query=Manning%2C+C+D" TargetMode="External"/><Relationship Id="rId232" Type="http://schemas.openxmlformats.org/officeDocument/2006/relationships/oleObject" Target="embeddings/oleObject101.bin"/><Relationship Id="rId274" Type="http://schemas.openxmlformats.org/officeDocument/2006/relationships/image" Target="media/image122.wmf"/><Relationship Id="rId481" Type="http://schemas.openxmlformats.org/officeDocument/2006/relationships/oleObject" Target="embeddings/oleObject223.bin"/><Relationship Id="rId27" Type="http://schemas.openxmlformats.org/officeDocument/2006/relationships/footer" Target="footer5.xml"/><Relationship Id="rId69" Type="http://schemas.openxmlformats.org/officeDocument/2006/relationships/comments" Target="comments.xml"/><Relationship Id="rId134" Type="http://schemas.openxmlformats.org/officeDocument/2006/relationships/oleObject" Target="embeddings/oleObject52.bin"/><Relationship Id="rId537" Type="http://schemas.openxmlformats.org/officeDocument/2006/relationships/oleObject" Target="embeddings/oleObject253.bin"/><Relationship Id="rId579" Type="http://schemas.openxmlformats.org/officeDocument/2006/relationships/oleObject" Target="embeddings/oleObject272.bin"/><Relationship Id="rId80" Type="http://schemas.openxmlformats.org/officeDocument/2006/relationships/oleObject" Target="embeddings/oleObject25.bin"/><Relationship Id="rId176" Type="http://schemas.openxmlformats.org/officeDocument/2006/relationships/oleObject" Target="embeddings/oleObject73.bin"/><Relationship Id="rId341" Type="http://schemas.openxmlformats.org/officeDocument/2006/relationships/oleObject" Target="embeddings/oleObject156.bin"/><Relationship Id="rId383" Type="http://schemas.openxmlformats.org/officeDocument/2006/relationships/oleObject" Target="embeddings/oleObject177.bin"/><Relationship Id="rId439" Type="http://schemas.openxmlformats.org/officeDocument/2006/relationships/oleObject" Target="embeddings/oleObject204.bin"/><Relationship Id="rId590" Type="http://schemas.openxmlformats.org/officeDocument/2006/relationships/oleObject" Target="embeddings/oleObject280.bin"/><Relationship Id="rId604" Type="http://schemas.openxmlformats.org/officeDocument/2006/relationships/oleObject" Target="embeddings/oleObject287.bin"/><Relationship Id="rId646" Type="http://schemas.openxmlformats.org/officeDocument/2006/relationships/image" Target="media/image304.wmf"/><Relationship Id="rId201" Type="http://schemas.openxmlformats.org/officeDocument/2006/relationships/image" Target="media/image86.wmf"/><Relationship Id="rId243" Type="http://schemas.openxmlformats.org/officeDocument/2006/relationships/oleObject" Target="embeddings/oleObject107.bin"/><Relationship Id="rId285" Type="http://schemas.openxmlformats.org/officeDocument/2006/relationships/oleObject" Target="embeddings/oleObject128.bin"/><Relationship Id="rId450" Type="http://schemas.openxmlformats.org/officeDocument/2006/relationships/oleObject" Target="embeddings/oleObject209.bin"/><Relationship Id="rId506" Type="http://schemas.openxmlformats.org/officeDocument/2006/relationships/image" Target="media/image238.wmf"/><Relationship Id="rId38" Type="http://schemas.openxmlformats.org/officeDocument/2006/relationships/image" Target="media/image7.wmf"/><Relationship Id="rId103" Type="http://schemas.openxmlformats.org/officeDocument/2006/relationships/image" Target="media/image38.wmf"/><Relationship Id="rId310" Type="http://schemas.openxmlformats.org/officeDocument/2006/relationships/image" Target="media/image140.wmf"/><Relationship Id="rId492" Type="http://schemas.openxmlformats.org/officeDocument/2006/relationships/image" Target="media/image232.wmf"/><Relationship Id="rId548" Type="http://schemas.openxmlformats.org/officeDocument/2006/relationships/image" Target="media/image258.wmf"/><Relationship Id="rId91" Type="http://schemas.openxmlformats.org/officeDocument/2006/relationships/image" Target="media/image32.wmf"/><Relationship Id="rId145" Type="http://schemas.openxmlformats.org/officeDocument/2006/relationships/image" Target="media/image58.wmf"/><Relationship Id="rId187" Type="http://schemas.openxmlformats.org/officeDocument/2006/relationships/image" Target="media/image79.wmf"/><Relationship Id="rId352" Type="http://schemas.openxmlformats.org/officeDocument/2006/relationships/image" Target="media/image161.wmf"/><Relationship Id="rId394" Type="http://schemas.openxmlformats.org/officeDocument/2006/relationships/oleObject" Target="embeddings/oleObject182.bin"/><Relationship Id="rId408" Type="http://schemas.openxmlformats.org/officeDocument/2006/relationships/image" Target="media/image190.wmf"/><Relationship Id="rId615" Type="http://schemas.openxmlformats.org/officeDocument/2006/relationships/oleObject" Target="embeddings/oleObject293.bin"/><Relationship Id="rId212" Type="http://schemas.openxmlformats.org/officeDocument/2006/relationships/oleObject" Target="embeddings/oleObject91.bin"/><Relationship Id="rId254" Type="http://schemas.openxmlformats.org/officeDocument/2006/relationships/image" Target="media/image112.wmf"/><Relationship Id="rId657" Type="http://schemas.openxmlformats.org/officeDocument/2006/relationships/image" Target="media/image306.wmf"/><Relationship Id="rId49" Type="http://schemas.openxmlformats.org/officeDocument/2006/relationships/oleObject" Target="embeddings/oleObject10.bin"/><Relationship Id="rId114" Type="http://schemas.openxmlformats.org/officeDocument/2006/relationships/oleObject" Target="embeddings/oleObject41.bin"/><Relationship Id="rId296" Type="http://schemas.openxmlformats.org/officeDocument/2006/relationships/image" Target="media/image133.wmf"/><Relationship Id="rId461" Type="http://schemas.openxmlformats.org/officeDocument/2006/relationships/oleObject" Target="embeddings/oleObject214.bin"/><Relationship Id="rId517" Type="http://schemas.openxmlformats.org/officeDocument/2006/relationships/oleObject" Target="embeddings/oleObject242.bin"/><Relationship Id="rId559" Type="http://schemas.openxmlformats.org/officeDocument/2006/relationships/oleObject" Target="embeddings/oleObject264.bin"/><Relationship Id="rId60" Type="http://schemas.openxmlformats.org/officeDocument/2006/relationships/oleObject" Target="embeddings/oleObject16.bin"/><Relationship Id="rId156" Type="http://schemas.openxmlformats.org/officeDocument/2006/relationships/oleObject" Target="embeddings/oleObject63.bin"/><Relationship Id="rId198" Type="http://schemas.openxmlformats.org/officeDocument/2006/relationships/oleObject" Target="embeddings/oleObject84.bin"/><Relationship Id="rId321" Type="http://schemas.openxmlformats.org/officeDocument/2006/relationships/oleObject" Target="embeddings/oleObject146.bin"/><Relationship Id="rId363" Type="http://schemas.openxmlformats.org/officeDocument/2006/relationships/oleObject" Target="embeddings/oleObject167.bin"/><Relationship Id="rId419" Type="http://schemas.openxmlformats.org/officeDocument/2006/relationships/oleObject" Target="embeddings/oleObject194.bin"/><Relationship Id="rId570" Type="http://schemas.openxmlformats.org/officeDocument/2006/relationships/image" Target="media/image269.wmf"/><Relationship Id="rId626" Type="http://schemas.openxmlformats.org/officeDocument/2006/relationships/image" Target="media/image295.wmf"/><Relationship Id="rId223" Type="http://schemas.openxmlformats.org/officeDocument/2006/relationships/image" Target="media/image97.wmf"/><Relationship Id="rId430" Type="http://schemas.openxmlformats.org/officeDocument/2006/relationships/image" Target="media/image201.wmf"/><Relationship Id="rId668" Type="http://schemas.openxmlformats.org/officeDocument/2006/relationships/image" Target="media/image312.png"/><Relationship Id="rId18" Type="http://schemas.openxmlformats.org/officeDocument/2006/relationships/footer" Target="footer1.xml"/><Relationship Id="rId265" Type="http://schemas.openxmlformats.org/officeDocument/2006/relationships/oleObject" Target="embeddings/oleObject118.bin"/><Relationship Id="rId472" Type="http://schemas.openxmlformats.org/officeDocument/2006/relationships/oleObject" Target="embeddings/oleObject220.bin"/><Relationship Id="rId528" Type="http://schemas.openxmlformats.org/officeDocument/2006/relationships/image" Target="media/image249.wmf"/><Relationship Id="rId125" Type="http://schemas.openxmlformats.org/officeDocument/2006/relationships/image" Target="media/image48.wmf"/><Relationship Id="rId167" Type="http://schemas.openxmlformats.org/officeDocument/2006/relationships/image" Target="media/image69.wmf"/><Relationship Id="rId332" Type="http://schemas.openxmlformats.org/officeDocument/2006/relationships/image" Target="media/image151.wmf"/><Relationship Id="rId374" Type="http://schemas.openxmlformats.org/officeDocument/2006/relationships/image" Target="media/image172.wmf"/><Relationship Id="rId581" Type="http://schemas.openxmlformats.org/officeDocument/2006/relationships/oleObject" Target="embeddings/oleObject274.bin"/><Relationship Id="rId71" Type="http://schemas.openxmlformats.org/officeDocument/2006/relationships/image" Target="media/image22.wmf"/><Relationship Id="rId234" Type="http://schemas.openxmlformats.org/officeDocument/2006/relationships/oleObject" Target="embeddings/oleObject102.bin"/><Relationship Id="rId637" Type="http://schemas.openxmlformats.org/officeDocument/2006/relationships/oleObject" Target="embeddings/oleObject305.bin"/><Relationship Id="rId679" Type="http://schemas.openxmlformats.org/officeDocument/2006/relationships/header" Target="header20.xml"/><Relationship Id="rId2" Type="http://schemas.openxmlformats.org/officeDocument/2006/relationships/customXml" Target="../customXml/item2.xml"/><Relationship Id="rId29" Type="http://schemas.openxmlformats.org/officeDocument/2006/relationships/header" Target="header10.xml"/><Relationship Id="rId255" Type="http://schemas.openxmlformats.org/officeDocument/2006/relationships/oleObject" Target="embeddings/oleObject113.bin"/><Relationship Id="rId276" Type="http://schemas.openxmlformats.org/officeDocument/2006/relationships/image" Target="media/image123.wmf"/><Relationship Id="rId297" Type="http://schemas.openxmlformats.org/officeDocument/2006/relationships/oleObject" Target="embeddings/oleObject134.bin"/><Relationship Id="rId441" Type="http://schemas.openxmlformats.org/officeDocument/2006/relationships/oleObject" Target="embeddings/oleObject205.bin"/><Relationship Id="rId462" Type="http://schemas.openxmlformats.org/officeDocument/2006/relationships/image" Target="media/image218.wmf"/><Relationship Id="rId483" Type="http://schemas.openxmlformats.org/officeDocument/2006/relationships/oleObject" Target="embeddings/oleObject224.bin"/><Relationship Id="rId518" Type="http://schemas.openxmlformats.org/officeDocument/2006/relationships/image" Target="media/image244.wmf"/><Relationship Id="rId539" Type="http://schemas.openxmlformats.org/officeDocument/2006/relationships/oleObject" Target="embeddings/oleObject254.bin"/><Relationship Id="rId40" Type="http://schemas.openxmlformats.org/officeDocument/2006/relationships/image" Target="media/image8.wmf"/><Relationship Id="rId115" Type="http://schemas.openxmlformats.org/officeDocument/2006/relationships/image" Target="media/image44.wmf"/><Relationship Id="rId136" Type="http://schemas.openxmlformats.org/officeDocument/2006/relationships/oleObject" Target="embeddings/oleObject53.bin"/><Relationship Id="rId157" Type="http://schemas.openxmlformats.org/officeDocument/2006/relationships/image" Target="media/image64.wmf"/><Relationship Id="rId178" Type="http://schemas.openxmlformats.org/officeDocument/2006/relationships/oleObject" Target="embeddings/oleObject74.bin"/><Relationship Id="rId301" Type="http://schemas.openxmlformats.org/officeDocument/2006/relationships/oleObject" Target="embeddings/oleObject136.bin"/><Relationship Id="rId322" Type="http://schemas.openxmlformats.org/officeDocument/2006/relationships/image" Target="media/image146.wmf"/><Relationship Id="rId343" Type="http://schemas.openxmlformats.org/officeDocument/2006/relationships/oleObject" Target="embeddings/oleObject157.bin"/><Relationship Id="rId364" Type="http://schemas.openxmlformats.org/officeDocument/2006/relationships/image" Target="media/image167.wmf"/><Relationship Id="rId550" Type="http://schemas.openxmlformats.org/officeDocument/2006/relationships/image" Target="media/image259.wmf"/><Relationship Id="rId61" Type="http://schemas.openxmlformats.org/officeDocument/2006/relationships/image" Target="media/image18.wmf"/><Relationship Id="rId82" Type="http://schemas.openxmlformats.org/officeDocument/2006/relationships/oleObject" Target="embeddings/oleObject26.bin"/><Relationship Id="rId199" Type="http://schemas.openxmlformats.org/officeDocument/2006/relationships/image" Target="media/image85.wmf"/><Relationship Id="rId203" Type="http://schemas.openxmlformats.org/officeDocument/2006/relationships/image" Target="media/image87.wmf"/><Relationship Id="rId385" Type="http://schemas.openxmlformats.org/officeDocument/2006/relationships/oleObject" Target="embeddings/oleObject178.bin"/><Relationship Id="rId571" Type="http://schemas.openxmlformats.org/officeDocument/2006/relationships/oleObject" Target="embeddings/oleObject270.bin"/><Relationship Id="rId592" Type="http://schemas.openxmlformats.org/officeDocument/2006/relationships/oleObject" Target="embeddings/oleObject281.bin"/><Relationship Id="rId606" Type="http://schemas.openxmlformats.org/officeDocument/2006/relationships/oleObject" Target="embeddings/oleObject288.bin"/><Relationship Id="rId627" Type="http://schemas.openxmlformats.org/officeDocument/2006/relationships/oleObject" Target="embeddings/oleObject300.bin"/><Relationship Id="rId648" Type="http://schemas.openxmlformats.org/officeDocument/2006/relationships/oleObject" Target="embeddings/oleObject312.bin"/><Relationship Id="rId669" Type="http://schemas.openxmlformats.org/officeDocument/2006/relationships/image" Target="media/image313.png"/><Relationship Id="rId19" Type="http://schemas.openxmlformats.org/officeDocument/2006/relationships/footer" Target="footer2.xml"/><Relationship Id="rId224" Type="http://schemas.openxmlformats.org/officeDocument/2006/relationships/oleObject" Target="embeddings/oleObject97.bin"/><Relationship Id="rId245" Type="http://schemas.openxmlformats.org/officeDocument/2006/relationships/oleObject" Target="embeddings/oleObject108.bin"/><Relationship Id="rId266" Type="http://schemas.openxmlformats.org/officeDocument/2006/relationships/image" Target="media/image118.wmf"/><Relationship Id="rId287" Type="http://schemas.openxmlformats.org/officeDocument/2006/relationships/oleObject" Target="embeddings/oleObject129.bin"/><Relationship Id="rId410" Type="http://schemas.openxmlformats.org/officeDocument/2006/relationships/image" Target="media/image191.wmf"/><Relationship Id="rId431" Type="http://schemas.openxmlformats.org/officeDocument/2006/relationships/oleObject" Target="embeddings/oleObject200.bin"/><Relationship Id="rId452" Type="http://schemas.openxmlformats.org/officeDocument/2006/relationships/oleObject" Target="embeddings/oleObject210.bin"/><Relationship Id="rId473" Type="http://schemas.openxmlformats.org/officeDocument/2006/relationships/header" Target="header13.xml"/><Relationship Id="rId494" Type="http://schemas.openxmlformats.org/officeDocument/2006/relationships/oleObject" Target="embeddings/oleObject230.bin"/><Relationship Id="rId508" Type="http://schemas.openxmlformats.org/officeDocument/2006/relationships/image" Target="media/image239.wmf"/><Relationship Id="rId529" Type="http://schemas.openxmlformats.org/officeDocument/2006/relationships/oleObject" Target="embeddings/oleObject248.bin"/><Relationship Id="rId680" Type="http://schemas.openxmlformats.org/officeDocument/2006/relationships/header" Target="header21.xml"/><Relationship Id="rId30" Type="http://schemas.openxmlformats.org/officeDocument/2006/relationships/header" Target="header11.xml"/><Relationship Id="rId105" Type="http://schemas.openxmlformats.org/officeDocument/2006/relationships/image" Target="media/image39.wmf"/><Relationship Id="rId126" Type="http://schemas.openxmlformats.org/officeDocument/2006/relationships/oleObject" Target="embeddings/oleObject48.bin"/><Relationship Id="rId147" Type="http://schemas.openxmlformats.org/officeDocument/2006/relationships/image" Target="media/image59.wmf"/><Relationship Id="rId168" Type="http://schemas.openxmlformats.org/officeDocument/2006/relationships/oleObject" Target="embeddings/oleObject69.bin"/><Relationship Id="rId312" Type="http://schemas.openxmlformats.org/officeDocument/2006/relationships/image" Target="media/image141.wmf"/><Relationship Id="rId333" Type="http://schemas.openxmlformats.org/officeDocument/2006/relationships/oleObject" Target="embeddings/oleObject152.bin"/><Relationship Id="rId354" Type="http://schemas.openxmlformats.org/officeDocument/2006/relationships/image" Target="media/image162.wmf"/><Relationship Id="rId540" Type="http://schemas.openxmlformats.org/officeDocument/2006/relationships/image" Target="media/image254.wmf"/><Relationship Id="rId51" Type="http://schemas.openxmlformats.org/officeDocument/2006/relationships/image" Target="media/image13.wmf"/><Relationship Id="rId72" Type="http://schemas.openxmlformats.org/officeDocument/2006/relationships/oleObject" Target="embeddings/oleObject21.bin"/><Relationship Id="rId93" Type="http://schemas.openxmlformats.org/officeDocument/2006/relationships/image" Target="media/image33.wmf"/><Relationship Id="rId189" Type="http://schemas.openxmlformats.org/officeDocument/2006/relationships/image" Target="media/image80.wmf"/><Relationship Id="rId375" Type="http://schemas.openxmlformats.org/officeDocument/2006/relationships/oleObject" Target="embeddings/oleObject173.bin"/><Relationship Id="rId396" Type="http://schemas.openxmlformats.org/officeDocument/2006/relationships/oleObject" Target="embeddings/oleObject183.bin"/><Relationship Id="rId561" Type="http://schemas.openxmlformats.org/officeDocument/2006/relationships/oleObject" Target="embeddings/oleObject265.bin"/><Relationship Id="rId582" Type="http://schemas.openxmlformats.org/officeDocument/2006/relationships/oleObject" Target="embeddings/oleObject275.bin"/><Relationship Id="rId617" Type="http://schemas.openxmlformats.org/officeDocument/2006/relationships/oleObject" Target="embeddings/oleObject294.bin"/><Relationship Id="rId638" Type="http://schemas.openxmlformats.org/officeDocument/2006/relationships/image" Target="media/image301.wmf"/><Relationship Id="rId659" Type="http://schemas.openxmlformats.org/officeDocument/2006/relationships/image" Target="media/image307.wmf"/><Relationship Id="rId3" Type="http://schemas.openxmlformats.org/officeDocument/2006/relationships/numbering" Target="numbering.xml"/><Relationship Id="rId214" Type="http://schemas.openxmlformats.org/officeDocument/2006/relationships/oleObject" Target="embeddings/oleObject92.bin"/><Relationship Id="rId235" Type="http://schemas.openxmlformats.org/officeDocument/2006/relationships/image" Target="media/image103.wmf"/><Relationship Id="rId256" Type="http://schemas.openxmlformats.org/officeDocument/2006/relationships/image" Target="media/image113.wmf"/><Relationship Id="rId277" Type="http://schemas.openxmlformats.org/officeDocument/2006/relationships/oleObject" Target="embeddings/oleObject124.bin"/><Relationship Id="rId298" Type="http://schemas.openxmlformats.org/officeDocument/2006/relationships/image" Target="media/image134.wmf"/><Relationship Id="rId400" Type="http://schemas.openxmlformats.org/officeDocument/2006/relationships/oleObject" Target="embeddings/oleObject185.bin"/><Relationship Id="rId421" Type="http://schemas.openxmlformats.org/officeDocument/2006/relationships/oleObject" Target="embeddings/oleObject195.bin"/><Relationship Id="rId442" Type="http://schemas.openxmlformats.org/officeDocument/2006/relationships/image" Target="media/image207.wmf"/><Relationship Id="rId463" Type="http://schemas.openxmlformats.org/officeDocument/2006/relationships/oleObject" Target="embeddings/oleObject215.bin"/><Relationship Id="rId484" Type="http://schemas.openxmlformats.org/officeDocument/2006/relationships/image" Target="media/image228.wmf"/><Relationship Id="rId519" Type="http://schemas.openxmlformats.org/officeDocument/2006/relationships/oleObject" Target="embeddings/oleObject243.bin"/><Relationship Id="rId670" Type="http://schemas.openxmlformats.org/officeDocument/2006/relationships/image" Target="media/image314.png"/><Relationship Id="rId116" Type="http://schemas.openxmlformats.org/officeDocument/2006/relationships/oleObject" Target="embeddings/oleObject42.bin"/><Relationship Id="rId137" Type="http://schemas.openxmlformats.org/officeDocument/2006/relationships/image" Target="media/image54.wmf"/><Relationship Id="rId158" Type="http://schemas.openxmlformats.org/officeDocument/2006/relationships/oleObject" Target="embeddings/oleObject64.bin"/><Relationship Id="rId302" Type="http://schemas.openxmlformats.org/officeDocument/2006/relationships/image" Target="media/image136.wmf"/><Relationship Id="rId323" Type="http://schemas.openxmlformats.org/officeDocument/2006/relationships/oleObject" Target="embeddings/oleObject147.bin"/><Relationship Id="rId344" Type="http://schemas.openxmlformats.org/officeDocument/2006/relationships/image" Target="media/image157.wmf"/><Relationship Id="rId530" Type="http://schemas.openxmlformats.org/officeDocument/2006/relationships/image" Target="media/image250.wmf"/><Relationship Id="rId20" Type="http://schemas.openxmlformats.org/officeDocument/2006/relationships/footer" Target="footer3.xml"/><Relationship Id="rId41" Type="http://schemas.openxmlformats.org/officeDocument/2006/relationships/oleObject" Target="embeddings/oleObject6.bin"/><Relationship Id="rId62" Type="http://schemas.openxmlformats.org/officeDocument/2006/relationships/oleObject" Target="embeddings/oleObject17.bin"/><Relationship Id="rId83" Type="http://schemas.openxmlformats.org/officeDocument/2006/relationships/image" Target="media/image28.wmf"/><Relationship Id="rId179" Type="http://schemas.openxmlformats.org/officeDocument/2006/relationships/image" Target="media/image75.wmf"/><Relationship Id="rId365" Type="http://schemas.openxmlformats.org/officeDocument/2006/relationships/oleObject" Target="embeddings/oleObject168.bin"/><Relationship Id="rId386" Type="http://schemas.openxmlformats.org/officeDocument/2006/relationships/image" Target="media/image178.wmf"/><Relationship Id="rId551" Type="http://schemas.openxmlformats.org/officeDocument/2006/relationships/oleObject" Target="embeddings/oleObject260.bin"/><Relationship Id="rId572" Type="http://schemas.openxmlformats.org/officeDocument/2006/relationships/oleObject" Target="embeddings/oleObject271.bin"/><Relationship Id="rId593" Type="http://schemas.openxmlformats.org/officeDocument/2006/relationships/image" Target="media/image280.wmf"/><Relationship Id="rId607" Type="http://schemas.openxmlformats.org/officeDocument/2006/relationships/image" Target="media/image287.wmf"/><Relationship Id="rId628" Type="http://schemas.openxmlformats.org/officeDocument/2006/relationships/image" Target="media/image296.wmf"/><Relationship Id="rId649" Type="http://schemas.openxmlformats.org/officeDocument/2006/relationships/oleObject" Target="embeddings/oleObject313.bin"/><Relationship Id="rId190" Type="http://schemas.openxmlformats.org/officeDocument/2006/relationships/oleObject" Target="embeddings/oleObject80.bin"/><Relationship Id="rId204" Type="http://schemas.openxmlformats.org/officeDocument/2006/relationships/oleObject" Target="embeddings/oleObject87.bin"/><Relationship Id="rId225" Type="http://schemas.openxmlformats.org/officeDocument/2006/relationships/image" Target="media/image98.wmf"/><Relationship Id="rId246" Type="http://schemas.openxmlformats.org/officeDocument/2006/relationships/image" Target="media/image108.wmf"/><Relationship Id="rId267" Type="http://schemas.openxmlformats.org/officeDocument/2006/relationships/oleObject" Target="embeddings/oleObject119.bin"/><Relationship Id="rId288" Type="http://schemas.openxmlformats.org/officeDocument/2006/relationships/image" Target="media/image129.wmf"/><Relationship Id="rId411" Type="http://schemas.openxmlformats.org/officeDocument/2006/relationships/oleObject" Target="embeddings/oleObject190.bin"/><Relationship Id="rId432" Type="http://schemas.openxmlformats.org/officeDocument/2006/relationships/image" Target="media/image202.wmf"/><Relationship Id="rId453" Type="http://schemas.openxmlformats.org/officeDocument/2006/relationships/image" Target="media/image213.wmf"/><Relationship Id="rId474" Type="http://schemas.openxmlformats.org/officeDocument/2006/relationships/header" Target="header14.xml"/><Relationship Id="rId509" Type="http://schemas.openxmlformats.org/officeDocument/2006/relationships/oleObject" Target="embeddings/oleObject238.bin"/><Relationship Id="rId660" Type="http://schemas.openxmlformats.org/officeDocument/2006/relationships/oleObject" Target="embeddings/oleObject321.bin"/><Relationship Id="rId106" Type="http://schemas.openxmlformats.org/officeDocument/2006/relationships/oleObject" Target="embeddings/oleObject37.bin"/><Relationship Id="rId127" Type="http://schemas.openxmlformats.org/officeDocument/2006/relationships/image" Target="media/image49.wmf"/><Relationship Id="rId313" Type="http://schemas.openxmlformats.org/officeDocument/2006/relationships/oleObject" Target="embeddings/oleObject142.bin"/><Relationship Id="rId495" Type="http://schemas.openxmlformats.org/officeDocument/2006/relationships/oleObject" Target="embeddings/oleObject231.bin"/><Relationship Id="rId681" Type="http://schemas.openxmlformats.org/officeDocument/2006/relationships/header" Target="header22.xml"/><Relationship Id="rId10" Type="http://schemas.openxmlformats.org/officeDocument/2006/relationships/header" Target="header1.xml"/><Relationship Id="rId31" Type="http://schemas.openxmlformats.org/officeDocument/2006/relationships/footer" Target="footer7.xml"/><Relationship Id="rId52" Type="http://schemas.openxmlformats.org/officeDocument/2006/relationships/oleObject" Target="embeddings/oleObject12.bin"/><Relationship Id="rId73" Type="http://schemas.openxmlformats.org/officeDocument/2006/relationships/image" Target="media/image23.wmf"/><Relationship Id="rId94" Type="http://schemas.openxmlformats.org/officeDocument/2006/relationships/oleObject" Target="embeddings/oleObject31.bin"/><Relationship Id="rId148" Type="http://schemas.openxmlformats.org/officeDocument/2006/relationships/oleObject" Target="embeddings/oleObject59.bin"/><Relationship Id="rId169" Type="http://schemas.openxmlformats.org/officeDocument/2006/relationships/image" Target="media/image70.wmf"/><Relationship Id="rId334" Type="http://schemas.openxmlformats.org/officeDocument/2006/relationships/image" Target="media/image152.wmf"/><Relationship Id="rId355" Type="http://schemas.openxmlformats.org/officeDocument/2006/relationships/oleObject" Target="embeddings/oleObject163.bin"/><Relationship Id="rId376" Type="http://schemas.openxmlformats.org/officeDocument/2006/relationships/image" Target="media/image173.wmf"/><Relationship Id="rId397" Type="http://schemas.openxmlformats.org/officeDocument/2006/relationships/image" Target="media/image184.wmf"/><Relationship Id="rId520" Type="http://schemas.openxmlformats.org/officeDocument/2006/relationships/image" Target="media/image245.wmf"/><Relationship Id="rId541" Type="http://schemas.openxmlformats.org/officeDocument/2006/relationships/oleObject" Target="embeddings/oleObject255.bin"/><Relationship Id="rId562" Type="http://schemas.openxmlformats.org/officeDocument/2006/relationships/image" Target="media/image265.wmf"/><Relationship Id="rId583" Type="http://schemas.openxmlformats.org/officeDocument/2006/relationships/oleObject" Target="embeddings/oleObject276.bin"/><Relationship Id="rId618" Type="http://schemas.openxmlformats.org/officeDocument/2006/relationships/image" Target="media/image292.wmf"/><Relationship Id="rId639" Type="http://schemas.openxmlformats.org/officeDocument/2006/relationships/oleObject" Target="embeddings/oleObject306.bin"/><Relationship Id="rId4" Type="http://schemas.openxmlformats.org/officeDocument/2006/relationships/styles" Target="styles.xml"/><Relationship Id="rId180" Type="http://schemas.openxmlformats.org/officeDocument/2006/relationships/oleObject" Target="embeddings/oleObject75.bin"/><Relationship Id="rId215" Type="http://schemas.openxmlformats.org/officeDocument/2006/relationships/image" Target="media/image93.wmf"/><Relationship Id="rId236" Type="http://schemas.openxmlformats.org/officeDocument/2006/relationships/oleObject" Target="embeddings/oleObject103.bin"/><Relationship Id="rId257" Type="http://schemas.openxmlformats.org/officeDocument/2006/relationships/oleObject" Target="embeddings/oleObject114.bin"/><Relationship Id="rId278" Type="http://schemas.openxmlformats.org/officeDocument/2006/relationships/image" Target="media/image124.wmf"/><Relationship Id="rId401" Type="http://schemas.openxmlformats.org/officeDocument/2006/relationships/image" Target="media/image186.jpeg"/><Relationship Id="rId422" Type="http://schemas.openxmlformats.org/officeDocument/2006/relationships/image" Target="media/image197.wmf"/><Relationship Id="rId443" Type="http://schemas.openxmlformats.org/officeDocument/2006/relationships/oleObject" Target="embeddings/oleObject206.bin"/><Relationship Id="rId464" Type="http://schemas.openxmlformats.org/officeDocument/2006/relationships/oleObject" Target="embeddings/oleObject216.bin"/><Relationship Id="rId650" Type="http://schemas.openxmlformats.org/officeDocument/2006/relationships/oleObject" Target="embeddings/oleObject314.bin"/><Relationship Id="rId303" Type="http://schemas.openxmlformats.org/officeDocument/2006/relationships/oleObject" Target="embeddings/oleObject137.bin"/><Relationship Id="rId485" Type="http://schemas.openxmlformats.org/officeDocument/2006/relationships/oleObject" Target="embeddings/oleObject225.bin"/><Relationship Id="rId42" Type="http://schemas.openxmlformats.org/officeDocument/2006/relationships/image" Target="media/image9.wmf"/><Relationship Id="rId84" Type="http://schemas.openxmlformats.org/officeDocument/2006/relationships/oleObject" Target="embeddings/oleObject27.bin"/><Relationship Id="rId138" Type="http://schemas.openxmlformats.org/officeDocument/2006/relationships/oleObject" Target="embeddings/oleObject54.bin"/><Relationship Id="rId345" Type="http://schemas.openxmlformats.org/officeDocument/2006/relationships/oleObject" Target="embeddings/oleObject158.bin"/><Relationship Id="rId387" Type="http://schemas.openxmlformats.org/officeDocument/2006/relationships/oleObject" Target="embeddings/oleObject179.bin"/><Relationship Id="rId510" Type="http://schemas.openxmlformats.org/officeDocument/2006/relationships/image" Target="media/image240.wmf"/><Relationship Id="rId552" Type="http://schemas.openxmlformats.org/officeDocument/2006/relationships/image" Target="media/image260.wmf"/><Relationship Id="rId594" Type="http://schemas.openxmlformats.org/officeDocument/2006/relationships/oleObject" Target="embeddings/oleObject282.bin"/><Relationship Id="rId608" Type="http://schemas.openxmlformats.org/officeDocument/2006/relationships/oleObject" Target="embeddings/oleObject289.bin"/><Relationship Id="rId191" Type="http://schemas.openxmlformats.org/officeDocument/2006/relationships/image" Target="media/image81.wmf"/><Relationship Id="rId205" Type="http://schemas.openxmlformats.org/officeDocument/2006/relationships/image" Target="media/image88.wmf"/><Relationship Id="rId247" Type="http://schemas.openxmlformats.org/officeDocument/2006/relationships/oleObject" Target="embeddings/oleObject109.bin"/><Relationship Id="rId412" Type="http://schemas.openxmlformats.org/officeDocument/2006/relationships/image" Target="media/image192.wmf"/><Relationship Id="rId107" Type="http://schemas.openxmlformats.org/officeDocument/2006/relationships/image" Target="media/image40.wmf"/><Relationship Id="rId289" Type="http://schemas.openxmlformats.org/officeDocument/2006/relationships/oleObject" Target="embeddings/oleObject130.bin"/><Relationship Id="rId454" Type="http://schemas.openxmlformats.org/officeDocument/2006/relationships/oleObject" Target="embeddings/oleObject211.bin"/><Relationship Id="rId496" Type="http://schemas.openxmlformats.org/officeDocument/2006/relationships/image" Target="media/image233.wmf"/><Relationship Id="rId661" Type="http://schemas.openxmlformats.org/officeDocument/2006/relationships/image" Target="media/image308.wmf"/><Relationship Id="rId11" Type="http://schemas.openxmlformats.org/officeDocument/2006/relationships/header" Target="header2.xml"/><Relationship Id="rId53" Type="http://schemas.openxmlformats.org/officeDocument/2006/relationships/image" Target="media/image14.wmf"/><Relationship Id="rId149" Type="http://schemas.openxmlformats.org/officeDocument/2006/relationships/image" Target="media/image60.wmf"/><Relationship Id="rId314" Type="http://schemas.openxmlformats.org/officeDocument/2006/relationships/image" Target="media/image142.wmf"/><Relationship Id="rId356" Type="http://schemas.openxmlformats.org/officeDocument/2006/relationships/image" Target="media/image163.wmf"/><Relationship Id="rId398" Type="http://schemas.openxmlformats.org/officeDocument/2006/relationships/oleObject" Target="embeddings/oleObject184.bin"/><Relationship Id="rId521" Type="http://schemas.openxmlformats.org/officeDocument/2006/relationships/oleObject" Target="embeddings/oleObject244.bin"/><Relationship Id="rId563" Type="http://schemas.openxmlformats.org/officeDocument/2006/relationships/oleObject" Target="embeddings/oleObject266.bin"/><Relationship Id="rId619" Type="http://schemas.openxmlformats.org/officeDocument/2006/relationships/oleObject" Target="embeddings/oleObject295.bin"/><Relationship Id="rId95" Type="http://schemas.openxmlformats.org/officeDocument/2006/relationships/image" Target="media/image34.wmf"/><Relationship Id="rId160" Type="http://schemas.openxmlformats.org/officeDocument/2006/relationships/oleObject" Target="embeddings/oleObject65.bin"/><Relationship Id="rId216" Type="http://schemas.openxmlformats.org/officeDocument/2006/relationships/oleObject" Target="embeddings/oleObject93.bin"/><Relationship Id="rId423" Type="http://schemas.openxmlformats.org/officeDocument/2006/relationships/oleObject" Target="embeddings/oleObject196.bin"/><Relationship Id="rId258" Type="http://schemas.openxmlformats.org/officeDocument/2006/relationships/image" Target="media/image114.wmf"/><Relationship Id="rId465" Type="http://schemas.openxmlformats.org/officeDocument/2006/relationships/image" Target="media/image219.wmf"/><Relationship Id="rId630" Type="http://schemas.openxmlformats.org/officeDocument/2006/relationships/image" Target="media/image297.wmf"/><Relationship Id="rId672" Type="http://schemas.openxmlformats.org/officeDocument/2006/relationships/header" Target="header16.xml"/><Relationship Id="rId22" Type="http://schemas.openxmlformats.org/officeDocument/2006/relationships/header" Target="header6.xml"/><Relationship Id="rId64" Type="http://schemas.openxmlformats.org/officeDocument/2006/relationships/oleObject" Target="embeddings/oleObject18.bin"/><Relationship Id="rId118" Type="http://schemas.openxmlformats.org/officeDocument/2006/relationships/oleObject" Target="embeddings/oleObject44.bin"/><Relationship Id="rId325" Type="http://schemas.openxmlformats.org/officeDocument/2006/relationships/oleObject" Target="embeddings/oleObject148.bin"/><Relationship Id="rId367" Type="http://schemas.openxmlformats.org/officeDocument/2006/relationships/oleObject" Target="embeddings/oleObject169.bin"/><Relationship Id="rId532" Type="http://schemas.openxmlformats.org/officeDocument/2006/relationships/oleObject" Target="embeddings/oleObject250.bin"/><Relationship Id="rId574" Type="http://schemas.openxmlformats.org/officeDocument/2006/relationships/image" Target="media/image271.png"/><Relationship Id="rId171" Type="http://schemas.openxmlformats.org/officeDocument/2006/relationships/image" Target="media/image71.wmf"/><Relationship Id="rId227" Type="http://schemas.openxmlformats.org/officeDocument/2006/relationships/image" Target="media/image99.wmf"/><Relationship Id="rId269" Type="http://schemas.openxmlformats.org/officeDocument/2006/relationships/oleObject" Target="embeddings/oleObject120.bin"/><Relationship Id="rId434" Type="http://schemas.openxmlformats.org/officeDocument/2006/relationships/image" Target="media/image203.wmf"/><Relationship Id="rId476" Type="http://schemas.openxmlformats.org/officeDocument/2006/relationships/image" Target="media/image224.png"/><Relationship Id="rId641" Type="http://schemas.openxmlformats.org/officeDocument/2006/relationships/image" Target="media/image302.wmf"/><Relationship Id="rId683" Type="http://schemas.openxmlformats.org/officeDocument/2006/relationships/header" Target="header24.xml"/><Relationship Id="rId33" Type="http://schemas.openxmlformats.org/officeDocument/2006/relationships/image" Target="media/image4.jpeg"/><Relationship Id="rId129" Type="http://schemas.openxmlformats.org/officeDocument/2006/relationships/image" Target="media/image50.wmf"/><Relationship Id="rId280" Type="http://schemas.openxmlformats.org/officeDocument/2006/relationships/image" Target="media/image125.wmf"/><Relationship Id="rId336" Type="http://schemas.openxmlformats.org/officeDocument/2006/relationships/image" Target="media/image153.wmf"/><Relationship Id="rId501" Type="http://schemas.openxmlformats.org/officeDocument/2006/relationships/oleObject" Target="embeddings/oleObject234.bin"/><Relationship Id="rId543" Type="http://schemas.openxmlformats.org/officeDocument/2006/relationships/oleObject" Target="embeddings/oleObject256.bin"/><Relationship Id="rId75" Type="http://schemas.openxmlformats.org/officeDocument/2006/relationships/image" Target="media/image24.wmf"/><Relationship Id="rId140" Type="http://schemas.openxmlformats.org/officeDocument/2006/relationships/oleObject" Target="embeddings/oleObject55.bin"/><Relationship Id="rId182" Type="http://schemas.openxmlformats.org/officeDocument/2006/relationships/oleObject" Target="embeddings/oleObject76.bin"/><Relationship Id="rId378" Type="http://schemas.openxmlformats.org/officeDocument/2006/relationships/image" Target="media/image174.wmf"/><Relationship Id="rId403" Type="http://schemas.openxmlformats.org/officeDocument/2006/relationships/oleObject" Target="embeddings/oleObject186.bin"/><Relationship Id="rId585" Type="http://schemas.openxmlformats.org/officeDocument/2006/relationships/image" Target="media/image276.wmf"/><Relationship Id="rId6" Type="http://schemas.openxmlformats.org/officeDocument/2006/relationships/webSettings" Target="webSettings.xml"/><Relationship Id="rId238" Type="http://schemas.openxmlformats.org/officeDocument/2006/relationships/image" Target="media/image104.wmf"/><Relationship Id="rId445" Type="http://schemas.openxmlformats.org/officeDocument/2006/relationships/oleObject" Target="embeddings/oleObject207.bin"/><Relationship Id="rId487" Type="http://schemas.openxmlformats.org/officeDocument/2006/relationships/oleObject" Target="embeddings/oleObject226.bin"/><Relationship Id="rId610" Type="http://schemas.openxmlformats.org/officeDocument/2006/relationships/oleObject" Target="embeddings/oleObject290.bin"/><Relationship Id="rId652" Type="http://schemas.openxmlformats.org/officeDocument/2006/relationships/oleObject" Target="embeddings/oleObject316.bin"/><Relationship Id="rId291" Type="http://schemas.openxmlformats.org/officeDocument/2006/relationships/oleObject" Target="embeddings/oleObject131.bin"/><Relationship Id="rId305" Type="http://schemas.openxmlformats.org/officeDocument/2006/relationships/oleObject" Target="embeddings/oleObject138.bin"/><Relationship Id="rId347" Type="http://schemas.openxmlformats.org/officeDocument/2006/relationships/oleObject" Target="embeddings/oleObject159.bin"/><Relationship Id="rId512" Type="http://schemas.openxmlformats.org/officeDocument/2006/relationships/image" Target="media/image241.wmf"/><Relationship Id="rId44" Type="http://schemas.openxmlformats.org/officeDocument/2006/relationships/image" Target="media/image10.wmf"/><Relationship Id="rId86" Type="http://schemas.openxmlformats.org/officeDocument/2006/relationships/oleObject" Target="embeddings/oleObject28.bin"/><Relationship Id="rId151" Type="http://schemas.openxmlformats.org/officeDocument/2006/relationships/image" Target="media/image61.wmf"/><Relationship Id="rId389" Type="http://schemas.openxmlformats.org/officeDocument/2006/relationships/oleObject" Target="embeddings/oleObject180.bin"/><Relationship Id="rId554" Type="http://schemas.openxmlformats.org/officeDocument/2006/relationships/image" Target="media/image261.wmf"/><Relationship Id="rId596" Type="http://schemas.openxmlformats.org/officeDocument/2006/relationships/oleObject" Target="embeddings/oleObject283.bin"/><Relationship Id="rId193" Type="http://schemas.openxmlformats.org/officeDocument/2006/relationships/image" Target="media/image82.wmf"/><Relationship Id="rId207" Type="http://schemas.openxmlformats.org/officeDocument/2006/relationships/image" Target="media/image89.wmf"/><Relationship Id="rId249" Type="http://schemas.openxmlformats.org/officeDocument/2006/relationships/oleObject" Target="embeddings/oleObject110.bin"/><Relationship Id="rId414" Type="http://schemas.openxmlformats.org/officeDocument/2006/relationships/image" Target="media/image193.wmf"/><Relationship Id="rId456" Type="http://schemas.openxmlformats.org/officeDocument/2006/relationships/oleObject" Target="embeddings/oleObject212.bin"/><Relationship Id="rId498" Type="http://schemas.openxmlformats.org/officeDocument/2006/relationships/image" Target="media/image234.wmf"/><Relationship Id="rId621" Type="http://schemas.openxmlformats.org/officeDocument/2006/relationships/oleObject" Target="embeddings/oleObject297.bin"/><Relationship Id="rId663" Type="http://schemas.openxmlformats.org/officeDocument/2006/relationships/image" Target="media/image309.wmf"/><Relationship Id="rId13" Type="http://schemas.openxmlformats.org/officeDocument/2006/relationships/oleObject" Target="embeddings/oleObject1.bin"/><Relationship Id="rId109" Type="http://schemas.openxmlformats.org/officeDocument/2006/relationships/image" Target="media/image41.wmf"/><Relationship Id="rId260" Type="http://schemas.openxmlformats.org/officeDocument/2006/relationships/image" Target="media/image115.wmf"/><Relationship Id="rId316" Type="http://schemas.openxmlformats.org/officeDocument/2006/relationships/image" Target="media/image143.wmf"/><Relationship Id="rId523" Type="http://schemas.openxmlformats.org/officeDocument/2006/relationships/oleObject" Target="embeddings/oleObject245.bin"/><Relationship Id="rId55" Type="http://schemas.openxmlformats.org/officeDocument/2006/relationships/image" Target="media/image15.wmf"/><Relationship Id="rId97" Type="http://schemas.openxmlformats.org/officeDocument/2006/relationships/image" Target="media/image35.wmf"/><Relationship Id="rId120" Type="http://schemas.openxmlformats.org/officeDocument/2006/relationships/oleObject" Target="embeddings/oleObject45.bin"/><Relationship Id="rId358" Type="http://schemas.openxmlformats.org/officeDocument/2006/relationships/image" Target="media/image164.wmf"/><Relationship Id="rId565" Type="http://schemas.openxmlformats.org/officeDocument/2006/relationships/oleObject" Target="embeddings/oleObject267.bin"/><Relationship Id="rId162" Type="http://schemas.openxmlformats.org/officeDocument/2006/relationships/oleObject" Target="embeddings/oleObject66.bin"/><Relationship Id="rId218" Type="http://schemas.openxmlformats.org/officeDocument/2006/relationships/oleObject" Target="embeddings/oleObject94.bin"/><Relationship Id="rId425" Type="http://schemas.openxmlformats.org/officeDocument/2006/relationships/oleObject" Target="embeddings/oleObject197.bin"/><Relationship Id="rId467" Type="http://schemas.openxmlformats.org/officeDocument/2006/relationships/image" Target="media/image220.wmf"/><Relationship Id="rId632" Type="http://schemas.openxmlformats.org/officeDocument/2006/relationships/image" Target="media/image298.wmf"/><Relationship Id="rId271" Type="http://schemas.openxmlformats.org/officeDocument/2006/relationships/oleObject" Target="embeddings/oleObject121.bin"/><Relationship Id="rId674" Type="http://schemas.openxmlformats.org/officeDocument/2006/relationships/header" Target="header18.xml"/><Relationship Id="rId24" Type="http://schemas.openxmlformats.org/officeDocument/2006/relationships/footer" Target="footer4.xml"/><Relationship Id="rId66" Type="http://schemas.openxmlformats.org/officeDocument/2006/relationships/oleObject" Target="embeddings/oleObject19.bin"/><Relationship Id="rId131" Type="http://schemas.openxmlformats.org/officeDocument/2006/relationships/image" Target="media/image51.wmf"/><Relationship Id="rId327" Type="http://schemas.openxmlformats.org/officeDocument/2006/relationships/oleObject" Target="embeddings/oleObject149.bin"/><Relationship Id="rId369" Type="http://schemas.openxmlformats.org/officeDocument/2006/relationships/oleObject" Target="embeddings/oleObject170.bin"/><Relationship Id="rId534" Type="http://schemas.openxmlformats.org/officeDocument/2006/relationships/image" Target="media/image251.wmf"/><Relationship Id="rId576" Type="http://schemas.openxmlformats.org/officeDocument/2006/relationships/image" Target="media/image273.png"/><Relationship Id="rId173" Type="http://schemas.openxmlformats.org/officeDocument/2006/relationships/image" Target="media/image72.wmf"/><Relationship Id="rId229" Type="http://schemas.openxmlformats.org/officeDocument/2006/relationships/image" Target="media/image100.wmf"/><Relationship Id="rId380" Type="http://schemas.openxmlformats.org/officeDocument/2006/relationships/image" Target="media/image175.wmf"/><Relationship Id="rId436" Type="http://schemas.openxmlformats.org/officeDocument/2006/relationships/image" Target="media/image204.wmf"/><Relationship Id="rId601" Type="http://schemas.openxmlformats.org/officeDocument/2006/relationships/image" Target="media/image284.wmf"/><Relationship Id="rId643" Type="http://schemas.openxmlformats.org/officeDocument/2006/relationships/image" Target="media/image303.wmf"/><Relationship Id="rId240" Type="http://schemas.openxmlformats.org/officeDocument/2006/relationships/image" Target="media/image105.wmf"/><Relationship Id="rId478" Type="http://schemas.openxmlformats.org/officeDocument/2006/relationships/oleObject" Target="embeddings/oleObject221.bin"/><Relationship Id="rId685" Type="http://schemas.microsoft.com/office/2011/relationships/people" Target="people.xml"/><Relationship Id="rId35" Type="http://schemas.openxmlformats.org/officeDocument/2006/relationships/oleObject" Target="embeddings/oleObject3.bin"/><Relationship Id="rId77" Type="http://schemas.openxmlformats.org/officeDocument/2006/relationships/image" Target="media/image25.wmf"/><Relationship Id="rId100" Type="http://schemas.openxmlformats.org/officeDocument/2006/relationships/oleObject" Target="embeddings/oleObject34.bin"/><Relationship Id="rId282" Type="http://schemas.openxmlformats.org/officeDocument/2006/relationships/image" Target="media/image126.wmf"/><Relationship Id="rId338" Type="http://schemas.openxmlformats.org/officeDocument/2006/relationships/image" Target="media/image154.wmf"/><Relationship Id="rId503" Type="http://schemas.openxmlformats.org/officeDocument/2006/relationships/oleObject" Target="embeddings/oleObject235.bin"/><Relationship Id="rId545" Type="http://schemas.openxmlformats.org/officeDocument/2006/relationships/oleObject" Target="embeddings/oleObject257.bin"/><Relationship Id="rId587" Type="http://schemas.openxmlformats.org/officeDocument/2006/relationships/image" Target="media/image277.wmf"/><Relationship Id="rId8" Type="http://schemas.openxmlformats.org/officeDocument/2006/relationships/endnotes" Target="endnotes.xml"/><Relationship Id="rId142" Type="http://schemas.openxmlformats.org/officeDocument/2006/relationships/oleObject" Target="embeddings/oleObject56.bin"/><Relationship Id="rId184" Type="http://schemas.openxmlformats.org/officeDocument/2006/relationships/oleObject" Target="embeddings/oleObject77.bin"/><Relationship Id="rId391" Type="http://schemas.openxmlformats.org/officeDocument/2006/relationships/oleObject" Target="embeddings/oleObject181.bin"/><Relationship Id="rId405" Type="http://schemas.openxmlformats.org/officeDocument/2006/relationships/oleObject" Target="embeddings/oleObject187.bin"/><Relationship Id="rId447" Type="http://schemas.openxmlformats.org/officeDocument/2006/relationships/oleObject" Target="embeddings/oleObject208.bin"/><Relationship Id="rId612" Type="http://schemas.openxmlformats.org/officeDocument/2006/relationships/oleObject" Target="embeddings/oleObject291.bin"/><Relationship Id="rId251" Type="http://schemas.openxmlformats.org/officeDocument/2006/relationships/oleObject" Target="embeddings/oleObject111.bin"/><Relationship Id="rId489" Type="http://schemas.openxmlformats.org/officeDocument/2006/relationships/oleObject" Target="embeddings/oleObject227.bin"/><Relationship Id="rId654" Type="http://schemas.openxmlformats.org/officeDocument/2006/relationships/oleObject" Target="embeddings/oleObject318.bin"/><Relationship Id="rId46" Type="http://schemas.openxmlformats.org/officeDocument/2006/relationships/image" Target="media/image11.wmf"/><Relationship Id="rId293" Type="http://schemas.openxmlformats.org/officeDocument/2006/relationships/oleObject" Target="embeddings/oleObject132.bin"/><Relationship Id="rId307" Type="http://schemas.openxmlformats.org/officeDocument/2006/relationships/oleObject" Target="embeddings/oleObject139.bin"/><Relationship Id="rId349" Type="http://schemas.openxmlformats.org/officeDocument/2006/relationships/oleObject" Target="embeddings/oleObject160.bin"/><Relationship Id="rId514" Type="http://schemas.openxmlformats.org/officeDocument/2006/relationships/image" Target="media/image242.wmf"/><Relationship Id="rId556" Type="http://schemas.openxmlformats.org/officeDocument/2006/relationships/image" Target="media/image262.wmf"/><Relationship Id="rId88" Type="http://schemas.openxmlformats.org/officeDocument/2006/relationships/image" Target="media/image30.jpeg"/><Relationship Id="rId111" Type="http://schemas.openxmlformats.org/officeDocument/2006/relationships/image" Target="media/image42.wmf"/><Relationship Id="rId153" Type="http://schemas.openxmlformats.org/officeDocument/2006/relationships/image" Target="media/image62.wmf"/><Relationship Id="rId195" Type="http://schemas.openxmlformats.org/officeDocument/2006/relationships/image" Target="media/image83.wmf"/><Relationship Id="rId209" Type="http://schemas.openxmlformats.org/officeDocument/2006/relationships/image" Target="media/image90.wmf"/><Relationship Id="rId360" Type="http://schemas.openxmlformats.org/officeDocument/2006/relationships/image" Target="media/image165.wmf"/><Relationship Id="rId416" Type="http://schemas.openxmlformats.org/officeDocument/2006/relationships/image" Target="media/image194.wmf"/><Relationship Id="rId598" Type="http://schemas.openxmlformats.org/officeDocument/2006/relationships/oleObject" Target="embeddings/oleObject284.bin"/><Relationship Id="rId220" Type="http://schemas.openxmlformats.org/officeDocument/2006/relationships/oleObject" Target="embeddings/oleObject95.bin"/><Relationship Id="rId458" Type="http://schemas.openxmlformats.org/officeDocument/2006/relationships/oleObject" Target="embeddings/oleObject213.bin"/><Relationship Id="rId623" Type="http://schemas.openxmlformats.org/officeDocument/2006/relationships/oleObject" Target="embeddings/oleObject298.bin"/><Relationship Id="rId665" Type="http://schemas.openxmlformats.org/officeDocument/2006/relationships/image" Target="media/image310.wmf"/><Relationship Id="rId15" Type="http://schemas.openxmlformats.org/officeDocument/2006/relationships/oleObject" Target="embeddings/oleObject2.bin"/><Relationship Id="rId57" Type="http://schemas.openxmlformats.org/officeDocument/2006/relationships/image" Target="media/image16.wmf"/><Relationship Id="rId262" Type="http://schemas.openxmlformats.org/officeDocument/2006/relationships/image" Target="media/image116.wmf"/><Relationship Id="rId318" Type="http://schemas.openxmlformats.org/officeDocument/2006/relationships/image" Target="media/image144.wmf"/><Relationship Id="rId525" Type="http://schemas.openxmlformats.org/officeDocument/2006/relationships/oleObject" Target="embeddings/oleObject246.bin"/><Relationship Id="rId567" Type="http://schemas.openxmlformats.org/officeDocument/2006/relationships/oleObject" Target="embeddings/oleObject268.bin"/><Relationship Id="rId99" Type="http://schemas.openxmlformats.org/officeDocument/2006/relationships/image" Target="media/image36.wmf"/><Relationship Id="rId122" Type="http://schemas.openxmlformats.org/officeDocument/2006/relationships/oleObject" Target="embeddings/oleObject46.bin"/><Relationship Id="rId164" Type="http://schemas.openxmlformats.org/officeDocument/2006/relationships/oleObject" Target="embeddings/oleObject67.bin"/><Relationship Id="rId371" Type="http://schemas.openxmlformats.org/officeDocument/2006/relationships/oleObject" Target="embeddings/oleObject171.bin"/><Relationship Id="rId427" Type="http://schemas.openxmlformats.org/officeDocument/2006/relationships/oleObject" Target="embeddings/oleObject198.bin"/><Relationship Id="rId469" Type="http://schemas.openxmlformats.org/officeDocument/2006/relationships/image" Target="media/image221.wmf"/><Relationship Id="rId634" Type="http://schemas.openxmlformats.org/officeDocument/2006/relationships/image" Target="media/image299.wmf"/><Relationship Id="rId676" Type="http://schemas.openxmlformats.org/officeDocument/2006/relationships/hyperlink" Target="https://arxiv.org/search/cs?searchtype=author&amp;query=Pham%2C+H" TargetMode="External"/><Relationship Id="rId26" Type="http://schemas.openxmlformats.org/officeDocument/2006/relationships/header" Target="header9.xml"/><Relationship Id="rId231" Type="http://schemas.openxmlformats.org/officeDocument/2006/relationships/image" Target="media/image101.wmf"/><Relationship Id="rId273" Type="http://schemas.openxmlformats.org/officeDocument/2006/relationships/oleObject" Target="embeddings/oleObject122.bin"/><Relationship Id="rId329" Type="http://schemas.openxmlformats.org/officeDocument/2006/relationships/oleObject" Target="embeddings/oleObject150.bin"/><Relationship Id="rId480" Type="http://schemas.openxmlformats.org/officeDocument/2006/relationships/image" Target="media/image226.wmf"/><Relationship Id="rId536" Type="http://schemas.openxmlformats.org/officeDocument/2006/relationships/image" Target="media/image252.wmf"/><Relationship Id="rId68" Type="http://schemas.openxmlformats.org/officeDocument/2006/relationships/oleObject" Target="embeddings/oleObject20.bin"/><Relationship Id="rId133" Type="http://schemas.openxmlformats.org/officeDocument/2006/relationships/image" Target="media/image52.wmf"/><Relationship Id="rId175" Type="http://schemas.openxmlformats.org/officeDocument/2006/relationships/image" Target="media/image73.wmf"/><Relationship Id="rId340" Type="http://schemas.openxmlformats.org/officeDocument/2006/relationships/image" Target="media/image155.wmf"/><Relationship Id="rId578" Type="http://schemas.openxmlformats.org/officeDocument/2006/relationships/image" Target="media/image275.png"/><Relationship Id="rId200" Type="http://schemas.openxmlformats.org/officeDocument/2006/relationships/oleObject" Target="embeddings/oleObject85.bin"/><Relationship Id="rId382" Type="http://schemas.openxmlformats.org/officeDocument/2006/relationships/image" Target="media/image176.wmf"/><Relationship Id="rId438" Type="http://schemas.openxmlformats.org/officeDocument/2006/relationships/image" Target="media/image205.wmf"/><Relationship Id="rId603" Type="http://schemas.openxmlformats.org/officeDocument/2006/relationships/image" Target="media/image285.wmf"/><Relationship Id="rId645" Type="http://schemas.openxmlformats.org/officeDocument/2006/relationships/oleObject" Target="embeddings/oleObject310.bin"/><Relationship Id="rId242" Type="http://schemas.openxmlformats.org/officeDocument/2006/relationships/image" Target="media/image106.wmf"/><Relationship Id="rId284" Type="http://schemas.openxmlformats.org/officeDocument/2006/relationships/image" Target="media/image127.wmf"/><Relationship Id="rId491" Type="http://schemas.openxmlformats.org/officeDocument/2006/relationships/oleObject" Target="embeddings/oleObject228.bin"/><Relationship Id="rId505" Type="http://schemas.openxmlformats.org/officeDocument/2006/relationships/oleObject" Target="embeddings/oleObject236.bin"/><Relationship Id="rId37" Type="http://schemas.openxmlformats.org/officeDocument/2006/relationships/oleObject" Target="embeddings/oleObject4.bin"/><Relationship Id="rId79" Type="http://schemas.openxmlformats.org/officeDocument/2006/relationships/image" Target="media/image26.wmf"/><Relationship Id="rId102" Type="http://schemas.openxmlformats.org/officeDocument/2006/relationships/oleObject" Target="embeddings/oleObject35.bin"/><Relationship Id="rId144" Type="http://schemas.openxmlformats.org/officeDocument/2006/relationships/oleObject" Target="embeddings/oleObject57.bin"/><Relationship Id="rId547" Type="http://schemas.openxmlformats.org/officeDocument/2006/relationships/oleObject" Target="embeddings/oleObject258.bin"/><Relationship Id="rId589" Type="http://schemas.openxmlformats.org/officeDocument/2006/relationships/image" Target="media/image278.wmf"/><Relationship Id="rId90" Type="http://schemas.openxmlformats.org/officeDocument/2006/relationships/oleObject" Target="embeddings/oleObject29.bin"/><Relationship Id="rId186" Type="http://schemas.openxmlformats.org/officeDocument/2006/relationships/oleObject" Target="embeddings/oleObject78.bin"/><Relationship Id="rId351" Type="http://schemas.openxmlformats.org/officeDocument/2006/relationships/oleObject" Target="embeddings/oleObject161.bin"/><Relationship Id="rId393" Type="http://schemas.openxmlformats.org/officeDocument/2006/relationships/image" Target="media/image182.wmf"/><Relationship Id="rId407" Type="http://schemas.openxmlformats.org/officeDocument/2006/relationships/oleObject" Target="embeddings/oleObject188.bin"/><Relationship Id="rId449" Type="http://schemas.openxmlformats.org/officeDocument/2006/relationships/image" Target="media/image211.wmf"/><Relationship Id="rId614" Type="http://schemas.openxmlformats.org/officeDocument/2006/relationships/image" Target="media/image290.wmf"/><Relationship Id="rId656" Type="http://schemas.openxmlformats.org/officeDocument/2006/relationships/oleObject" Target="embeddings/oleObject319.bin"/><Relationship Id="rId211" Type="http://schemas.openxmlformats.org/officeDocument/2006/relationships/image" Target="media/image91.wmf"/><Relationship Id="rId253" Type="http://schemas.openxmlformats.org/officeDocument/2006/relationships/oleObject" Target="embeddings/oleObject112.bin"/><Relationship Id="rId295" Type="http://schemas.openxmlformats.org/officeDocument/2006/relationships/oleObject" Target="embeddings/oleObject133.bin"/><Relationship Id="rId309" Type="http://schemas.openxmlformats.org/officeDocument/2006/relationships/oleObject" Target="embeddings/oleObject140.bin"/><Relationship Id="rId460" Type="http://schemas.openxmlformats.org/officeDocument/2006/relationships/image" Target="media/image217.wmf"/><Relationship Id="rId516" Type="http://schemas.openxmlformats.org/officeDocument/2006/relationships/image" Target="media/image243.wmf"/><Relationship Id="rId48" Type="http://schemas.openxmlformats.org/officeDocument/2006/relationships/image" Target="media/image12.wmf"/><Relationship Id="rId113" Type="http://schemas.openxmlformats.org/officeDocument/2006/relationships/image" Target="media/image43.wmf"/><Relationship Id="rId320" Type="http://schemas.openxmlformats.org/officeDocument/2006/relationships/image" Target="media/image145.wmf"/><Relationship Id="rId558" Type="http://schemas.openxmlformats.org/officeDocument/2006/relationships/image" Target="media/image263.wmf"/><Relationship Id="rId155" Type="http://schemas.openxmlformats.org/officeDocument/2006/relationships/image" Target="media/image63.wmf"/><Relationship Id="rId197" Type="http://schemas.openxmlformats.org/officeDocument/2006/relationships/image" Target="media/image84.wmf"/><Relationship Id="rId362" Type="http://schemas.openxmlformats.org/officeDocument/2006/relationships/image" Target="media/image166.wmf"/><Relationship Id="rId418" Type="http://schemas.openxmlformats.org/officeDocument/2006/relationships/image" Target="media/image195.wmf"/><Relationship Id="rId625" Type="http://schemas.openxmlformats.org/officeDocument/2006/relationships/oleObject" Target="embeddings/oleObject299.bin"/><Relationship Id="rId222" Type="http://schemas.openxmlformats.org/officeDocument/2006/relationships/oleObject" Target="embeddings/oleObject96.bin"/><Relationship Id="rId264" Type="http://schemas.openxmlformats.org/officeDocument/2006/relationships/image" Target="media/image117.wmf"/><Relationship Id="rId471" Type="http://schemas.openxmlformats.org/officeDocument/2006/relationships/image" Target="media/image222.wmf"/><Relationship Id="rId667" Type="http://schemas.openxmlformats.org/officeDocument/2006/relationships/image" Target="media/image311.png"/><Relationship Id="rId17" Type="http://schemas.openxmlformats.org/officeDocument/2006/relationships/header" Target="header4.xml"/><Relationship Id="rId59" Type="http://schemas.openxmlformats.org/officeDocument/2006/relationships/image" Target="media/image17.wmf"/><Relationship Id="rId124" Type="http://schemas.openxmlformats.org/officeDocument/2006/relationships/oleObject" Target="embeddings/oleObject47.bin"/><Relationship Id="rId527" Type="http://schemas.openxmlformats.org/officeDocument/2006/relationships/oleObject" Target="embeddings/oleObject247.bin"/><Relationship Id="rId569" Type="http://schemas.openxmlformats.org/officeDocument/2006/relationships/oleObject" Target="embeddings/oleObject269.bin"/><Relationship Id="rId70" Type="http://schemas.microsoft.com/office/2011/relationships/commentsExtended" Target="commentsExtended.xml"/><Relationship Id="rId166" Type="http://schemas.openxmlformats.org/officeDocument/2006/relationships/oleObject" Target="embeddings/oleObject68.bin"/><Relationship Id="rId331" Type="http://schemas.openxmlformats.org/officeDocument/2006/relationships/oleObject" Target="embeddings/oleObject151.bin"/><Relationship Id="rId373" Type="http://schemas.openxmlformats.org/officeDocument/2006/relationships/oleObject" Target="embeddings/oleObject172.bin"/><Relationship Id="rId429" Type="http://schemas.openxmlformats.org/officeDocument/2006/relationships/oleObject" Target="embeddings/oleObject199.bin"/><Relationship Id="rId580" Type="http://schemas.openxmlformats.org/officeDocument/2006/relationships/oleObject" Target="embeddings/oleObject273.bin"/><Relationship Id="rId636" Type="http://schemas.openxmlformats.org/officeDocument/2006/relationships/image" Target="media/image300.wmf"/><Relationship Id="rId1" Type="http://schemas.openxmlformats.org/officeDocument/2006/relationships/customXml" Target="../customXml/item1.xml"/><Relationship Id="rId233" Type="http://schemas.openxmlformats.org/officeDocument/2006/relationships/image" Target="media/image102.wmf"/><Relationship Id="rId440" Type="http://schemas.openxmlformats.org/officeDocument/2006/relationships/image" Target="media/image206.wmf"/><Relationship Id="rId678" Type="http://schemas.openxmlformats.org/officeDocument/2006/relationships/header" Target="header19.xml"/><Relationship Id="rId28" Type="http://schemas.openxmlformats.org/officeDocument/2006/relationships/footer" Target="footer6.xml"/><Relationship Id="rId275" Type="http://schemas.openxmlformats.org/officeDocument/2006/relationships/oleObject" Target="embeddings/oleObject123.bin"/><Relationship Id="rId300" Type="http://schemas.openxmlformats.org/officeDocument/2006/relationships/image" Target="media/image135.wmf"/><Relationship Id="rId482" Type="http://schemas.openxmlformats.org/officeDocument/2006/relationships/image" Target="media/image227.wmf"/><Relationship Id="rId538" Type="http://schemas.openxmlformats.org/officeDocument/2006/relationships/image" Target="media/image253.wmf"/><Relationship Id="rId81" Type="http://schemas.openxmlformats.org/officeDocument/2006/relationships/image" Target="media/image27.wmf"/><Relationship Id="rId135" Type="http://schemas.openxmlformats.org/officeDocument/2006/relationships/image" Target="media/image53.wmf"/><Relationship Id="rId177" Type="http://schemas.openxmlformats.org/officeDocument/2006/relationships/image" Target="media/image74.wmf"/><Relationship Id="rId342" Type="http://schemas.openxmlformats.org/officeDocument/2006/relationships/image" Target="media/image156.wmf"/><Relationship Id="rId384" Type="http://schemas.openxmlformats.org/officeDocument/2006/relationships/image" Target="media/image177.wmf"/><Relationship Id="rId591" Type="http://schemas.openxmlformats.org/officeDocument/2006/relationships/image" Target="media/image279.wmf"/><Relationship Id="rId605" Type="http://schemas.openxmlformats.org/officeDocument/2006/relationships/image" Target="media/image286.wmf"/><Relationship Id="rId202" Type="http://schemas.openxmlformats.org/officeDocument/2006/relationships/oleObject" Target="embeddings/oleObject86.bin"/><Relationship Id="rId244" Type="http://schemas.openxmlformats.org/officeDocument/2006/relationships/image" Target="media/image107.wmf"/><Relationship Id="rId647" Type="http://schemas.openxmlformats.org/officeDocument/2006/relationships/oleObject" Target="embeddings/oleObject311.bin"/><Relationship Id="rId39" Type="http://schemas.openxmlformats.org/officeDocument/2006/relationships/oleObject" Target="embeddings/oleObject5.bin"/><Relationship Id="rId286" Type="http://schemas.openxmlformats.org/officeDocument/2006/relationships/image" Target="media/image128.wmf"/><Relationship Id="rId451" Type="http://schemas.openxmlformats.org/officeDocument/2006/relationships/image" Target="media/image212.wmf"/><Relationship Id="rId493" Type="http://schemas.openxmlformats.org/officeDocument/2006/relationships/oleObject" Target="embeddings/oleObject229.bin"/><Relationship Id="rId507" Type="http://schemas.openxmlformats.org/officeDocument/2006/relationships/oleObject" Target="embeddings/oleObject237.bin"/><Relationship Id="rId549" Type="http://schemas.openxmlformats.org/officeDocument/2006/relationships/oleObject" Target="embeddings/oleObject259.bin"/><Relationship Id="rId50" Type="http://schemas.openxmlformats.org/officeDocument/2006/relationships/oleObject" Target="embeddings/oleObject11.bin"/><Relationship Id="rId104" Type="http://schemas.openxmlformats.org/officeDocument/2006/relationships/oleObject" Target="embeddings/oleObject36.bin"/><Relationship Id="rId146" Type="http://schemas.openxmlformats.org/officeDocument/2006/relationships/oleObject" Target="embeddings/oleObject58.bin"/><Relationship Id="rId188" Type="http://schemas.openxmlformats.org/officeDocument/2006/relationships/oleObject" Target="embeddings/oleObject79.bin"/><Relationship Id="rId311" Type="http://schemas.openxmlformats.org/officeDocument/2006/relationships/oleObject" Target="embeddings/oleObject141.bin"/><Relationship Id="rId353" Type="http://schemas.openxmlformats.org/officeDocument/2006/relationships/oleObject" Target="embeddings/oleObject162.bin"/><Relationship Id="rId395" Type="http://schemas.openxmlformats.org/officeDocument/2006/relationships/image" Target="media/image183.wmf"/><Relationship Id="rId409" Type="http://schemas.openxmlformats.org/officeDocument/2006/relationships/oleObject" Target="embeddings/oleObject189.bin"/><Relationship Id="rId560" Type="http://schemas.openxmlformats.org/officeDocument/2006/relationships/image" Target="media/image264.wmf"/><Relationship Id="rId92" Type="http://schemas.openxmlformats.org/officeDocument/2006/relationships/oleObject" Target="embeddings/oleObject30.bin"/><Relationship Id="rId213" Type="http://schemas.openxmlformats.org/officeDocument/2006/relationships/image" Target="media/image92.wmf"/><Relationship Id="rId420" Type="http://schemas.openxmlformats.org/officeDocument/2006/relationships/image" Target="media/image196.wmf"/><Relationship Id="rId616" Type="http://schemas.openxmlformats.org/officeDocument/2006/relationships/image" Target="media/image291.wmf"/><Relationship Id="rId658" Type="http://schemas.openxmlformats.org/officeDocument/2006/relationships/oleObject" Target="embeddings/oleObject32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31"/>
    <customShpInfo spid="_x0000_s1030"/>
    <customShpInfo spid="_x0000_s1032"/>
    <customShpInfo spid="_x0000_s1033"/>
    <customShpInfo spid="_x0000_s1034"/>
    <customShpInfo spid="_x0000_s1035"/>
    <customShpInfo spid="_x0000_s1036"/>
    <customShpInfo spid="_x0000_s1037"/>
    <customShpInfo spid="_x0000_s1038"/>
    <customShpInfo spid="_x0000_s1043"/>
    <customShpInfo spid="_x0000_s1042"/>
    <customShpInfo spid="_x0000_s1041"/>
    <customShpInfo spid="_x0000_s1046"/>
    <customShpInfo spid="_x0000_s1044"/>
    <customShpInfo spid="_x0000_s1045"/>
    <customShpInfo spid="_x0000_s1047"/>
    <customShpInfo spid="_x0000_s1048"/>
    <customShpInfo spid="_x0000_s1049"/>
    <customShpInfo spid="_x0000_s1050"/>
    <customShpInfo spid="_x0000_s1051"/>
    <customShpInfo spid="_x0000_s1052"/>
    <customShpInfo spid="_x0000_s1054"/>
    <customShpInfo spid="_x0000_s1053"/>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137"/>
    <customShpInfo spid="_x0000_s1079"/>
    <customShpInfo spid="_x0000_s1080"/>
    <customShpInfo spid="_x0000_s1081"/>
    <customShpInfo spid="_x0000_s1082"/>
    <customShpInfo spid="_x0000_s1084"/>
    <customShpInfo spid="_x0000_s1085"/>
    <customShpInfo spid="_x0000_s1086"/>
    <customShpInfo spid="_x0000_s1087"/>
    <customShpInfo spid="_x0000_s1126"/>
    <customShpInfo spid="_x0000_s112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2"/>
    <customShpInfo spid="_x0000_s1113"/>
    <customShpInfo spid="_x0000_s1114"/>
    <customShpInfo spid="_x0000_s1117"/>
    <customShpInfo spid="_x0000_s1118"/>
    <customShpInfo spid="_x0000_s1119"/>
    <customShpInfo spid="_x0000_s1120"/>
    <customShpInfo spid="_x0000_s1121"/>
    <customShpInfo spid="_x0000_s1122"/>
    <customShpInfo spid="_x0000_s1124"/>
    <customShpInfo spid="_x0000_s1125"/>
    <customShpInfo spid="_x0000_s1039"/>
    <customShpInfo spid="_x0000_s1040"/>
    <customShpInfo spid="_x0000_s1083"/>
    <customShpInfo spid="_x0000_s1128"/>
    <customShpInfo spid="_x0000_s1129"/>
    <customShpInfo spid="_x0000_s1130"/>
    <customShpInfo spid="_x0000_s1131"/>
    <customShpInfo spid="_x0000_s1132"/>
    <customShpInfo spid="_x0000_s1135"/>
    <customShpInfo spid="_x0000_s1134"/>
    <customShpInfo spid="_x0000_s1133"/>
    <customShpInfo spid="_x0000_s1136"/>
    <customShpInfo spid="_x0000_s1138"/>
    <customShpInfo spid="_x0000_s1139"/>
    <customShpInfo spid="_x0000_s1140"/>
    <customShpInfo spid="_x0000_s1141"/>
  </customShpExts>
</s:customData>
</file>

<file path=customXml/item2.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232C84-8E69-44CE-A2DA-F12DE2483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55</Pages>
  <Words>7711</Words>
  <Characters>43957</Characters>
  <Application>Microsoft Office Word</Application>
  <DocSecurity>0</DocSecurity>
  <Lines>366</Lines>
  <Paragraphs>103</Paragraphs>
  <ScaleCrop>false</ScaleCrop>
  <Company>微软中国</Company>
  <LinksUpToDate>false</LinksUpToDate>
  <CharactersWithSpaces>51565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164</cp:revision>
  <cp:lastPrinted>2019-05-23T09:21:00Z</cp:lastPrinted>
  <dcterms:created xsi:type="dcterms:W3CDTF">2018-04-08T03:14:00Z</dcterms:created>
  <dcterms:modified xsi:type="dcterms:W3CDTF">2019-12-09T07:55:00Z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2052-11.1.0.9198</vt:lpwstr>
  </property>
  <property fmtid="{D5CDD505-2E9C-101B-9397-08002B2CF9AE}" pid="3" name="KSORubyTemplateID" linkTarget="0">
    <vt:lpwstr>6</vt:lpwstr>
  </property>
  <property fmtid="{D5CDD505-2E9C-101B-9397-08002B2CF9AE}" pid="4" name="MTWinEqns">
    <vt:bool>true</vt:bool>
  </property>
  <property fmtid="{D5CDD505-2E9C-101B-9397-08002B2CF9AE}" pid="5" name="MTEquationNumber2">
    <vt:lpwstr>(#S1.#E1)</vt:lpwstr>
  </property>
  <property fmtid="{D5CDD505-2E9C-101B-9397-08002B2CF9AE}" pid="6" name="MTEquationSection">
    <vt:lpwstr>1</vt:lpwstr>
  </property>
</Properties>
</file>